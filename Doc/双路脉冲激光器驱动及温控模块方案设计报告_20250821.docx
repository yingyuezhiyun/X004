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F8DB" w14:textId="77777777" w:rsidR="001346FC" w:rsidRPr="0023063A" w:rsidRDefault="002D084F">
      <w:pPr>
        <w:tabs>
          <w:tab w:val="left" w:pos="4995"/>
        </w:tabs>
        <w:adjustRightInd w:val="0"/>
        <w:snapToGrid w:val="0"/>
        <w:spacing w:before="100" w:beforeAutospacing="1"/>
        <w:rPr>
          <w:rFonts w:ascii="Times New Roman" w:hAnsi="Times New Roman" w:cs="Times New Roman"/>
          <w:sz w:val="24"/>
        </w:rPr>
      </w:pPr>
      <w:bookmarkStart w:id="0" w:name="_Toc448087104"/>
      <w:r w:rsidRPr="0023063A">
        <w:rPr>
          <w:rFonts w:ascii="Times New Roman" w:hAnsi="Times New Roman" w:cs="Times New Roman"/>
          <w:sz w:val="24"/>
        </w:rPr>
        <w:t xml:space="preserve">    </w:t>
      </w:r>
    </w:p>
    <w:p w14:paraId="0FA0C739"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26078B22"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0A715E63"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3A3EB6EF" w14:textId="77777777" w:rsidR="001346FC" w:rsidRPr="0023063A" w:rsidRDefault="001346FC">
      <w:pPr>
        <w:tabs>
          <w:tab w:val="left" w:pos="2550"/>
          <w:tab w:val="left" w:pos="5525"/>
        </w:tabs>
        <w:adjustRightInd w:val="0"/>
        <w:snapToGrid w:val="0"/>
        <w:spacing w:line="360" w:lineRule="auto"/>
        <w:ind w:firstLine="420"/>
        <w:rPr>
          <w:rFonts w:ascii="Times New Roman" w:hAnsi="Times New Roman" w:cs="Times New Roman"/>
          <w:b/>
          <w:sz w:val="36"/>
          <w:szCs w:val="36"/>
        </w:rPr>
      </w:pPr>
    </w:p>
    <w:p w14:paraId="12FCC6CB" w14:textId="77777777" w:rsidR="001346FC" w:rsidRPr="0023063A" w:rsidRDefault="001346FC">
      <w:pPr>
        <w:tabs>
          <w:tab w:val="left" w:pos="2550"/>
          <w:tab w:val="left" w:pos="5525"/>
        </w:tabs>
        <w:adjustRightInd w:val="0"/>
        <w:snapToGrid w:val="0"/>
        <w:spacing w:line="360" w:lineRule="auto"/>
        <w:ind w:firstLine="420"/>
        <w:rPr>
          <w:rFonts w:ascii="Times New Roman" w:hAnsi="Times New Roman" w:cs="Times New Roman"/>
          <w:b/>
          <w:sz w:val="36"/>
          <w:szCs w:val="36"/>
        </w:rPr>
      </w:pPr>
    </w:p>
    <w:p w14:paraId="066316AB" w14:textId="77777777" w:rsidR="001346FC" w:rsidRPr="0023063A" w:rsidRDefault="001346FC">
      <w:pPr>
        <w:tabs>
          <w:tab w:val="left" w:pos="2550"/>
          <w:tab w:val="left" w:pos="5525"/>
        </w:tabs>
        <w:adjustRightInd w:val="0"/>
        <w:snapToGrid w:val="0"/>
        <w:spacing w:line="360" w:lineRule="auto"/>
        <w:rPr>
          <w:rFonts w:ascii="Times New Roman" w:hAnsi="Times New Roman" w:cs="Times New Roman"/>
          <w:b/>
          <w:sz w:val="36"/>
          <w:szCs w:val="36"/>
        </w:rPr>
      </w:pPr>
    </w:p>
    <w:p w14:paraId="22694516" w14:textId="77777777" w:rsidR="001346FC" w:rsidRPr="0023063A" w:rsidRDefault="001346FC">
      <w:pPr>
        <w:tabs>
          <w:tab w:val="left" w:pos="2550"/>
          <w:tab w:val="left" w:pos="5525"/>
        </w:tabs>
        <w:adjustRightInd w:val="0"/>
        <w:snapToGrid w:val="0"/>
        <w:spacing w:line="360" w:lineRule="auto"/>
        <w:rPr>
          <w:rFonts w:ascii="Times New Roman" w:hAnsi="Times New Roman" w:cs="Times New Roman"/>
          <w:b/>
          <w:sz w:val="36"/>
          <w:szCs w:val="36"/>
        </w:rPr>
      </w:pPr>
    </w:p>
    <w:p w14:paraId="3B8C21DA" w14:textId="77777777" w:rsidR="001346FC" w:rsidRPr="0023063A" w:rsidRDefault="001346FC">
      <w:pPr>
        <w:tabs>
          <w:tab w:val="left" w:pos="2550"/>
          <w:tab w:val="left" w:pos="5525"/>
        </w:tabs>
        <w:adjustRightInd w:val="0"/>
        <w:snapToGrid w:val="0"/>
        <w:spacing w:line="360" w:lineRule="auto"/>
        <w:ind w:firstLineChars="200" w:firstLine="1044"/>
        <w:rPr>
          <w:rFonts w:ascii="Times New Roman" w:hAnsi="Times New Roman" w:cs="Times New Roman"/>
          <w:b/>
          <w:sz w:val="52"/>
          <w:szCs w:val="52"/>
        </w:rPr>
      </w:pPr>
    </w:p>
    <w:p w14:paraId="09FB7F44" w14:textId="3A776460" w:rsidR="001346FC" w:rsidRPr="0023063A" w:rsidRDefault="00773AE6" w:rsidP="00773AE6">
      <w:pPr>
        <w:tabs>
          <w:tab w:val="left" w:pos="2550"/>
          <w:tab w:val="left" w:pos="5525"/>
        </w:tabs>
        <w:adjustRightInd w:val="0"/>
        <w:snapToGrid w:val="0"/>
        <w:spacing w:line="360" w:lineRule="auto"/>
        <w:ind w:firstLineChars="100" w:firstLine="442"/>
        <w:jc w:val="center"/>
        <w:rPr>
          <w:rFonts w:ascii="Times New Roman" w:hAnsi="Times New Roman" w:cs="Times New Roman"/>
          <w:b/>
          <w:sz w:val="44"/>
          <w:szCs w:val="44"/>
        </w:rPr>
      </w:pPr>
      <w:r w:rsidRPr="0023063A">
        <w:rPr>
          <w:rFonts w:ascii="Times New Roman" w:hAnsi="Times New Roman" w:cs="Times New Roman" w:hint="eastAsia"/>
          <w:b/>
          <w:sz w:val="44"/>
          <w:szCs w:val="44"/>
        </w:rPr>
        <w:t>双路脉冲</w:t>
      </w:r>
      <w:r w:rsidR="001346C4" w:rsidRPr="0023063A">
        <w:rPr>
          <w:rFonts w:ascii="Times New Roman" w:hAnsi="Times New Roman" w:cs="Times New Roman" w:hint="eastAsia"/>
          <w:b/>
          <w:sz w:val="44"/>
          <w:szCs w:val="44"/>
        </w:rPr>
        <w:t>激光器驱动及温控模块</w:t>
      </w:r>
    </w:p>
    <w:p w14:paraId="104E09BB" w14:textId="77777777" w:rsidR="001346FC" w:rsidRPr="0023063A" w:rsidRDefault="002D084F" w:rsidP="003C2549">
      <w:pPr>
        <w:tabs>
          <w:tab w:val="left" w:pos="2550"/>
          <w:tab w:val="left" w:pos="5525"/>
        </w:tabs>
        <w:adjustRightInd w:val="0"/>
        <w:snapToGrid w:val="0"/>
        <w:spacing w:line="360" w:lineRule="auto"/>
        <w:ind w:firstLineChars="700" w:firstLine="3092"/>
        <w:rPr>
          <w:rFonts w:ascii="Times New Roman" w:hAnsi="Times New Roman" w:cs="Times New Roman"/>
          <w:b/>
          <w:sz w:val="44"/>
          <w:szCs w:val="44"/>
        </w:rPr>
      </w:pPr>
      <w:r w:rsidRPr="0023063A">
        <w:rPr>
          <w:rFonts w:ascii="Times New Roman" w:hAnsi="Times New Roman" w:cs="Times New Roman"/>
          <w:b/>
          <w:sz w:val="44"/>
          <w:szCs w:val="44"/>
        </w:rPr>
        <w:t>方案设计报告</w:t>
      </w:r>
    </w:p>
    <w:p w14:paraId="1CD7FCFD" w14:textId="77777777" w:rsidR="001346FC" w:rsidRPr="0023063A" w:rsidRDefault="001346FC"/>
    <w:p w14:paraId="25113647"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205BF665"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030847CD"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6FB74568"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64EEA0FD"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31A30492"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55F315C7"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69974ABB"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6C1AE729"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5F22FA11"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5BE046D9" w14:textId="77777777" w:rsidR="001346FC" w:rsidRPr="0023063A" w:rsidRDefault="001346FC">
      <w:pPr>
        <w:tabs>
          <w:tab w:val="left" w:pos="4995"/>
        </w:tabs>
        <w:adjustRightInd w:val="0"/>
        <w:snapToGrid w:val="0"/>
        <w:spacing w:before="100" w:beforeAutospacing="1"/>
        <w:rPr>
          <w:rFonts w:ascii="Times New Roman" w:hAnsi="Times New Roman" w:cs="Times New Roman"/>
          <w:sz w:val="24"/>
        </w:rPr>
      </w:pPr>
    </w:p>
    <w:p w14:paraId="460AE985" w14:textId="77777777" w:rsidR="001346FC" w:rsidRPr="0023063A" w:rsidRDefault="001346FC">
      <w:pPr>
        <w:tabs>
          <w:tab w:val="left" w:pos="4995"/>
        </w:tabs>
        <w:wordWrap w:val="0"/>
        <w:adjustRightInd w:val="0"/>
        <w:snapToGrid w:val="0"/>
        <w:spacing w:before="100" w:beforeAutospacing="1"/>
        <w:jc w:val="right"/>
        <w:rPr>
          <w:rFonts w:ascii="Times New Roman" w:hAnsi="Times New Roman" w:cs="Times New Roman"/>
          <w:sz w:val="24"/>
        </w:rPr>
      </w:pPr>
    </w:p>
    <w:p w14:paraId="2BAD625E" w14:textId="77777777" w:rsidR="001346FC" w:rsidRPr="0023063A" w:rsidRDefault="002D084F">
      <w:pPr>
        <w:tabs>
          <w:tab w:val="left" w:pos="4995"/>
        </w:tabs>
        <w:wordWrap w:val="0"/>
        <w:adjustRightInd w:val="0"/>
        <w:snapToGrid w:val="0"/>
        <w:spacing w:before="100" w:beforeAutospacing="1"/>
        <w:jc w:val="right"/>
        <w:rPr>
          <w:rFonts w:ascii="Times New Roman" w:hAnsi="Times New Roman" w:cs="Times New Roman"/>
          <w:sz w:val="24"/>
        </w:rPr>
      </w:pPr>
      <w:r w:rsidRPr="0023063A">
        <w:rPr>
          <w:rFonts w:ascii="Times New Roman" w:hAnsi="Times New Roman" w:cs="Times New Roman"/>
          <w:sz w:val="24"/>
        </w:rPr>
        <w:lastRenderedPageBreak/>
        <w:t>文档编号：</w:t>
      </w:r>
      <w:r w:rsidRPr="0023063A">
        <w:rPr>
          <w:rFonts w:ascii="Times New Roman" w:hAnsi="Times New Roman" w:cs="Times New Roman"/>
          <w:sz w:val="24"/>
          <w:u w:val="single"/>
        </w:rPr>
        <w:t xml:space="preserve">            </w:t>
      </w:r>
    </w:p>
    <w:p w14:paraId="35A37BD4" w14:textId="77777777" w:rsidR="001346FC" w:rsidRPr="0023063A" w:rsidRDefault="002D084F">
      <w:pPr>
        <w:tabs>
          <w:tab w:val="left" w:pos="4995"/>
        </w:tabs>
        <w:wordWrap w:val="0"/>
        <w:adjustRightInd w:val="0"/>
        <w:snapToGrid w:val="0"/>
        <w:spacing w:before="100" w:beforeAutospacing="1"/>
        <w:jc w:val="right"/>
        <w:rPr>
          <w:rFonts w:ascii="Times New Roman" w:hAnsi="Times New Roman" w:cs="Times New Roman"/>
          <w:sz w:val="24"/>
        </w:rPr>
      </w:pPr>
      <w:r w:rsidRPr="0023063A">
        <w:rPr>
          <w:rFonts w:ascii="Times New Roman" w:hAnsi="Times New Roman" w:cs="Times New Roman"/>
          <w:sz w:val="24"/>
        </w:rPr>
        <w:t>密</w:t>
      </w:r>
      <w:r w:rsidRPr="0023063A">
        <w:rPr>
          <w:rFonts w:ascii="Times New Roman" w:hAnsi="Times New Roman" w:cs="Times New Roman"/>
          <w:sz w:val="24"/>
        </w:rPr>
        <w:t xml:space="preserve">    </w:t>
      </w:r>
      <w:r w:rsidRPr="0023063A">
        <w:rPr>
          <w:rFonts w:ascii="Times New Roman" w:hAnsi="Times New Roman" w:cs="Times New Roman"/>
          <w:sz w:val="24"/>
        </w:rPr>
        <w:t>级：</w:t>
      </w:r>
      <w:r w:rsidRPr="0023063A">
        <w:rPr>
          <w:rFonts w:ascii="Times New Roman" w:hAnsi="Times New Roman" w:cs="Times New Roman"/>
          <w:sz w:val="24"/>
          <w:u w:val="single"/>
        </w:rPr>
        <w:t xml:space="preserve">    </w:t>
      </w:r>
      <w:r w:rsidRPr="0023063A">
        <w:rPr>
          <w:rFonts w:ascii="Times New Roman" w:hAnsi="Times New Roman" w:cs="Times New Roman" w:hint="eastAsia"/>
          <w:sz w:val="24"/>
          <w:u w:val="single"/>
        </w:rPr>
        <w:t>内部</w:t>
      </w:r>
      <w:r w:rsidRPr="0023063A">
        <w:rPr>
          <w:rFonts w:ascii="Times New Roman" w:hAnsi="Times New Roman" w:cs="Times New Roman"/>
          <w:sz w:val="24"/>
          <w:u w:val="single"/>
        </w:rPr>
        <w:t xml:space="preserve">    </w:t>
      </w:r>
    </w:p>
    <w:p w14:paraId="5BD23906" w14:textId="77777777" w:rsidR="001346FC" w:rsidRPr="0023063A" w:rsidRDefault="002D084F">
      <w:pPr>
        <w:tabs>
          <w:tab w:val="left" w:pos="4995"/>
        </w:tabs>
        <w:wordWrap w:val="0"/>
        <w:adjustRightInd w:val="0"/>
        <w:snapToGrid w:val="0"/>
        <w:spacing w:before="100" w:beforeAutospacing="1"/>
        <w:jc w:val="right"/>
        <w:rPr>
          <w:rFonts w:ascii="Times New Roman" w:hAnsi="Times New Roman" w:cs="Times New Roman"/>
          <w:szCs w:val="21"/>
        </w:rPr>
      </w:pPr>
      <w:r w:rsidRPr="0023063A">
        <w:rPr>
          <w:rFonts w:ascii="Times New Roman" w:hAnsi="Times New Roman" w:cs="Times New Roman"/>
          <w:sz w:val="24"/>
        </w:rPr>
        <w:t>阶段标识：</w:t>
      </w:r>
      <w:r w:rsidRPr="0023063A">
        <w:rPr>
          <w:rFonts w:ascii="Times New Roman" w:hAnsi="Times New Roman" w:cs="Times New Roman"/>
          <w:sz w:val="24"/>
          <w:u w:val="single"/>
        </w:rPr>
        <w:t xml:space="preserve"> </w:t>
      </w:r>
      <w:r w:rsidRPr="0023063A">
        <w:rPr>
          <w:rFonts w:ascii="Times New Roman" w:hAnsi="Times New Roman" w:cs="Times New Roman"/>
          <w:sz w:val="24"/>
          <w:u w:val="single"/>
        </w:rPr>
        <w:t>方案阶段</w:t>
      </w:r>
      <w:r w:rsidRPr="0023063A">
        <w:rPr>
          <w:rFonts w:ascii="Times New Roman" w:hAnsi="Times New Roman" w:cs="Times New Roman"/>
          <w:sz w:val="24"/>
          <w:u w:val="single"/>
        </w:rPr>
        <w:t xml:space="preserve">  </w:t>
      </w:r>
      <w:r w:rsidRPr="0023063A">
        <w:rPr>
          <w:rFonts w:ascii="Times New Roman" w:hAnsi="Times New Roman" w:cs="Times New Roman"/>
          <w:szCs w:val="21"/>
          <w:u w:val="single"/>
        </w:rPr>
        <w:t xml:space="preserve"> </w:t>
      </w:r>
    </w:p>
    <w:p w14:paraId="2AE2802F" w14:textId="77777777" w:rsidR="001346FC" w:rsidRPr="0023063A" w:rsidRDefault="001346FC">
      <w:pPr>
        <w:tabs>
          <w:tab w:val="left" w:pos="2550"/>
          <w:tab w:val="left" w:pos="5525"/>
        </w:tabs>
        <w:rPr>
          <w:rFonts w:ascii="Times New Roman" w:hAnsi="Times New Roman" w:cs="Times New Roman"/>
          <w:b/>
          <w:sz w:val="44"/>
          <w:szCs w:val="44"/>
        </w:rPr>
      </w:pPr>
    </w:p>
    <w:p w14:paraId="036BD449" w14:textId="107719D1" w:rsidR="003C2549" w:rsidRPr="0023063A" w:rsidRDefault="00A24352" w:rsidP="00773AE6">
      <w:pPr>
        <w:tabs>
          <w:tab w:val="left" w:pos="2550"/>
          <w:tab w:val="left" w:pos="5525"/>
        </w:tabs>
        <w:adjustRightInd w:val="0"/>
        <w:snapToGrid w:val="0"/>
        <w:spacing w:line="360" w:lineRule="auto"/>
        <w:ind w:left="5742" w:hangingChars="1300" w:hanging="5742"/>
        <w:jc w:val="center"/>
        <w:rPr>
          <w:rFonts w:ascii="Times New Roman" w:hAnsi="Times New Roman" w:cs="Times New Roman"/>
          <w:b/>
          <w:sz w:val="36"/>
          <w:szCs w:val="36"/>
        </w:rPr>
      </w:pPr>
      <w:r w:rsidRPr="0023063A">
        <w:rPr>
          <w:rFonts w:ascii="Times New Roman" w:hAnsi="Times New Roman" w:cs="Times New Roman"/>
          <w:b/>
          <w:noProof/>
          <w:sz w:val="44"/>
          <w:szCs w:val="44"/>
        </w:rPr>
        <mc:AlternateContent>
          <mc:Choice Requires="wps">
            <w:drawing>
              <wp:anchor distT="0" distB="0" distL="114300" distR="114300" simplePos="0" relativeHeight="251655168" behindDoc="0" locked="0" layoutInCell="1" allowOverlap="1" wp14:anchorId="064C7F90" wp14:editId="218BEFB1">
                <wp:simplePos x="0" y="0"/>
                <wp:positionH relativeFrom="page">
                  <wp:posOffset>2134235</wp:posOffset>
                </wp:positionH>
                <wp:positionV relativeFrom="page">
                  <wp:posOffset>2558415</wp:posOffset>
                </wp:positionV>
                <wp:extent cx="4319905" cy="635"/>
                <wp:effectExtent l="10160" t="5715" r="13335" b="12700"/>
                <wp:wrapNone/>
                <wp:docPr id="72"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635"/>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4591B57" id="_x0000_t32" coordsize="21600,21600" o:spt="32" o:oned="t" path="m,l21600,21600e" filled="f">
                <v:path arrowok="t" fillok="f" o:connecttype="none"/>
                <o:lock v:ext="edit" shapetype="t"/>
              </v:shapetype>
              <v:shape id="AutoShape 70" o:spid="_x0000_s1026" type="#_x0000_t32" style="position:absolute;left:0;text-align:left;margin-left:168.05pt;margin-top:201.45pt;width:340.15pt;height:.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" strokeweight=".5pt">
                <w10:wrap anchorx="page" anchory="page"/>
              </v:shape>
            </w:pict>
          </mc:Fallback>
        </mc:AlternateContent>
      </w:r>
      <w:r w:rsidR="002D084F" w:rsidRPr="0023063A">
        <w:rPr>
          <w:rFonts w:ascii="Times New Roman" w:hAnsi="Times New Roman" w:cs="Times New Roman"/>
          <w:b/>
          <w:sz w:val="44"/>
          <w:szCs w:val="44"/>
        </w:rPr>
        <w:t>名</w:t>
      </w:r>
      <w:r w:rsidR="002D084F" w:rsidRPr="0023063A">
        <w:rPr>
          <w:rFonts w:ascii="Times New Roman" w:hAnsi="Times New Roman" w:cs="Times New Roman"/>
          <w:b/>
          <w:sz w:val="44"/>
          <w:szCs w:val="44"/>
        </w:rPr>
        <w:t xml:space="preserve"> </w:t>
      </w:r>
      <w:r w:rsidR="002D084F" w:rsidRPr="0023063A">
        <w:rPr>
          <w:rFonts w:ascii="Times New Roman" w:hAnsi="Times New Roman" w:cs="Times New Roman"/>
          <w:b/>
          <w:sz w:val="44"/>
          <w:szCs w:val="44"/>
        </w:rPr>
        <w:t>称</w:t>
      </w:r>
      <w:r w:rsidR="002D084F" w:rsidRPr="0023063A">
        <w:rPr>
          <w:rFonts w:ascii="Times New Roman" w:hAnsi="Times New Roman" w:cs="Times New Roman"/>
          <w:b/>
          <w:sz w:val="36"/>
          <w:szCs w:val="36"/>
        </w:rPr>
        <w:t xml:space="preserve">    </w:t>
      </w:r>
      <w:bookmarkStart w:id="1" w:name="_Hlk88230777"/>
      <w:r w:rsidR="002D084F" w:rsidRPr="0023063A">
        <w:rPr>
          <w:rFonts w:ascii="Times New Roman" w:hAnsi="Times New Roman" w:cs="Times New Roman"/>
          <w:b/>
          <w:sz w:val="36"/>
          <w:szCs w:val="36"/>
        </w:rPr>
        <w:t xml:space="preserve">  </w:t>
      </w:r>
      <w:bookmarkEnd w:id="1"/>
      <w:r w:rsidR="00773AE6" w:rsidRPr="0023063A">
        <w:rPr>
          <w:rFonts w:ascii="Times New Roman" w:hAnsi="Times New Roman" w:cs="Times New Roman" w:hint="eastAsia"/>
          <w:b/>
          <w:sz w:val="36"/>
          <w:szCs w:val="36"/>
        </w:rPr>
        <w:t>双路脉冲</w:t>
      </w:r>
      <w:r w:rsidR="003C2549" w:rsidRPr="0023063A">
        <w:rPr>
          <w:rFonts w:ascii="Times New Roman" w:hAnsi="Times New Roman" w:cs="Times New Roman" w:hint="eastAsia"/>
          <w:b/>
          <w:sz w:val="36"/>
          <w:szCs w:val="36"/>
        </w:rPr>
        <w:t>激光器驱动及温控模块</w:t>
      </w:r>
    </w:p>
    <w:p w14:paraId="370834C3" w14:textId="455F2364" w:rsidR="001346FC" w:rsidRPr="0023063A" w:rsidRDefault="00A24352" w:rsidP="003C2549">
      <w:pPr>
        <w:tabs>
          <w:tab w:val="left" w:pos="4144"/>
        </w:tabs>
        <w:spacing w:after="100" w:afterAutospacing="1"/>
        <w:rPr>
          <w:rFonts w:ascii="Times New Roman" w:hAnsi="Times New Roman" w:cs="Times New Roman"/>
          <w:sz w:val="28"/>
          <w:szCs w:val="28"/>
        </w:rPr>
      </w:pPr>
      <w:r w:rsidRPr="0023063A">
        <w:rPr>
          <w:rFonts w:ascii="Times New Roman" w:hAnsi="Times New Roman" w:cs="Times New Roman"/>
          <w:b/>
          <w:noProof/>
          <w:sz w:val="36"/>
          <w:szCs w:val="36"/>
        </w:rPr>
        <mc:AlternateContent>
          <mc:Choice Requires="wps">
            <w:drawing>
              <wp:anchor distT="0" distB="0" distL="114300" distR="114300" simplePos="0" relativeHeight="251660288" behindDoc="0" locked="0" layoutInCell="1" allowOverlap="1" wp14:anchorId="3251B3CF" wp14:editId="144565CD">
                <wp:simplePos x="0" y="0"/>
                <wp:positionH relativeFrom="page">
                  <wp:posOffset>2096770</wp:posOffset>
                </wp:positionH>
                <wp:positionV relativeFrom="page">
                  <wp:posOffset>3091815</wp:posOffset>
                </wp:positionV>
                <wp:extent cx="4319905" cy="635"/>
                <wp:effectExtent l="10795" t="5715" r="12700" b="12700"/>
                <wp:wrapNone/>
                <wp:docPr id="71"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635"/>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2433C81" id="AutoShape 91" o:spid="_x0000_s1026" type="#_x0000_t32" style="position:absolute;left:0;text-align:left;margin-left:165.1pt;margin-top:243.45pt;width:340.15pt;height:.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" strokeweight=".5pt">
                <w10:wrap anchorx="page" anchory="page"/>
              </v:shape>
            </w:pict>
          </mc:Fallback>
        </mc:AlternateContent>
      </w:r>
      <w:r w:rsidR="003C2549" w:rsidRPr="0023063A">
        <w:rPr>
          <w:rFonts w:ascii="Times New Roman" w:hAnsi="Times New Roman" w:cs="Times New Roman"/>
          <w:sz w:val="28"/>
          <w:szCs w:val="28"/>
        </w:rPr>
        <w:tab/>
      </w:r>
      <w:r w:rsidR="003C2549" w:rsidRPr="0023063A">
        <w:rPr>
          <w:rFonts w:ascii="Times New Roman" w:hAnsi="Times New Roman" w:cs="Times New Roman" w:hint="eastAsia"/>
          <w:b/>
          <w:sz w:val="36"/>
          <w:szCs w:val="36"/>
        </w:rPr>
        <w:t>方案设计报告</w:t>
      </w:r>
    </w:p>
    <w:p w14:paraId="4B081EAC" w14:textId="77777777" w:rsidR="003C2549" w:rsidRPr="0023063A" w:rsidRDefault="002D084F">
      <w:pPr>
        <w:tabs>
          <w:tab w:val="left" w:pos="2550"/>
          <w:tab w:val="left" w:pos="5525"/>
        </w:tabs>
        <w:spacing w:after="100" w:afterAutospacing="1"/>
        <w:jc w:val="left"/>
        <w:rPr>
          <w:rFonts w:ascii="Times New Roman" w:hAnsi="Times New Roman" w:cs="Times New Roman"/>
          <w:sz w:val="28"/>
          <w:szCs w:val="28"/>
        </w:rPr>
      </w:pPr>
      <w:r w:rsidRPr="0023063A">
        <w:rPr>
          <w:rFonts w:ascii="Times New Roman" w:hAnsi="Times New Roman" w:cs="Times New Roman"/>
          <w:sz w:val="28"/>
          <w:szCs w:val="28"/>
        </w:rPr>
        <w:t xml:space="preserve">          </w:t>
      </w:r>
    </w:p>
    <w:p w14:paraId="7B4A8822" w14:textId="77777777" w:rsidR="003C2549" w:rsidRPr="0023063A" w:rsidRDefault="003C2549">
      <w:pPr>
        <w:tabs>
          <w:tab w:val="left" w:pos="2550"/>
          <w:tab w:val="left" w:pos="5525"/>
        </w:tabs>
        <w:spacing w:after="100" w:afterAutospacing="1"/>
        <w:jc w:val="left"/>
        <w:rPr>
          <w:rFonts w:ascii="Times New Roman" w:hAnsi="Times New Roman" w:cs="Times New Roman"/>
          <w:sz w:val="28"/>
          <w:szCs w:val="28"/>
        </w:rPr>
      </w:pPr>
    </w:p>
    <w:p w14:paraId="50DCE7B1" w14:textId="118D783D" w:rsidR="001346FC" w:rsidRPr="0023063A" w:rsidRDefault="002D084F" w:rsidP="003C2549">
      <w:pPr>
        <w:tabs>
          <w:tab w:val="left" w:pos="2550"/>
          <w:tab w:val="left" w:pos="5525"/>
        </w:tabs>
        <w:spacing w:after="100" w:afterAutospacing="1"/>
        <w:ind w:firstLineChars="500" w:firstLine="1400"/>
        <w:jc w:val="left"/>
        <w:rPr>
          <w:rFonts w:ascii="Times New Roman" w:hAnsi="Times New Roman" w:cs="Times New Roman"/>
          <w:sz w:val="28"/>
          <w:szCs w:val="28"/>
        </w:rPr>
      </w:pPr>
      <w:r w:rsidRPr="0023063A">
        <w:rPr>
          <w:rFonts w:ascii="Times New Roman" w:hAnsi="Times New Roman" w:cs="Times New Roman"/>
          <w:sz w:val="28"/>
          <w:szCs w:val="28"/>
        </w:rPr>
        <w:t>编</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写</w:t>
      </w:r>
      <w:r w:rsidRPr="0023063A">
        <w:rPr>
          <w:rFonts w:ascii="Times New Roman" w:hAnsi="Times New Roman" w:cs="Times New Roman"/>
          <w:sz w:val="28"/>
          <w:szCs w:val="28"/>
          <w:u w:val="single"/>
        </w:rPr>
        <w:t xml:space="preserve">                 </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年</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月</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日</w:t>
      </w:r>
    </w:p>
    <w:p w14:paraId="45B15CBF" w14:textId="77777777" w:rsidR="001346FC" w:rsidRPr="0023063A" w:rsidRDefault="002D084F">
      <w:pPr>
        <w:tabs>
          <w:tab w:val="left" w:pos="2550"/>
          <w:tab w:val="left" w:pos="5525"/>
        </w:tabs>
        <w:spacing w:after="100" w:afterAutospacing="1"/>
        <w:jc w:val="left"/>
        <w:rPr>
          <w:rFonts w:ascii="Times New Roman" w:hAnsi="Times New Roman" w:cs="Times New Roman"/>
          <w:sz w:val="28"/>
          <w:szCs w:val="28"/>
        </w:rPr>
      </w:pP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校</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对</w:t>
      </w:r>
      <w:r w:rsidRPr="0023063A">
        <w:rPr>
          <w:rFonts w:ascii="Times New Roman" w:hAnsi="Times New Roman" w:cs="Times New Roman"/>
          <w:sz w:val="28"/>
          <w:szCs w:val="28"/>
          <w:u w:val="single"/>
        </w:rPr>
        <w:t xml:space="preserve">     </w:t>
      </w:r>
      <w:r w:rsidRPr="0023063A">
        <w:rPr>
          <w:rFonts w:ascii="Times New Roman" w:hAnsi="Times New Roman" w:cs="Times New Roman" w:hint="eastAsia"/>
          <w:sz w:val="28"/>
          <w:szCs w:val="28"/>
          <w:u w:val="single"/>
        </w:rPr>
        <w:t xml:space="preserve">     </w:t>
      </w:r>
      <w:r w:rsidRPr="0023063A">
        <w:rPr>
          <w:rFonts w:ascii="Times New Roman" w:hAnsi="Times New Roman" w:cs="Times New Roman"/>
          <w:sz w:val="28"/>
          <w:szCs w:val="28"/>
          <w:u w:val="single"/>
        </w:rPr>
        <w:t xml:space="preserve">       </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年</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月</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日</w:t>
      </w:r>
    </w:p>
    <w:p w14:paraId="403FF75C" w14:textId="77777777" w:rsidR="001346FC" w:rsidRPr="0023063A" w:rsidRDefault="002D084F">
      <w:pPr>
        <w:tabs>
          <w:tab w:val="left" w:pos="2550"/>
          <w:tab w:val="left" w:pos="5525"/>
        </w:tabs>
        <w:spacing w:after="100" w:afterAutospacing="1"/>
        <w:jc w:val="left"/>
        <w:rPr>
          <w:rFonts w:ascii="Times New Roman" w:hAnsi="Times New Roman" w:cs="Times New Roman"/>
          <w:sz w:val="28"/>
          <w:szCs w:val="28"/>
        </w:rPr>
      </w:pP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审</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核</w:t>
      </w:r>
      <w:r w:rsidRPr="0023063A">
        <w:rPr>
          <w:rFonts w:ascii="Times New Roman" w:hAnsi="Times New Roman" w:cs="Times New Roman"/>
          <w:sz w:val="28"/>
          <w:szCs w:val="28"/>
          <w:u w:val="single"/>
        </w:rPr>
        <w:t xml:space="preserve">     </w:t>
      </w:r>
      <w:r w:rsidRPr="0023063A">
        <w:rPr>
          <w:rFonts w:ascii="Times New Roman" w:hAnsi="Times New Roman" w:cs="Times New Roman" w:hint="eastAsia"/>
          <w:sz w:val="28"/>
          <w:szCs w:val="28"/>
          <w:u w:val="single"/>
        </w:rPr>
        <w:t xml:space="preserve">        </w:t>
      </w:r>
      <w:r w:rsidRPr="0023063A">
        <w:rPr>
          <w:rFonts w:ascii="Times New Roman" w:hAnsi="Times New Roman" w:cs="Times New Roman"/>
          <w:sz w:val="28"/>
          <w:szCs w:val="28"/>
          <w:u w:val="single"/>
        </w:rPr>
        <w:t xml:space="preserve">    </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年</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月</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日</w:t>
      </w:r>
    </w:p>
    <w:p w14:paraId="71015471" w14:textId="77777777" w:rsidR="001346FC" w:rsidRPr="0023063A" w:rsidRDefault="002D084F">
      <w:pPr>
        <w:tabs>
          <w:tab w:val="left" w:pos="2550"/>
          <w:tab w:val="left" w:pos="5525"/>
        </w:tabs>
        <w:spacing w:after="100" w:afterAutospacing="1"/>
        <w:jc w:val="left"/>
        <w:rPr>
          <w:rFonts w:ascii="Times New Roman" w:hAnsi="Times New Roman" w:cs="Times New Roman"/>
          <w:sz w:val="28"/>
          <w:szCs w:val="28"/>
        </w:rPr>
      </w:pP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会</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签</w:t>
      </w:r>
      <w:r w:rsidRPr="0023063A">
        <w:rPr>
          <w:rFonts w:ascii="Times New Roman" w:hAnsi="Times New Roman" w:cs="Times New Roman"/>
          <w:sz w:val="28"/>
          <w:szCs w:val="28"/>
          <w:u w:val="single"/>
        </w:rPr>
        <w:t xml:space="preserve">                 </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年</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月</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日</w:t>
      </w:r>
    </w:p>
    <w:p w14:paraId="5B1172F4" w14:textId="77777777" w:rsidR="001346FC" w:rsidRPr="0023063A" w:rsidRDefault="002D084F">
      <w:pPr>
        <w:tabs>
          <w:tab w:val="left" w:pos="1415"/>
          <w:tab w:val="left" w:pos="5525"/>
        </w:tabs>
        <w:spacing w:after="100" w:afterAutospacing="1"/>
        <w:jc w:val="left"/>
        <w:rPr>
          <w:rFonts w:ascii="Times New Roman" w:hAnsi="Times New Roman" w:cs="Times New Roman"/>
          <w:sz w:val="28"/>
          <w:szCs w:val="28"/>
        </w:rPr>
      </w:pPr>
      <w:r w:rsidRPr="0023063A">
        <w:rPr>
          <w:rFonts w:ascii="Times New Roman" w:hAnsi="Times New Roman" w:cs="Times New Roman"/>
          <w:sz w:val="28"/>
          <w:szCs w:val="28"/>
        </w:rPr>
        <w:tab/>
      </w:r>
      <w:r w:rsidRPr="0023063A">
        <w:rPr>
          <w:rFonts w:ascii="Times New Roman" w:hAnsi="Times New Roman" w:cs="Times New Roman"/>
          <w:sz w:val="28"/>
          <w:szCs w:val="28"/>
        </w:rPr>
        <w:t>标</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审</w:t>
      </w:r>
      <w:r w:rsidRPr="0023063A">
        <w:rPr>
          <w:rFonts w:ascii="Times New Roman" w:hAnsi="Times New Roman" w:cs="Times New Roman"/>
          <w:sz w:val="28"/>
          <w:szCs w:val="28"/>
          <w:u w:val="single"/>
        </w:rPr>
        <w:t xml:space="preserve">     </w:t>
      </w:r>
      <w:r w:rsidRPr="0023063A">
        <w:rPr>
          <w:rFonts w:ascii="Times New Roman" w:hAnsi="Times New Roman" w:cs="Times New Roman" w:hint="eastAsia"/>
          <w:sz w:val="28"/>
          <w:szCs w:val="28"/>
          <w:u w:val="single"/>
        </w:rPr>
        <w:t xml:space="preserve">     </w:t>
      </w:r>
      <w:r w:rsidRPr="0023063A">
        <w:rPr>
          <w:rFonts w:ascii="Times New Roman" w:hAnsi="Times New Roman" w:cs="Times New Roman"/>
          <w:sz w:val="28"/>
          <w:szCs w:val="28"/>
          <w:u w:val="single"/>
        </w:rPr>
        <w:t xml:space="preserve">       </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年</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月</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日</w:t>
      </w:r>
    </w:p>
    <w:p w14:paraId="4773D6E1" w14:textId="77777777" w:rsidR="001346FC" w:rsidRPr="0023063A" w:rsidRDefault="002D084F">
      <w:pPr>
        <w:tabs>
          <w:tab w:val="left" w:pos="1415"/>
          <w:tab w:val="left" w:pos="5525"/>
        </w:tabs>
        <w:spacing w:after="100" w:afterAutospacing="1"/>
        <w:jc w:val="left"/>
        <w:rPr>
          <w:rFonts w:ascii="Times New Roman" w:hAnsi="Times New Roman" w:cs="Times New Roman"/>
          <w:sz w:val="28"/>
          <w:szCs w:val="28"/>
        </w:rPr>
      </w:pP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批</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准</w:t>
      </w:r>
      <w:r w:rsidRPr="0023063A">
        <w:rPr>
          <w:rFonts w:ascii="Times New Roman" w:hAnsi="Times New Roman" w:cs="Times New Roman"/>
          <w:sz w:val="28"/>
          <w:szCs w:val="28"/>
          <w:u w:val="single"/>
        </w:rPr>
        <w:t xml:space="preserve">     </w:t>
      </w:r>
      <w:r w:rsidRPr="0023063A">
        <w:rPr>
          <w:rFonts w:ascii="Times New Roman" w:hAnsi="Times New Roman" w:cs="Times New Roman" w:hint="eastAsia"/>
          <w:sz w:val="28"/>
          <w:szCs w:val="28"/>
          <w:u w:val="single"/>
        </w:rPr>
        <w:t xml:space="preserve">     </w:t>
      </w:r>
      <w:r w:rsidRPr="0023063A">
        <w:rPr>
          <w:rFonts w:ascii="Times New Roman" w:hAnsi="Times New Roman" w:cs="Times New Roman"/>
          <w:sz w:val="28"/>
          <w:szCs w:val="28"/>
          <w:u w:val="single"/>
        </w:rPr>
        <w:t xml:space="preserve">       </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年</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月</w:t>
      </w:r>
      <w:r w:rsidRPr="0023063A">
        <w:rPr>
          <w:rFonts w:ascii="Times New Roman" w:hAnsi="Times New Roman" w:cs="Times New Roman"/>
          <w:sz w:val="28"/>
          <w:szCs w:val="28"/>
        </w:rPr>
        <w:t xml:space="preserve">   </w:t>
      </w:r>
      <w:r w:rsidRPr="0023063A">
        <w:rPr>
          <w:rFonts w:ascii="Times New Roman" w:hAnsi="Times New Roman" w:cs="Times New Roman"/>
          <w:sz w:val="28"/>
          <w:szCs w:val="28"/>
        </w:rPr>
        <w:t>日</w:t>
      </w:r>
    </w:p>
    <w:p w14:paraId="42074038" w14:textId="77777777" w:rsidR="001346FC" w:rsidRPr="0023063A" w:rsidRDefault="001346FC">
      <w:pPr>
        <w:rPr>
          <w:rFonts w:ascii="Times New Roman" w:hAnsi="Times New Roman" w:cs="Times New Roman"/>
          <w:szCs w:val="21"/>
        </w:rPr>
      </w:pPr>
    </w:p>
    <w:p w14:paraId="2B376CF3" w14:textId="77777777" w:rsidR="001346FC" w:rsidRPr="0023063A" w:rsidRDefault="002D084F">
      <w:pPr>
        <w:spacing w:after="100" w:afterAutospacing="1"/>
        <w:jc w:val="center"/>
        <w:rPr>
          <w:rFonts w:ascii="Times New Roman" w:hAnsi="Times New Roman" w:cs="Times New Roman"/>
          <w:b/>
          <w:sz w:val="44"/>
          <w:szCs w:val="44"/>
        </w:rPr>
      </w:pPr>
      <w:r w:rsidRPr="0023063A">
        <w:rPr>
          <w:rFonts w:ascii="Times New Roman" w:hAnsi="Times New Roman" w:cs="Times New Roman" w:hint="eastAsia"/>
          <w:b/>
          <w:sz w:val="44"/>
          <w:szCs w:val="44"/>
        </w:rPr>
        <w:t xml:space="preserve"> </w:t>
      </w:r>
    </w:p>
    <w:p w14:paraId="085B807F" w14:textId="77777777" w:rsidR="001346FC" w:rsidRPr="0023063A" w:rsidRDefault="002D084F">
      <w:pPr>
        <w:widowControl/>
        <w:jc w:val="center"/>
        <w:rPr>
          <w:rFonts w:ascii="Times New Roman" w:hAnsi="Times New Roman" w:cs="Times New Roman"/>
          <w:b/>
          <w:sz w:val="44"/>
          <w:szCs w:val="44"/>
        </w:rPr>
        <w:sectPr w:rsidR="001346FC" w:rsidRPr="0023063A">
          <w:headerReference w:type="even" r:id="rId9"/>
          <w:headerReference w:type="default" r:id="rId10"/>
          <w:footerReference w:type="default" r:id="rId11"/>
          <w:pgSz w:w="11906" w:h="16838"/>
          <w:pgMar w:top="1134" w:right="1440" w:bottom="1134" w:left="1440" w:header="851" w:footer="992" w:gutter="0"/>
          <w:pgBorders>
            <w:top w:val="thinThickSmallGap" w:sz="24" w:space="1" w:color="auto"/>
            <w:left w:val="thinThickSmallGap" w:sz="24" w:space="4" w:color="auto"/>
            <w:bottom w:val="thickThinSmallGap" w:sz="24" w:space="1" w:color="auto"/>
            <w:right w:val="thickThinSmallGap" w:sz="24" w:space="4" w:color="auto"/>
          </w:pgBorders>
          <w:cols w:space="425"/>
          <w:docGrid w:type="lines" w:linePitch="317" w:charSpace="609"/>
        </w:sectPr>
      </w:pPr>
      <w:r w:rsidRPr="0023063A">
        <w:rPr>
          <w:rFonts w:ascii="Times New Roman" w:hAnsi="Times New Roman" w:cs="Times New Roman"/>
          <w:b/>
          <w:sz w:val="44"/>
          <w:szCs w:val="44"/>
        </w:rPr>
        <w:t xml:space="preserve">  </w:t>
      </w:r>
      <w:r w:rsidRPr="0023063A">
        <w:rPr>
          <w:rFonts w:ascii="Times New Roman" w:hAnsi="Times New Roman" w:cs="Times New Roman"/>
          <w:b/>
          <w:sz w:val="44"/>
          <w:szCs w:val="44"/>
        </w:rPr>
        <w:t>年</w:t>
      </w:r>
      <w:r w:rsidRPr="0023063A">
        <w:rPr>
          <w:rFonts w:ascii="Times New Roman" w:hAnsi="Times New Roman" w:cs="Times New Roman"/>
          <w:b/>
          <w:sz w:val="44"/>
          <w:szCs w:val="44"/>
        </w:rPr>
        <w:t xml:space="preserve">   </w:t>
      </w:r>
      <w:r w:rsidRPr="0023063A">
        <w:rPr>
          <w:rFonts w:ascii="Times New Roman" w:hAnsi="Times New Roman" w:cs="Times New Roman"/>
          <w:b/>
          <w:sz w:val="44"/>
          <w:szCs w:val="44"/>
        </w:rPr>
        <w:t>月</w:t>
      </w:r>
    </w:p>
    <w:tbl>
      <w:tblPr>
        <w:tblW w:w="8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9"/>
        <w:gridCol w:w="1574"/>
        <w:gridCol w:w="1701"/>
        <w:gridCol w:w="1701"/>
        <w:gridCol w:w="2631"/>
      </w:tblGrid>
      <w:tr w:rsidR="0023063A" w:rsidRPr="0023063A" w14:paraId="4B9D1027" w14:textId="77777777">
        <w:trPr>
          <w:trHeight w:val="717"/>
          <w:jc w:val="center"/>
        </w:trPr>
        <w:tc>
          <w:tcPr>
            <w:tcW w:w="8296" w:type="dxa"/>
            <w:gridSpan w:val="5"/>
          </w:tcPr>
          <w:p w14:paraId="395D2FED" w14:textId="77777777" w:rsidR="001346FC" w:rsidRPr="0023063A" w:rsidRDefault="002D084F">
            <w:pPr>
              <w:widowControl/>
              <w:jc w:val="left"/>
              <w:rPr>
                <w:rFonts w:ascii="Times New Roman" w:hAnsi="Times New Roman" w:cs="Times New Roman"/>
                <w:sz w:val="24"/>
              </w:rPr>
            </w:pPr>
            <w:r w:rsidRPr="0023063A">
              <w:rPr>
                <w:rFonts w:ascii="Times New Roman" w:hAnsi="Times New Roman" w:cs="Times New Roman"/>
                <w:sz w:val="24"/>
              </w:rPr>
              <w:lastRenderedPageBreak/>
              <w:t>内容摘要：</w:t>
            </w:r>
          </w:p>
          <w:p w14:paraId="47045BE2" w14:textId="393D0848" w:rsidR="001346FC" w:rsidRPr="0023063A" w:rsidRDefault="002D084F">
            <w:pPr>
              <w:spacing w:line="360" w:lineRule="auto"/>
              <w:ind w:firstLine="480"/>
              <w:jc w:val="left"/>
              <w:rPr>
                <w:rFonts w:ascii="Times New Roman" w:hAnsi="Times New Roman" w:cs="Times New Roman"/>
                <w:sz w:val="24"/>
                <w:szCs w:val="24"/>
              </w:rPr>
            </w:pPr>
            <w:r w:rsidRPr="0023063A">
              <w:rPr>
                <w:rFonts w:ascii="Times New Roman" w:hAnsi="Times New Roman" w:cs="Times New Roman" w:hint="eastAsia"/>
                <w:sz w:val="24"/>
                <w:szCs w:val="24"/>
              </w:rPr>
              <w:t>以合理安全可靠稳定驱动</w:t>
            </w:r>
            <w:r w:rsidR="00773AE6" w:rsidRPr="0023063A">
              <w:rPr>
                <w:rFonts w:ascii="Times New Roman" w:hAnsi="Times New Roman" w:cs="Times New Roman" w:hint="eastAsia"/>
                <w:sz w:val="24"/>
                <w:szCs w:val="24"/>
              </w:rPr>
              <w:t>双</w:t>
            </w:r>
            <w:r w:rsidRPr="0023063A">
              <w:rPr>
                <w:rFonts w:ascii="Times New Roman" w:hAnsi="Times New Roman" w:cs="Times New Roman" w:hint="eastAsia"/>
                <w:sz w:val="24"/>
                <w:szCs w:val="24"/>
              </w:rPr>
              <w:t>路</w:t>
            </w:r>
            <w:r w:rsidR="00773AE6" w:rsidRPr="0023063A">
              <w:rPr>
                <w:rFonts w:ascii="Times New Roman" w:hAnsi="Times New Roman" w:cs="Times New Roman" w:hint="eastAsia"/>
                <w:sz w:val="24"/>
                <w:szCs w:val="24"/>
              </w:rPr>
              <w:t>脉冲</w:t>
            </w:r>
            <w:r w:rsidRPr="0023063A">
              <w:rPr>
                <w:rFonts w:ascii="Times New Roman" w:hAnsi="Times New Roman" w:cs="Times New Roman" w:hint="eastAsia"/>
                <w:sz w:val="24"/>
                <w:szCs w:val="24"/>
              </w:rPr>
              <w:t>激光器发射激光为目标，本文阐述了</w:t>
            </w:r>
            <w:r w:rsidR="00773AE6" w:rsidRPr="0023063A">
              <w:rPr>
                <w:rFonts w:ascii="Times New Roman" w:hAnsi="Times New Roman" w:cs="Times New Roman" w:hint="eastAsia"/>
                <w:sz w:val="24"/>
                <w:szCs w:val="24"/>
              </w:rPr>
              <w:t>驱动双路脉冲</w:t>
            </w:r>
            <w:r w:rsidRPr="0023063A">
              <w:rPr>
                <w:rFonts w:ascii="Times New Roman" w:hAnsi="Times New Roman" w:cs="Times New Roman" w:hint="eastAsia"/>
                <w:sz w:val="24"/>
                <w:szCs w:val="24"/>
              </w:rPr>
              <w:t>激光器驱动及温控模块的设计原理、设计方案。对比同类型项目，通过预计，表明设计原理及方案满足设计要求。</w:t>
            </w:r>
          </w:p>
          <w:p w14:paraId="0D45BD34" w14:textId="77777777" w:rsidR="001346FC" w:rsidRPr="0023063A" w:rsidRDefault="001346FC">
            <w:pPr>
              <w:widowControl/>
              <w:rPr>
                <w:rFonts w:ascii="Times New Roman" w:hAnsi="Times New Roman" w:cs="Times New Roman"/>
                <w:b/>
                <w:sz w:val="24"/>
              </w:rPr>
            </w:pPr>
          </w:p>
          <w:p w14:paraId="47782E09" w14:textId="77777777" w:rsidR="001346FC" w:rsidRPr="0023063A" w:rsidRDefault="001346FC">
            <w:pPr>
              <w:widowControl/>
              <w:rPr>
                <w:rFonts w:ascii="Times New Roman" w:hAnsi="Times New Roman" w:cs="Times New Roman"/>
                <w:b/>
                <w:sz w:val="24"/>
              </w:rPr>
            </w:pPr>
          </w:p>
          <w:p w14:paraId="688AE74F" w14:textId="77777777" w:rsidR="001346FC" w:rsidRPr="0023063A" w:rsidRDefault="001346FC">
            <w:pPr>
              <w:widowControl/>
              <w:rPr>
                <w:rFonts w:ascii="Times New Roman" w:hAnsi="Times New Roman" w:cs="Times New Roman"/>
                <w:b/>
                <w:sz w:val="24"/>
              </w:rPr>
            </w:pPr>
          </w:p>
          <w:p w14:paraId="33D8ABF3" w14:textId="77777777" w:rsidR="001346FC" w:rsidRPr="0023063A" w:rsidRDefault="001346FC">
            <w:pPr>
              <w:widowControl/>
              <w:rPr>
                <w:rFonts w:ascii="Times New Roman" w:hAnsi="Times New Roman" w:cs="Times New Roman"/>
                <w:b/>
                <w:sz w:val="24"/>
              </w:rPr>
            </w:pPr>
          </w:p>
          <w:p w14:paraId="1A49527C" w14:textId="77777777" w:rsidR="001346FC" w:rsidRPr="0023063A" w:rsidRDefault="001346FC">
            <w:pPr>
              <w:widowControl/>
              <w:rPr>
                <w:rFonts w:ascii="Times New Roman" w:hAnsi="Times New Roman" w:cs="Times New Roman"/>
                <w:b/>
                <w:sz w:val="24"/>
              </w:rPr>
            </w:pPr>
          </w:p>
          <w:p w14:paraId="09EE2449" w14:textId="77777777" w:rsidR="001346FC" w:rsidRPr="0023063A" w:rsidRDefault="001346FC">
            <w:pPr>
              <w:widowControl/>
              <w:rPr>
                <w:rFonts w:ascii="Times New Roman" w:hAnsi="Times New Roman" w:cs="Times New Roman"/>
                <w:b/>
                <w:sz w:val="24"/>
              </w:rPr>
            </w:pPr>
          </w:p>
          <w:p w14:paraId="0FF2B1B4" w14:textId="77777777" w:rsidR="001346FC" w:rsidRPr="0023063A" w:rsidRDefault="001346FC">
            <w:pPr>
              <w:widowControl/>
              <w:rPr>
                <w:rFonts w:ascii="Times New Roman" w:hAnsi="Times New Roman" w:cs="Times New Roman"/>
                <w:b/>
                <w:sz w:val="24"/>
              </w:rPr>
            </w:pPr>
          </w:p>
          <w:p w14:paraId="6C980E2B" w14:textId="77777777" w:rsidR="001346FC" w:rsidRPr="0023063A" w:rsidRDefault="001346FC">
            <w:pPr>
              <w:widowControl/>
              <w:rPr>
                <w:rFonts w:ascii="Times New Roman" w:hAnsi="Times New Roman" w:cs="Times New Roman"/>
                <w:b/>
                <w:sz w:val="24"/>
              </w:rPr>
            </w:pPr>
          </w:p>
          <w:p w14:paraId="20648846" w14:textId="77777777" w:rsidR="001346FC" w:rsidRPr="0023063A" w:rsidRDefault="001346FC">
            <w:pPr>
              <w:widowControl/>
              <w:rPr>
                <w:rFonts w:ascii="Times New Roman" w:hAnsi="Times New Roman" w:cs="Times New Roman"/>
                <w:b/>
                <w:sz w:val="24"/>
              </w:rPr>
            </w:pPr>
          </w:p>
          <w:p w14:paraId="4BCCBA9F" w14:textId="77777777" w:rsidR="001346FC" w:rsidRPr="0023063A" w:rsidRDefault="001346FC">
            <w:pPr>
              <w:widowControl/>
              <w:rPr>
                <w:rFonts w:ascii="Times New Roman" w:hAnsi="Times New Roman" w:cs="Times New Roman"/>
                <w:b/>
                <w:sz w:val="24"/>
              </w:rPr>
            </w:pPr>
          </w:p>
          <w:p w14:paraId="082053C3" w14:textId="77777777" w:rsidR="001346FC" w:rsidRPr="0023063A" w:rsidRDefault="001346FC">
            <w:pPr>
              <w:widowControl/>
              <w:rPr>
                <w:rFonts w:ascii="Times New Roman" w:hAnsi="Times New Roman" w:cs="Times New Roman"/>
                <w:b/>
                <w:sz w:val="24"/>
              </w:rPr>
            </w:pPr>
          </w:p>
          <w:p w14:paraId="5B3A05D4" w14:textId="77777777" w:rsidR="001346FC" w:rsidRPr="0023063A" w:rsidRDefault="001346FC">
            <w:pPr>
              <w:widowControl/>
              <w:rPr>
                <w:rFonts w:ascii="Times New Roman" w:hAnsi="Times New Roman" w:cs="Times New Roman"/>
                <w:b/>
                <w:sz w:val="24"/>
              </w:rPr>
            </w:pPr>
          </w:p>
          <w:p w14:paraId="5BFE7360" w14:textId="77777777" w:rsidR="001346FC" w:rsidRPr="0023063A" w:rsidRDefault="001346FC">
            <w:pPr>
              <w:widowControl/>
              <w:rPr>
                <w:rFonts w:ascii="Times New Roman" w:hAnsi="Times New Roman" w:cs="Times New Roman"/>
                <w:b/>
                <w:sz w:val="24"/>
              </w:rPr>
            </w:pPr>
          </w:p>
        </w:tc>
      </w:tr>
      <w:tr w:rsidR="0023063A" w:rsidRPr="0023063A" w14:paraId="566DE9C3" w14:textId="77777777">
        <w:trPr>
          <w:trHeight w:val="717"/>
          <w:jc w:val="center"/>
        </w:trPr>
        <w:tc>
          <w:tcPr>
            <w:tcW w:w="689" w:type="dxa"/>
            <w:vAlign w:val="center"/>
          </w:tcPr>
          <w:p w14:paraId="63817FAF" w14:textId="77777777" w:rsidR="001346FC" w:rsidRPr="0023063A" w:rsidRDefault="002D084F">
            <w:pPr>
              <w:widowControl/>
              <w:jc w:val="center"/>
              <w:rPr>
                <w:rFonts w:ascii="Times New Roman" w:hAnsi="Times New Roman" w:cs="Times New Roman"/>
                <w:sz w:val="24"/>
              </w:rPr>
            </w:pPr>
            <w:r w:rsidRPr="0023063A">
              <w:rPr>
                <w:rFonts w:ascii="Times New Roman" w:hAnsi="Times New Roman" w:cs="Times New Roman"/>
                <w:sz w:val="24"/>
              </w:rPr>
              <w:t>主</w:t>
            </w:r>
          </w:p>
          <w:p w14:paraId="7A0C3C67" w14:textId="77777777" w:rsidR="001346FC" w:rsidRPr="0023063A" w:rsidRDefault="002D084F">
            <w:pPr>
              <w:widowControl/>
              <w:jc w:val="center"/>
              <w:rPr>
                <w:rFonts w:ascii="Times New Roman" w:hAnsi="Times New Roman" w:cs="Times New Roman"/>
                <w:sz w:val="24"/>
              </w:rPr>
            </w:pPr>
            <w:r w:rsidRPr="0023063A">
              <w:rPr>
                <w:rFonts w:ascii="Times New Roman" w:hAnsi="Times New Roman" w:cs="Times New Roman"/>
                <w:sz w:val="24"/>
              </w:rPr>
              <w:t>题</w:t>
            </w:r>
          </w:p>
          <w:p w14:paraId="427647D5" w14:textId="77777777" w:rsidR="001346FC" w:rsidRPr="0023063A" w:rsidRDefault="002D084F">
            <w:pPr>
              <w:widowControl/>
              <w:jc w:val="center"/>
              <w:rPr>
                <w:rFonts w:ascii="Times New Roman" w:hAnsi="Times New Roman" w:cs="Times New Roman"/>
                <w:sz w:val="24"/>
              </w:rPr>
            </w:pPr>
            <w:r w:rsidRPr="0023063A">
              <w:rPr>
                <w:rFonts w:ascii="Times New Roman" w:hAnsi="Times New Roman" w:cs="Times New Roman"/>
                <w:sz w:val="24"/>
              </w:rPr>
              <w:t>词</w:t>
            </w:r>
          </w:p>
        </w:tc>
        <w:tc>
          <w:tcPr>
            <w:tcW w:w="7607" w:type="dxa"/>
            <w:gridSpan w:val="4"/>
          </w:tcPr>
          <w:p w14:paraId="4EAE9F81" w14:textId="77989515" w:rsidR="001346FC" w:rsidRPr="0023063A" w:rsidRDefault="00926718">
            <w:pPr>
              <w:widowControl/>
              <w:rPr>
                <w:rFonts w:ascii="Times New Roman" w:hAnsi="Times New Roman" w:cs="Times New Roman"/>
                <w:sz w:val="24"/>
              </w:rPr>
            </w:pPr>
            <w:r w:rsidRPr="0023063A">
              <w:rPr>
                <w:rFonts w:ascii="Times New Roman" w:hAnsi="Times New Roman" w:cs="Times New Roman" w:hint="eastAsia"/>
                <w:sz w:val="24"/>
              </w:rPr>
              <w:t>双路脉冲</w:t>
            </w:r>
            <w:r w:rsidR="002D084F" w:rsidRPr="0023063A">
              <w:rPr>
                <w:rFonts w:ascii="Times New Roman" w:hAnsi="Times New Roman" w:cs="Times New Roman" w:hint="eastAsia"/>
                <w:sz w:val="24"/>
              </w:rPr>
              <w:t>激光器、驱动、温控</w:t>
            </w:r>
          </w:p>
          <w:p w14:paraId="1C29EBA3" w14:textId="77777777" w:rsidR="001346FC" w:rsidRPr="0023063A" w:rsidRDefault="001346FC">
            <w:pPr>
              <w:widowControl/>
              <w:rPr>
                <w:rFonts w:ascii="Times New Roman" w:hAnsi="Times New Roman" w:cs="Times New Roman"/>
                <w:sz w:val="24"/>
              </w:rPr>
            </w:pPr>
          </w:p>
          <w:p w14:paraId="0F41828B" w14:textId="77777777" w:rsidR="001346FC" w:rsidRPr="0023063A" w:rsidRDefault="001346FC">
            <w:pPr>
              <w:widowControl/>
              <w:rPr>
                <w:rFonts w:ascii="Times New Roman" w:hAnsi="Times New Roman" w:cs="Times New Roman"/>
                <w:sz w:val="24"/>
              </w:rPr>
            </w:pPr>
          </w:p>
          <w:p w14:paraId="5F39B60F" w14:textId="77777777" w:rsidR="001346FC" w:rsidRPr="0023063A" w:rsidRDefault="001346FC">
            <w:pPr>
              <w:widowControl/>
              <w:rPr>
                <w:rFonts w:ascii="Times New Roman" w:hAnsi="Times New Roman" w:cs="Times New Roman"/>
                <w:sz w:val="24"/>
              </w:rPr>
            </w:pPr>
          </w:p>
          <w:p w14:paraId="440A33B1" w14:textId="77777777" w:rsidR="001346FC" w:rsidRPr="0023063A" w:rsidRDefault="001346FC">
            <w:pPr>
              <w:widowControl/>
              <w:rPr>
                <w:rFonts w:ascii="Times New Roman" w:hAnsi="Times New Roman" w:cs="Times New Roman"/>
                <w:sz w:val="24"/>
              </w:rPr>
            </w:pPr>
          </w:p>
        </w:tc>
      </w:tr>
      <w:tr w:rsidR="0023063A" w:rsidRPr="0023063A" w14:paraId="01E6202C" w14:textId="77777777">
        <w:trPr>
          <w:trHeight w:val="717"/>
          <w:jc w:val="center"/>
        </w:trPr>
        <w:tc>
          <w:tcPr>
            <w:tcW w:w="689" w:type="dxa"/>
            <w:vMerge w:val="restart"/>
            <w:vAlign w:val="center"/>
          </w:tcPr>
          <w:p w14:paraId="51ADBD39" w14:textId="77777777" w:rsidR="001346FC" w:rsidRPr="0023063A" w:rsidRDefault="002D084F">
            <w:pPr>
              <w:widowControl/>
              <w:jc w:val="center"/>
              <w:rPr>
                <w:rFonts w:ascii="Times New Roman" w:hAnsi="Times New Roman" w:cs="Times New Roman"/>
                <w:sz w:val="24"/>
              </w:rPr>
            </w:pPr>
            <w:r w:rsidRPr="0023063A">
              <w:rPr>
                <w:rFonts w:ascii="Times New Roman" w:hAnsi="Times New Roman" w:cs="Times New Roman"/>
                <w:sz w:val="24"/>
              </w:rPr>
              <w:t>更改栏</w:t>
            </w:r>
          </w:p>
        </w:tc>
        <w:tc>
          <w:tcPr>
            <w:tcW w:w="1574" w:type="dxa"/>
            <w:vAlign w:val="center"/>
          </w:tcPr>
          <w:p w14:paraId="11411651" w14:textId="77777777" w:rsidR="001346FC" w:rsidRPr="0023063A" w:rsidRDefault="002D084F">
            <w:pPr>
              <w:widowControl/>
              <w:jc w:val="center"/>
              <w:rPr>
                <w:rFonts w:ascii="Times New Roman" w:hAnsi="Times New Roman" w:cs="Times New Roman"/>
                <w:sz w:val="24"/>
              </w:rPr>
            </w:pPr>
            <w:r w:rsidRPr="0023063A">
              <w:rPr>
                <w:rFonts w:ascii="Times New Roman" w:hAnsi="Times New Roman" w:cs="Times New Roman"/>
                <w:sz w:val="24"/>
              </w:rPr>
              <w:t>更改单号</w:t>
            </w:r>
          </w:p>
        </w:tc>
        <w:tc>
          <w:tcPr>
            <w:tcW w:w="1701" w:type="dxa"/>
            <w:vAlign w:val="center"/>
          </w:tcPr>
          <w:p w14:paraId="0901D667" w14:textId="77777777" w:rsidR="001346FC" w:rsidRPr="0023063A" w:rsidRDefault="002D084F">
            <w:pPr>
              <w:widowControl/>
              <w:jc w:val="center"/>
              <w:rPr>
                <w:rFonts w:ascii="Times New Roman" w:hAnsi="Times New Roman" w:cs="Times New Roman"/>
                <w:sz w:val="24"/>
              </w:rPr>
            </w:pPr>
            <w:r w:rsidRPr="0023063A">
              <w:rPr>
                <w:rFonts w:ascii="Times New Roman" w:hAnsi="Times New Roman" w:cs="Times New Roman"/>
                <w:sz w:val="24"/>
              </w:rPr>
              <w:t>更改日期</w:t>
            </w:r>
          </w:p>
        </w:tc>
        <w:tc>
          <w:tcPr>
            <w:tcW w:w="1701" w:type="dxa"/>
            <w:vAlign w:val="center"/>
          </w:tcPr>
          <w:p w14:paraId="268AF101" w14:textId="77777777" w:rsidR="001346FC" w:rsidRPr="0023063A" w:rsidRDefault="002D084F">
            <w:pPr>
              <w:widowControl/>
              <w:jc w:val="center"/>
              <w:rPr>
                <w:rFonts w:ascii="Times New Roman" w:hAnsi="Times New Roman" w:cs="Times New Roman"/>
                <w:sz w:val="24"/>
              </w:rPr>
            </w:pPr>
            <w:r w:rsidRPr="0023063A">
              <w:rPr>
                <w:rFonts w:ascii="Times New Roman" w:hAnsi="Times New Roman" w:cs="Times New Roman"/>
                <w:sz w:val="24"/>
              </w:rPr>
              <w:t>更改人</w:t>
            </w:r>
          </w:p>
        </w:tc>
        <w:tc>
          <w:tcPr>
            <w:tcW w:w="2631" w:type="dxa"/>
            <w:vAlign w:val="center"/>
          </w:tcPr>
          <w:p w14:paraId="3B4C870F" w14:textId="77777777" w:rsidR="001346FC" w:rsidRPr="0023063A" w:rsidRDefault="002D084F">
            <w:pPr>
              <w:widowControl/>
              <w:jc w:val="center"/>
              <w:rPr>
                <w:rFonts w:ascii="Times New Roman" w:hAnsi="Times New Roman" w:cs="Times New Roman"/>
                <w:sz w:val="24"/>
              </w:rPr>
            </w:pPr>
            <w:r w:rsidRPr="0023063A">
              <w:rPr>
                <w:rFonts w:ascii="Times New Roman" w:hAnsi="Times New Roman" w:cs="Times New Roman"/>
                <w:sz w:val="24"/>
              </w:rPr>
              <w:t>更改情况</w:t>
            </w:r>
          </w:p>
        </w:tc>
      </w:tr>
      <w:tr w:rsidR="0023063A" w:rsidRPr="0023063A" w14:paraId="3195E981" w14:textId="77777777">
        <w:trPr>
          <w:trHeight w:val="717"/>
          <w:jc w:val="center"/>
        </w:trPr>
        <w:tc>
          <w:tcPr>
            <w:tcW w:w="689" w:type="dxa"/>
            <w:vMerge/>
          </w:tcPr>
          <w:p w14:paraId="746CE3AA" w14:textId="77777777" w:rsidR="001346FC" w:rsidRPr="0023063A" w:rsidRDefault="001346FC">
            <w:pPr>
              <w:widowControl/>
              <w:jc w:val="center"/>
              <w:rPr>
                <w:rFonts w:ascii="Times New Roman" w:hAnsi="Times New Roman" w:cs="Times New Roman"/>
                <w:sz w:val="24"/>
              </w:rPr>
            </w:pPr>
          </w:p>
        </w:tc>
        <w:tc>
          <w:tcPr>
            <w:tcW w:w="1574" w:type="dxa"/>
            <w:vAlign w:val="center"/>
          </w:tcPr>
          <w:p w14:paraId="1066ECFF" w14:textId="77777777" w:rsidR="001346FC" w:rsidRPr="0023063A" w:rsidRDefault="001346FC">
            <w:pPr>
              <w:widowControl/>
              <w:jc w:val="center"/>
              <w:rPr>
                <w:rFonts w:ascii="Times New Roman" w:hAnsi="Times New Roman" w:cs="Times New Roman"/>
                <w:sz w:val="24"/>
              </w:rPr>
            </w:pPr>
          </w:p>
        </w:tc>
        <w:tc>
          <w:tcPr>
            <w:tcW w:w="1701" w:type="dxa"/>
            <w:vAlign w:val="center"/>
          </w:tcPr>
          <w:p w14:paraId="579E9CF8" w14:textId="77777777" w:rsidR="001346FC" w:rsidRPr="0023063A" w:rsidRDefault="001346FC">
            <w:pPr>
              <w:widowControl/>
              <w:jc w:val="center"/>
              <w:rPr>
                <w:rFonts w:ascii="Times New Roman" w:hAnsi="Times New Roman" w:cs="Times New Roman"/>
                <w:sz w:val="24"/>
              </w:rPr>
            </w:pPr>
          </w:p>
        </w:tc>
        <w:tc>
          <w:tcPr>
            <w:tcW w:w="1701" w:type="dxa"/>
            <w:vAlign w:val="center"/>
          </w:tcPr>
          <w:p w14:paraId="7AF8C7FB" w14:textId="77777777" w:rsidR="001346FC" w:rsidRPr="0023063A" w:rsidRDefault="001346FC">
            <w:pPr>
              <w:widowControl/>
              <w:jc w:val="center"/>
              <w:rPr>
                <w:rFonts w:ascii="Times New Roman" w:hAnsi="Times New Roman" w:cs="Times New Roman"/>
                <w:sz w:val="24"/>
              </w:rPr>
            </w:pPr>
          </w:p>
        </w:tc>
        <w:tc>
          <w:tcPr>
            <w:tcW w:w="2631" w:type="dxa"/>
            <w:vAlign w:val="center"/>
          </w:tcPr>
          <w:p w14:paraId="351CEBFC" w14:textId="77777777" w:rsidR="001346FC" w:rsidRPr="0023063A" w:rsidRDefault="001346FC">
            <w:pPr>
              <w:widowControl/>
              <w:rPr>
                <w:rFonts w:ascii="Times New Roman" w:hAnsi="Times New Roman" w:cs="Times New Roman"/>
                <w:sz w:val="24"/>
              </w:rPr>
            </w:pPr>
          </w:p>
        </w:tc>
      </w:tr>
      <w:tr w:rsidR="0023063A" w:rsidRPr="0023063A" w14:paraId="3B8AF724" w14:textId="77777777">
        <w:trPr>
          <w:trHeight w:val="717"/>
          <w:jc w:val="center"/>
        </w:trPr>
        <w:tc>
          <w:tcPr>
            <w:tcW w:w="689" w:type="dxa"/>
            <w:vMerge/>
          </w:tcPr>
          <w:p w14:paraId="5F2BD43A" w14:textId="77777777" w:rsidR="001346FC" w:rsidRPr="0023063A" w:rsidRDefault="001346FC">
            <w:pPr>
              <w:widowControl/>
              <w:jc w:val="center"/>
              <w:rPr>
                <w:rFonts w:ascii="Times New Roman" w:hAnsi="Times New Roman" w:cs="Times New Roman"/>
                <w:sz w:val="24"/>
              </w:rPr>
            </w:pPr>
          </w:p>
        </w:tc>
        <w:tc>
          <w:tcPr>
            <w:tcW w:w="1574" w:type="dxa"/>
            <w:vAlign w:val="center"/>
          </w:tcPr>
          <w:p w14:paraId="2F799129" w14:textId="77777777" w:rsidR="001346FC" w:rsidRPr="0023063A" w:rsidRDefault="001346FC">
            <w:pPr>
              <w:widowControl/>
              <w:jc w:val="center"/>
              <w:rPr>
                <w:rFonts w:ascii="Times New Roman" w:hAnsi="Times New Roman" w:cs="Times New Roman"/>
                <w:sz w:val="24"/>
              </w:rPr>
            </w:pPr>
          </w:p>
        </w:tc>
        <w:tc>
          <w:tcPr>
            <w:tcW w:w="1701" w:type="dxa"/>
            <w:vAlign w:val="center"/>
          </w:tcPr>
          <w:p w14:paraId="65C28E6F" w14:textId="77777777" w:rsidR="001346FC" w:rsidRPr="0023063A" w:rsidRDefault="001346FC">
            <w:pPr>
              <w:widowControl/>
              <w:jc w:val="center"/>
              <w:rPr>
                <w:rFonts w:ascii="Times New Roman" w:hAnsi="Times New Roman" w:cs="Times New Roman"/>
                <w:sz w:val="24"/>
              </w:rPr>
            </w:pPr>
          </w:p>
        </w:tc>
        <w:tc>
          <w:tcPr>
            <w:tcW w:w="1701" w:type="dxa"/>
            <w:vAlign w:val="center"/>
          </w:tcPr>
          <w:p w14:paraId="73DF2F88" w14:textId="77777777" w:rsidR="001346FC" w:rsidRPr="0023063A" w:rsidRDefault="001346FC">
            <w:pPr>
              <w:widowControl/>
              <w:jc w:val="center"/>
              <w:rPr>
                <w:rFonts w:ascii="Times New Roman" w:hAnsi="Times New Roman" w:cs="Times New Roman"/>
                <w:sz w:val="24"/>
              </w:rPr>
            </w:pPr>
          </w:p>
        </w:tc>
        <w:tc>
          <w:tcPr>
            <w:tcW w:w="2631" w:type="dxa"/>
            <w:vAlign w:val="center"/>
          </w:tcPr>
          <w:p w14:paraId="542F743C" w14:textId="77777777" w:rsidR="001346FC" w:rsidRPr="0023063A" w:rsidRDefault="001346FC">
            <w:pPr>
              <w:widowControl/>
              <w:rPr>
                <w:rFonts w:ascii="Times New Roman" w:hAnsi="Times New Roman" w:cs="Times New Roman"/>
                <w:sz w:val="24"/>
              </w:rPr>
            </w:pPr>
          </w:p>
        </w:tc>
      </w:tr>
      <w:tr w:rsidR="0023063A" w:rsidRPr="0023063A" w14:paraId="2FAC01E6" w14:textId="77777777">
        <w:trPr>
          <w:trHeight w:val="717"/>
          <w:jc w:val="center"/>
        </w:trPr>
        <w:tc>
          <w:tcPr>
            <w:tcW w:w="689" w:type="dxa"/>
            <w:vMerge/>
          </w:tcPr>
          <w:p w14:paraId="5D37F5A5" w14:textId="77777777" w:rsidR="001346FC" w:rsidRPr="0023063A" w:rsidRDefault="001346FC">
            <w:pPr>
              <w:widowControl/>
              <w:jc w:val="center"/>
              <w:rPr>
                <w:rFonts w:ascii="Times New Roman" w:hAnsi="Times New Roman" w:cs="Times New Roman"/>
                <w:sz w:val="24"/>
              </w:rPr>
            </w:pPr>
          </w:p>
        </w:tc>
        <w:tc>
          <w:tcPr>
            <w:tcW w:w="1574" w:type="dxa"/>
            <w:vAlign w:val="center"/>
          </w:tcPr>
          <w:p w14:paraId="46D7A56A" w14:textId="77777777" w:rsidR="001346FC" w:rsidRPr="0023063A" w:rsidRDefault="001346FC">
            <w:pPr>
              <w:widowControl/>
              <w:rPr>
                <w:rFonts w:ascii="Times New Roman" w:hAnsi="Times New Roman" w:cs="Times New Roman"/>
                <w:sz w:val="24"/>
              </w:rPr>
            </w:pPr>
          </w:p>
        </w:tc>
        <w:tc>
          <w:tcPr>
            <w:tcW w:w="1701" w:type="dxa"/>
            <w:vAlign w:val="center"/>
          </w:tcPr>
          <w:p w14:paraId="59F1B19E" w14:textId="77777777" w:rsidR="001346FC" w:rsidRPr="0023063A" w:rsidRDefault="001346FC">
            <w:pPr>
              <w:widowControl/>
              <w:jc w:val="center"/>
              <w:rPr>
                <w:rFonts w:ascii="Times New Roman" w:hAnsi="Times New Roman" w:cs="Times New Roman"/>
                <w:sz w:val="24"/>
              </w:rPr>
            </w:pPr>
          </w:p>
        </w:tc>
        <w:tc>
          <w:tcPr>
            <w:tcW w:w="1701" w:type="dxa"/>
            <w:vAlign w:val="center"/>
          </w:tcPr>
          <w:p w14:paraId="2837D9A2" w14:textId="77777777" w:rsidR="001346FC" w:rsidRPr="0023063A" w:rsidRDefault="001346FC">
            <w:pPr>
              <w:widowControl/>
              <w:jc w:val="center"/>
              <w:rPr>
                <w:rFonts w:ascii="Times New Roman" w:hAnsi="Times New Roman" w:cs="Times New Roman"/>
                <w:sz w:val="24"/>
              </w:rPr>
            </w:pPr>
          </w:p>
        </w:tc>
        <w:tc>
          <w:tcPr>
            <w:tcW w:w="2631" w:type="dxa"/>
            <w:vAlign w:val="center"/>
          </w:tcPr>
          <w:p w14:paraId="01A4F086" w14:textId="77777777" w:rsidR="001346FC" w:rsidRPr="0023063A" w:rsidRDefault="001346FC">
            <w:pPr>
              <w:widowControl/>
              <w:rPr>
                <w:rFonts w:ascii="Times New Roman" w:hAnsi="Times New Roman" w:cs="Times New Roman"/>
                <w:sz w:val="24"/>
              </w:rPr>
            </w:pPr>
          </w:p>
        </w:tc>
      </w:tr>
      <w:tr w:rsidR="0023063A" w:rsidRPr="0023063A" w14:paraId="18F3F3AE" w14:textId="77777777">
        <w:trPr>
          <w:trHeight w:val="717"/>
          <w:jc w:val="center"/>
        </w:trPr>
        <w:tc>
          <w:tcPr>
            <w:tcW w:w="689" w:type="dxa"/>
            <w:vMerge/>
          </w:tcPr>
          <w:p w14:paraId="74D19764" w14:textId="77777777" w:rsidR="001346FC" w:rsidRPr="0023063A" w:rsidRDefault="001346FC">
            <w:pPr>
              <w:widowControl/>
              <w:jc w:val="center"/>
              <w:rPr>
                <w:rFonts w:ascii="Times New Roman" w:hAnsi="Times New Roman" w:cs="Times New Roman"/>
                <w:sz w:val="24"/>
              </w:rPr>
            </w:pPr>
          </w:p>
        </w:tc>
        <w:tc>
          <w:tcPr>
            <w:tcW w:w="1574" w:type="dxa"/>
            <w:vAlign w:val="center"/>
          </w:tcPr>
          <w:p w14:paraId="27A9BD92" w14:textId="77777777" w:rsidR="001346FC" w:rsidRPr="0023063A" w:rsidRDefault="001346FC">
            <w:pPr>
              <w:widowControl/>
              <w:jc w:val="center"/>
              <w:rPr>
                <w:rFonts w:ascii="Times New Roman" w:hAnsi="Times New Roman" w:cs="Times New Roman"/>
                <w:sz w:val="24"/>
              </w:rPr>
            </w:pPr>
          </w:p>
        </w:tc>
        <w:tc>
          <w:tcPr>
            <w:tcW w:w="1701" w:type="dxa"/>
            <w:vAlign w:val="center"/>
          </w:tcPr>
          <w:p w14:paraId="35DA4B01" w14:textId="77777777" w:rsidR="001346FC" w:rsidRPr="0023063A" w:rsidRDefault="001346FC">
            <w:pPr>
              <w:widowControl/>
              <w:jc w:val="center"/>
              <w:rPr>
                <w:rFonts w:ascii="Times New Roman" w:hAnsi="Times New Roman" w:cs="Times New Roman"/>
                <w:sz w:val="24"/>
              </w:rPr>
            </w:pPr>
          </w:p>
        </w:tc>
        <w:tc>
          <w:tcPr>
            <w:tcW w:w="1701" w:type="dxa"/>
            <w:vAlign w:val="center"/>
          </w:tcPr>
          <w:p w14:paraId="127C2B59" w14:textId="77777777" w:rsidR="001346FC" w:rsidRPr="0023063A" w:rsidRDefault="001346FC">
            <w:pPr>
              <w:widowControl/>
              <w:jc w:val="center"/>
              <w:rPr>
                <w:rFonts w:ascii="Times New Roman" w:hAnsi="Times New Roman" w:cs="Times New Roman"/>
                <w:sz w:val="24"/>
              </w:rPr>
            </w:pPr>
          </w:p>
        </w:tc>
        <w:tc>
          <w:tcPr>
            <w:tcW w:w="2631" w:type="dxa"/>
            <w:vAlign w:val="center"/>
          </w:tcPr>
          <w:p w14:paraId="4097C1D6" w14:textId="77777777" w:rsidR="001346FC" w:rsidRPr="0023063A" w:rsidRDefault="001346FC">
            <w:pPr>
              <w:widowControl/>
              <w:jc w:val="center"/>
              <w:rPr>
                <w:rFonts w:ascii="Times New Roman" w:hAnsi="Times New Roman" w:cs="Times New Roman"/>
                <w:sz w:val="24"/>
              </w:rPr>
            </w:pPr>
          </w:p>
        </w:tc>
      </w:tr>
      <w:tr w:rsidR="0023063A" w:rsidRPr="0023063A" w14:paraId="706C83B3" w14:textId="77777777">
        <w:trPr>
          <w:trHeight w:val="717"/>
          <w:jc w:val="center"/>
        </w:trPr>
        <w:tc>
          <w:tcPr>
            <w:tcW w:w="689" w:type="dxa"/>
            <w:vMerge/>
          </w:tcPr>
          <w:p w14:paraId="61D811E2" w14:textId="77777777" w:rsidR="001346FC" w:rsidRPr="0023063A" w:rsidRDefault="001346FC">
            <w:pPr>
              <w:widowControl/>
              <w:jc w:val="center"/>
              <w:rPr>
                <w:rFonts w:ascii="Times New Roman" w:hAnsi="Times New Roman" w:cs="Times New Roman"/>
                <w:sz w:val="24"/>
              </w:rPr>
            </w:pPr>
          </w:p>
        </w:tc>
        <w:tc>
          <w:tcPr>
            <w:tcW w:w="1574" w:type="dxa"/>
            <w:vAlign w:val="center"/>
          </w:tcPr>
          <w:p w14:paraId="3932E35E" w14:textId="77777777" w:rsidR="001346FC" w:rsidRPr="0023063A" w:rsidRDefault="001346FC">
            <w:pPr>
              <w:widowControl/>
              <w:jc w:val="center"/>
              <w:rPr>
                <w:rFonts w:ascii="Times New Roman" w:hAnsi="Times New Roman" w:cs="Times New Roman"/>
                <w:sz w:val="24"/>
              </w:rPr>
            </w:pPr>
          </w:p>
        </w:tc>
        <w:tc>
          <w:tcPr>
            <w:tcW w:w="1701" w:type="dxa"/>
            <w:vAlign w:val="center"/>
          </w:tcPr>
          <w:p w14:paraId="704965F0" w14:textId="77777777" w:rsidR="001346FC" w:rsidRPr="0023063A" w:rsidRDefault="001346FC">
            <w:pPr>
              <w:widowControl/>
              <w:jc w:val="center"/>
              <w:rPr>
                <w:rFonts w:ascii="Times New Roman" w:hAnsi="Times New Roman" w:cs="Times New Roman"/>
                <w:sz w:val="24"/>
              </w:rPr>
            </w:pPr>
          </w:p>
        </w:tc>
        <w:tc>
          <w:tcPr>
            <w:tcW w:w="1701" w:type="dxa"/>
            <w:vAlign w:val="center"/>
          </w:tcPr>
          <w:p w14:paraId="4AD88B64" w14:textId="77777777" w:rsidR="001346FC" w:rsidRPr="0023063A" w:rsidRDefault="001346FC">
            <w:pPr>
              <w:widowControl/>
              <w:jc w:val="center"/>
              <w:rPr>
                <w:rFonts w:ascii="Times New Roman" w:hAnsi="Times New Roman" w:cs="Times New Roman"/>
                <w:sz w:val="24"/>
              </w:rPr>
            </w:pPr>
          </w:p>
        </w:tc>
        <w:tc>
          <w:tcPr>
            <w:tcW w:w="2631" w:type="dxa"/>
            <w:vAlign w:val="center"/>
          </w:tcPr>
          <w:p w14:paraId="7068680C" w14:textId="77777777" w:rsidR="001346FC" w:rsidRPr="0023063A" w:rsidRDefault="001346FC">
            <w:pPr>
              <w:widowControl/>
              <w:jc w:val="center"/>
              <w:rPr>
                <w:rFonts w:ascii="Times New Roman" w:hAnsi="Times New Roman" w:cs="Times New Roman"/>
                <w:sz w:val="24"/>
              </w:rPr>
            </w:pPr>
          </w:p>
        </w:tc>
      </w:tr>
      <w:tr w:rsidR="0023063A" w:rsidRPr="0023063A" w14:paraId="3A4A61ED" w14:textId="77777777">
        <w:trPr>
          <w:trHeight w:val="717"/>
          <w:jc w:val="center"/>
        </w:trPr>
        <w:tc>
          <w:tcPr>
            <w:tcW w:w="689" w:type="dxa"/>
            <w:vMerge/>
          </w:tcPr>
          <w:p w14:paraId="0E05673C" w14:textId="77777777" w:rsidR="001346FC" w:rsidRPr="0023063A" w:rsidRDefault="001346FC">
            <w:pPr>
              <w:widowControl/>
              <w:jc w:val="center"/>
              <w:rPr>
                <w:rFonts w:ascii="Times New Roman" w:hAnsi="Times New Roman" w:cs="Times New Roman"/>
                <w:sz w:val="24"/>
              </w:rPr>
            </w:pPr>
          </w:p>
        </w:tc>
        <w:tc>
          <w:tcPr>
            <w:tcW w:w="1574" w:type="dxa"/>
            <w:vAlign w:val="center"/>
          </w:tcPr>
          <w:p w14:paraId="0056305C" w14:textId="77777777" w:rsidR="001346FC" w:rsidRPr="0023063A" w:rsidRDefault="001346FC">
            <w:pPr>
              <w:widowControl/>
              <w:jc w:val="center"/>
              <w:rPr>
                <w:rFonts w:ascii="Times New Roman" w:hAnsi="Times New Roman" w:cs="Times New Roman"/>
                <w:sz w:val="24"/>
              </w:rPr>
            </w:pPr>
          </w:p>
        </w:tc>
        <w:tc>
          <w:tcPr>
            <w:tcW w:w="1701" w:type="dxa"/>
            <w:vAlign w:val="center"/>
          </w:tcPr>
          <w:p w14:paraId="0589D872" w14:textId="77777777" w:rsidR="001346FC" w:rsidRPr="0023063A" w:rsidRDefault="001346FC">
            <w:pPr>
              <w:widowControl/>
              <w:jc w:val="center"/>
              <w:rPr>
                <w:rFonts w:ascii="Times New Roman" w:hAnsi="Times New Roman" w:cs="Times New Roman"/>
                <w:sz w:val="24"/>
              </w:rPr>
            </w:pPr>
          </w:p>
        </w:tc>
        <w:tc>
          <w:tcPr>
            <w:tcW w:w="1701" w:type="dxa"/>
            <w:vAlign w:val="center"/>
          </w:tcPr>
          <w:p w14:paraId="14414889" w14:textId="77777777" w:rsidR="001346FC" w:rsidRPr="0023063A" w:rsidRDefault="001346FC">
            <w:pPr>
              <w:widowControl/>
              <w:jc w:val="center"/>
              <w:rPr>
                <w:rFonts w:ascii="Times New Roman" w:hAnsi="Times New Roman" w:cs="Times New Roman"/>
                <w:sz w:val="24"/>
              </w:rPr>
            </w:pPr>
          </w:p>
        </w:tc>
        <w:tc>
          <w:tcPr>
            <w:tcW w:w="2631" w:type="dxa"/>
            <w:vAlign w:val="center"/>
          </w:tcPr>
          <w:p w14:paraId="27887DAF" w14:textId="77777777" w:rsidR="001346FC" w:rsidRPr="0023063A" w:rsidRDefault="001346FC">
            <w:pPr>
              <w:widowControl/>
              <w:jc w:val="center"/>
              <w:rPr>
                <w:rFonts w:ascii="Times New Roman" w:hAnsi="Times New Roman" w:cs="Times New Roman"/>
                <w:sz w:val="24"/>
              </w:rPr>
            </w:pPr>
          </w:p>
        </w:tc>
      </w:tr>
    </w:tbl>
    <w:p w14:paraId="529B9DE5" w14:textId="77777777" w:rsidR="001346FC" w:rsidRPr="0023063A" w:rsidRDefault="001346FC">
      <w:pPr>
        <w:tabs>
          <w:tab w:val="left" w:pos="5310"/>
        </w:tabs>
        <w:spacing w:before="100" w:beforeAutospacing="1"/>
        <w:rPr>
          <w:rFonts w:ascii="Times New Roman" w:hAnsi="Times New Roman" w:cs="Times New Roman"/>
          <w:b/>
          <w:sz w:val="36"/>
          <w:szCs w:val="36"/>
        </w:rPr>
        <w:sectPr w:rsidR="001346FC" w:rsidRPr="0023063A">
          <w:headerReference w:type="even" r:id="rId12"/>
          <w:footerReference w:type="default" r:id="rId13"/>
          <w:pgSz w:w="11906" w:h="16838"/>
          <w:pgMar w:top="1440" w:right="1800" w:bottom="1440" w:left="1800" w:header="851" w:footer="992" w:gutter="0"/>
          <w:pgNumType w:start="1"/>
          <w:cols w:space="425"/>
          <w:docGrid w:type="lines" w:linePitch="317" w:charSpace="609"/>
        </w:sectPr>
      </w:pPr>
    </w:p>
    <w:p w14:paraId="370545CA" w14:textId="77777777" w:rsidR="001346FC" w:rsidRPr="0023063A" w:rsidRDefault="002D084F">
      <w:pPr>
        <w:jc w:val="center"/>
      </w:pPr>
      <w:r w:rsidRPr="0023063A">
        <w:rPr>
          <w:rFonts w:ascii="宋体" w:hAnsi="宋体"/>
        </w:rPr>
        <w:lastRenderedPageBreak/>
        <w:t>目录</w:t>
      </w:r>
    </w:p>
    <w:p w14:paraId="50D498D3" w14:textId="75257EC8" w:rsidR="000E0335" w:rsidRPr="0023063A" w:rsidRDefault="002D084F">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r w:rsidRPr="0023063A">
        <w:rPr>
          <w:rFonts w:ascii="Times New Roman" w:hAnsi="Times New Roman" w:cs="Times New Roman"/>
          <w:sz w:val="36"/>
          <w:szCs w:val="36"/>
        </w:rPr>
        <w:fldChar w:fldCharType="begin"/>
      </w:r>
      <w:r w:rsidRPr="0023063A">
        <w:rPr>
          <w:rFonts w:ascii="Times New Roman" w:hAnsi="Times New Roman" w:cs="Times New Roman"/>
          <w:sz w:val="36"/>
          <w:szCs w:val="36"/>
        </w:rPr>
        <w:instrText xml:space="preserve">TOC \o "1-3" \h \u </w:instrText>
      </w:r>
      <w:r w:rsidRPr="0023063A">
        <w:rPr>
          <w:rFonts w:ascii="Times New Roman" w:hAnsi="Times New Roman" w:cs="Times New Roman"/>
          <w:sz w:val="36"/>
          <w:szCs w:val="36"/>
        </w:rPr>
        <w:fldChar w:fldCharType="separate"/>
      </w:r>
      <w:hyperlink w:anchor="_Toc205110380" w:history="1">
        <w:r w:rsidR="000E0335" w:rsidRPr="0023063A">
          <w:rPr>
            <w:rStyle w:val="aff0"/>
            <w:rFonts w:hint="eastAsia"/>
            <w:noProof/>
            <w:color w:val="auto"/>
          </w:rPr>
          <w:t>1</w:t>
        </w:r>
        <w:r w:rsidR="000E0335" w:rsidRPr="0023063A">
          <w:rPr>
            <w:rFonts w:asciiTheme="minorHAnsi" w:eastAsiaTheme="minorEastAsia" w:hAnsiTheme="minorHAnsi" w:cstheme="minorBidi" w:hint="eastAsia"/>
            <w:b w:val="0"/>
            <w:bCs w:val="0"/>
            <w:caps w:val="0"/>
            <w:noProof/>
            <w:sz w:val="22"/>
            <w:szCs w:val="24"/>
            <w14:ligatures w14:val="standardContextual"/>
          </w:rPr>
          <w:tab/>
        </w:r>
        <w:r w:rsidR="000E0335" w:rsidRPr="0023063A">
          <w:rPr>
            <w:rStyle w:val="aff0"/>
            <w:rFonts w:hint="eastAsia"/>
            <w:noProof/>
            <w:color w:val="auto"/>
          </w:rPr>
          <w:t>概述</w:t>
        </w:r>
        <w:r w:rsidR="000E0335" w:rsidRPr="0023063A">
          <w:rPr>
            <w:rFonts w:hint="eastAsia"/>
            <w:noProof/>
          </w:rPr>
          <w:tab/>
        </w:r>
        <w:r w:rsidR="000E0335" w:rsidRPr="0023063A">
          <w:rPr>
            <w:rFonts w:hint="eastAsia"/>
            <w:noProof/>
          </w:rPr>
          <w:fldChar w:fldCharType="begin"/>
        </w:r>
        <w:r w:rsidR="000E0335" w:rsidRPr="0023063A">
          <w:rPr>
            <w:rFonts w:hint="eastAsia"/>
            <w:noProof/>
          </w:rPr>
          <w:instrText xml:space="preserve"> </w:instrText>
        </w:r>
        <w:r w:rsidR="000E0335" w:rsidRPr="0023063A">
          <w:rPr>
            <w:noProof/>
          </w:rPr>
          <w:instrText>PAGEREF _Toc205110380 \h</w:instrText>
        </w:r>
        <w:r w:rsidR="000E0335" w:rsidRPr="0023063A">
          <w:rPr>
            <w:rFonts w:hint="eastAsia"/>
            <w:noProof/>
          </w:rPr>
          <w:instrText xml:space="preserve"> </w:instrText>
        </w:r>
        <w:r w:rsidR="000E0335" w:rsidRPr="0023063A">
          <w:rPr>
            <w:rFonts w:hint="eastAsia"/>
            <w:noProof/>
          </w:rPr>
        </w:r>
        <w:r w:rsidR="000E0335" w:rsidRPr="0023063A">
          <w:rPr>
            <w:rFonts w:hint="eastAsia"/>
            <w:noProof/>
          </w:rPr>
          <w:fldChar w:fldCharType="separate"/>
        </w:r>
        <w:r w:rsidR="000E0335" w:rsidRPr="0023063A">
          <w:rPr>
            <w:noProof/>
          </w:rPr>
          <w:t>1</w:t>
        </w:r>
        <w:r w:rsidR="000E0335" w:rsidRPr="0023063A">
          <w:rPr>
            <w:rFonts w:hint="eastAsia"/>
            <w:noProof/>
          </w:rPr>
          <w:fldChar w:fldCharType="end"/>
        </w:r>
      </w:hyperlink>
    </w:p>
    <w:p w14:paraId="06F7C2A1" w14:textId="05DBE691"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81" w:history="1">
        <w:r w:rsidRPr="0023063A">
          <w:rPr>
            <w:rStyle w:val="aff0"/>
            <w:rFonts w:ascii="Times New Roman" w:hAnsi="Times New Roman" w:hint="eastAsia"/>
            <w:noProof/>
            <w:color w:val="auto"/>
          </w:rPr>
          <w:t>1.1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任务来源</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_Toc205110381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w:t>
        </w:r>
        <w:r w:rsidRPr="0023063A">
          <w:rPr>
            <w:rFonts w:hint="eastAsia"/>
            <w:noProof/>
          </w:rPr>
          <w:fldChar w:fldCharType="end"/>
        </w:r>
      </w:hyperlink>
    </w:p>
    <w:p w14:paraId="69F24425" w14:textId="1DC8E814"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82" w:history="1">
        <w:r w:rsidRPr="0023063A">
          <w:rPr>
            <w:rStyle w:val="aff0"/>
            <w:rFonts w:ascii="Times New Roman" w:hAnsi="Times New Roman" w:hint="eastAsia"/>
            <w:noProof/>
            <w:color w:val="auto"/>
          </w:rPr>
          <w:t>1.2</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功能、用途</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_Toc205110382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w:t>
        </w:r>
        <w:r w:rsidRPr="0023063A">
          <w:rPr>
            <w:rFonts w:hint="eastAsia"/>
            <w:noProof/>
          </w:rPr>
          <w:fldChar w:fldCharType="end"/>
        </w:r>
      </w:hyperlink>
    </w:p>
    <w:p w14:paraId="0E2D3F59" w14:textId="131573C6" w:rsidR="000E0335" w:rsidRPr="0023063A" w:rsidRDefault="000E0335">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383" w:history="1">
        <w:r w:rsidRPr="0023063A">
          <w:rPr>
            <w:rStyle w:val="aff0"/>
            <w:rFonts w:hint="eastAsia"/>
            <w:noProof/>
            <w:color w:val="auto"/>
          </w:rPr>
          <w:t>2</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依据文件</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_Toc205110383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w:t>
        </w:r>
        <w:r w:rsidRPr="0023063A">
          <w:rPr>
            <w:rFonts w:hint="eastAsia"/>
            <w:noProof/>
          </w:rPr>
          <w:fldChar w:fldCharType="end"/>
        </w:r>
      </w:hyperlink>
    </w:p>
    <w:p w14:paraId="78E3EF21" w14:textId="65A92F4D" w:rsidR="000E0335" w:rsidRPr="0023063A" w:rsidRDefault="000E0335">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384" w:history="1">
        <w:r w:rsidRPr="0023063A">
          <w:rPr>
            <w:rStyle w:val="aff0"/>
            <w:rFonts w:hint="eastAsia"/>
            <w:noProof/>
            <w:color w:val="auto"/>
          </w:rPr>
          <w:t>3</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功能、技术指标要求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_Toc205110384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w:t>
        </w:r>
        <w:r w:rsidRPr="0023063A">
          <w:rPr>
            <w:rFonts w:hint="eastAsia"/>
            <w:noProof/>
          </w:rPr>
          <w:fldChar w:fldCharType="end"/>
        </w:r>
      </w:hyperlink>
    </w:p>
    <w:p w14:paraId="5B59AEDC" w14:textId="5DFAA772"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85" w:history="1">
        <w:r w:rsidRPr="0023063A">
          <w:rPr>
            <w:rStyle w:val="aff0"/>
            <w:rFonts w:ascii="Times New Roman" w:hAnsi="Times New Roman" w:hint="eastAsia"/>
            <w:noProof/>
            <w:color w:val="auto"/>
          </w:rPr>
          <w:t>3.1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功能要求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_Toc205110385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w:t>
        </w:r>
        <w:r w:rsidRPr="0023063A">
          <w:rPr>
            <w:rFonts w:hint="eastAsia"/>
            <w:noProof/>
          </w:rPr>
          <w:fldChar w:fldCharType="end"/>
        </w:r>
      </w:hyperlink>
    </w:p>
    <w:p w14:paraId="1A962117" w14:textId="59B5FCAF"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86" w:history="1">
        <w:r w:rsidRPr="0023063A">
          <w:rPr>
            <w:rStyle w:val="aff0"/>
            <w:rFonts w:ascii="Times New Roman" w:hAnsi="Times New Roman" w:hint="eastAsia"/>
            <w:noProof/>
            <w:color w:val="auto"/>
          </w:rPr>
          <w:t>3.2</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主要技术指标要求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_Toc205110386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4</w:t>
        </w:r>
        <w:r w:rsidRPr="0023063A">
          <w:rPr>
            <w:rFonts w:hint="eastAsia"/>
            <w:noProof/>
          </w:rPr>
          <w:fldChar w:fldCharType="end"/>
        </w:r>
      </w:hyperlink>
    </w:p>
    <w:p w14:paraId="0C8029CE" w14:textId="17739020" w:rsidR="000E0335" w:rsidRPr="0023063A" w:rsidRDefault="000E0335">
      <w:pPr>
        <w:pStyle w:val="TOC3"/>
        <w:tabs>
          <w:tab w:val="left" w:pos="1260"/>
          <w:tab w:val="right" w:leader="dot" w:pos="8296"/>
        </w:tabs>
        <w:rPr>
          <w:rFonts w:asciiTheme="minorHAnsi" w:eastAsiaTheme="minorEastAsia" w:hAnsiTheme="minorHAnsi" w:cstheme="minorBidi"/>
          <w:i w:val="0"/>
          <w:iCs w:val="0"/>
          <w:noProof/>
          <w:sz w:val="22"/>
          <w:szCs w:val="24"/>
          <w14:ligatures w14:val="standardContextual"/>
        </w:rPr>
      </w:pPr>
      <w:hyperlink w:anchor="_Toc205110387" w:history="1">
        <w:r w:rsidRPr="0023063A">
          <w:rPr>
            <w:rStyle w:val="aff0"/>
            <w:rFonts w:hint="eastAsia"/>
            <w:noProof/>
            <w:color w:val="auto"/>
          </w:rPr>
          <w:t>3.2.1</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noProof/>
            <w:color w:val="auto"/>
          </w:rPr>
          <w:t>技术指标</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_Toc205110387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4</w:t>
        </w:r>
        <w:r w:rsidRPr="0023063A">
          <w:rPr>
            <w:rFonts w:hint="eastAsia"/>
            <w:noProof/>
          </w:rPr>
          <w:fldChar w:fldCharType="end"/>
        </w:r>
      </w:hyperlink>
    </w:p>
    <w:p w14:paraId="2BD06B06" w14:textId="3776C5E8" w:rsidR="000E0335" w:rsidRPr="0023063A" w:rsidRDefault="000E0335">
      <w:pPr>
        <w:pStyle w:val="TOC3"/>
        <w:tabs>
          <w:tab w:val="left" w:pos="1260"/>
          <w:tab w:val="right" w:leader="dot" w:pos="8296"/>
        </w:tabs>
        <w:rPr>
          <w:rFonts w:asciiTheme="minorHAnsi" w:eastAsiaTheme="minorEastAsia" w:hAnsiTheme="minorHAnsi" w:cstheme="minorBidi"/>
          <w:i w:val="0"/>
          <w:iCs w:val="0"/>
          <w:noProof/>
          <w:sz w:val="22"/>
          <w:szCs w:val="24"/>
          <w14:ligatures w14:val="standardContextual"/>
        </w:rPr>
      </w:pPr>
      <w:hyperlink w:anchor="_Toc205110388" w:history="1">
        <w:r w:rsidRPr="0023063A">
          <w:rPr>
            <w:rStyle w:val="aff0"/>
            <w:rFonts w:hint="eastAsia"/>
            <w:noProof/>
            <w:color w:val="auto"/>
          </w:rPr>
          <w:t>3.2.2</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noProof/>
            <w:color w:val="auto"/>
          </w:rPr>
          <w:t>环境适应性要求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_Toc205110388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4</w:t>
        </w:r>
        <w:r w:rsidRPr="0023063A">
          <w:rPr>
            <w:rFonts w:hint="eastAsia"/>
            <w:noProof/>
          </w:rPr>
          <w:fldChar w:fldCharType="end"/>
        </w:r>
      </w:hyperlink>
    </w:p>
    <w:p w14:paraId="75A69EF1" w14:textId="42FF4FE2"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89" w:history="1">
        <w:r w:rsidRPr="0023063A">
          <w:rPr>
            <w:rStyle w:val="aff0"/>
            <w:rFonts w:ascii="Times New Roman" w:hAnsi="Times New Roman" w:hint="eastAsia"/>
            <w:noProof/>
            <w:color w:val="auto"/>
          </w:rPr>
          <w:t>3.3</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接口要求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_Toc205110389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4</w:t>
        </w:r>
        <w:r w:rsidRPr="0023063A">
          <w:rPr>
            <w:rFonts w:hint="eastAsia"/>
            <w:noProof/>
          </w:rPr>
          <w:fldChar w:fldCharType="end"/>
        </w:r>
      </w:hyperlink>
    </w:p>
    <w:p w14:paraId="142C749F" w14:textId="72B3F5E0"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390" w:history="1">
        <w:r w:rsidRPr="0023063A">
          <w:rPr>
            <w:rStyle w:val="aff0"/>
            <w:rFonts w:hint="eastAsia"/>
            <w:noProof/>
            <w:color w:val="auto"/>
          </w:rPr>
          <w:t xml:space="preserve">3.3.1 </w:t>
        </w:r>
        <w:r w:rsidRPr="0023063A">
          <w:rPr>
            <w:rStyle w:val="aff0"/>
            <w:rFonts w:hint="eastAsia"/>
            <w:noProof/>
            <w:color w:val="auto"/>
          </w:rPr>
          <w:t>电气与供电接口</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_Toc205110390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4</w:t>
        </w:r>
        <w:r w:rsidRPr="0023063A">
          <w:rPr>
            <w:rFonts w:hint="eastAsia"/>
            <w:noProof/>
          </w:rPr>
          <w:fldChar w:fldCharType="end"/>
        </w:r>
      </w:hyperlink>
    </w:p>
    <w:p w14:paraId="0882AEFD" w14:textId="19EB5316"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391" w:history="1">
        <w:r w:rsidRPr="0023063A">
          <w:rPr>
            <w:rStyle w:val="aff0"/>
            <w:rFonts w:hint="eastAsia"/>
            <w:noProof/>
            <w:color w:val="auto"/>
          </w:rPr>
          <w:t>3.3.2</w:t>
        </w:r>
        <w:r w:rsidRPr="0023063A">
          <w:rPr>
            <w:rStyle w:val="aff0"/>
            <w:rFonts w:hint="eastAsia"/>
            <w:noProof/>
            <w:color w:val="auto"/>
          </w:rPr>
          <w:t>数据通信接口</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_Toc205110391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6</w:t>
        </w:r>
        <w:r w:rsidRPr="0023063A">
          <w:rPr>
            <w:rFonts w:hint="eastAsia"/>
            <w:noProof/>
          </w:rPr>
          <w:fldChar w:fldCharType="end"/>
        </w:r>
      </w:hyperlink>
    </w:p>
    <w:p w14:paraId="187FCE5E" w14:textId="5385D33F"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92" w:history="1">
        <w:r w:rsidRPr="0023063A">
          <w:rPr>
            <w:rStyle w:val="aff0"/>
            <w:rFonts w:hint="eastAsia"/>
            <w:noProof/>
            <w:color w:val="auto"/>
          </w:rPr>
          <w:t>3.4</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hint="eastAsia"/>
            <w:noProof/>
            <w:color w:val="auto"/>
          </w:rPr>
          <w:t>元器件选用要求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_Toc205110392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8</w:t>
        </w:r>
        <w:r w:rsidRPr="0023063A">
          <w:rPr>
            <w:rFonts w:hint="eastAsia"/>
            <w:noProof/>
          </w:rPr>
          <w:fldChar w:fldCharType="end"/>
        </w:r>
      </w:hyperlink>
    </w:p>
    <w:p w14:paraId="7A1CB74C" w14:textId="10FA2885"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93" w:history="1">
        <w:r w:rsidRPr="0023063A">
          <w:rPr>
            <w:rStyle w:val="aff0"/>
            <w:rFonts w:hint="eastAsia"/>
            <w:noProof/>
            <w:color w:val="auto"/>
          </w:rPr>
          <w:t>3.5</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hint="eastAsia"/>
            <w:noProof/>
            <w:color w:val="auto"/>
          </w:rPr>
          <w:t>硬件和软件要求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_Toc205110393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9</w:t>
        </w:r>
        <w:r w:rsidRPr="0023063A">
          <w:rPr>
            <w:rFonts w:hint="eastAsia"/>
            <w:noProof/>
          </w:rPr>
          <w:fldChar w:fldCharType="end"/>
        </w:r>
      </w:hyperlink>
    </w:p>
    <w:p w14:paraId="3AB0E5EE" w14:textId="2986E64D"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94" w:history="1">
        <w:r w:rsidRPr="0023063A">
          <w:rPr>
            <w:rStyle w:val="aff0"/>
            <w:rFonts w:hint="eastAsia"/>
            <w:noProof/>
            <w:color w:val="auto"/>
          </w:rPr>
          <w:t>3.6</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hint="eastAsia"/>
            <w:noProof/>
            <w:color w:val="auto"/>
          </w:rPr>
          <w:t>交付要求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_Toc205110394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9</w:t>
        </w:r>
        <w:r w:rsidRPr="0023063A">
          <w:rPr>
            <w:rFonts w:hint="eastAsia"/>
            <w:noProof/>
          </w:rPr>
          <w:fldChar w:fldCharType="end"/>
        </w:r>
      </w:hyperlink>
    </w:p>
    <w:p w14:paraId="2F71B719" w14:textId="59E93E7B" w:rsidR="000E0335" w:rsidRPr="0023063A" w:rsidRDefault="000E0335">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395" w:history="1">
        <w:r w:rsidRPr="0023063A">
          <w:rPr>
            <w:rStyle w:val="aff0"/>
            <w:rFonts w:hint="eastAsia"/>
            <w:noProof/>
            <w:color w:val="auto"/>
          </w:rPr>
          <w:t>4</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技术方案</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_Toc205110395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11</w:t>
        </w:r>
        <w:r w:rsidRPr="0023063A">
          <w:rPr>
            <w:rFonts w:hint="eastAsia"/>
            <w:noProof/>
          </w:rPr>
          <w:fldChar w:fldCharType="end"/>
        </w:r>
      </w:hyperlink>
    </w:p>
    <w:p w14:paraId="388A198B" w14:textId="294EE2BF"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96" w:history="1">
        <w:r w:rsidRPr="0023063A">
          <w:rPr>
            <w:rStyle w:val="aff0"/>
            <w:rFonts w:ascii="Times New Roman" w:hAnsi="Times New Roman" w:hint="eastAsia"/>
            <w:noProof/>
            <w:color w:val="auto"/>
          </w:rPr>
          <w:t>4.1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系统组成与功能</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_Toc205110396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11</w:t>
        </w:r>
        <w:r w:rsidRPr="0023063A">
          <w:rPr>
            <w:rFonts w:hint="eastAsia"/>
            <w:noProof/>
          </w:rPr>
          <w:fldChar w:fldCharType="end"/>
        </w:r>
      </w:hyperlink>
    </w:p>
    <w:p w14:paraId="2502ACB5" w14:textId="6947FC5D" w:rsidR="000E0335" w:rsidRPr="0023063A" w:rsidRDefault="000E0335">
      <w:pPr>
        <w:pStyle w:val="TOC3"/>
        <w:tabs>
          <w:tab w:val="left" w:pos="1260"/>
          <w:tab w:val="right" w:leader="dot" w:pos="8296"/>
        </w:tabs>
        <w:rPr>
          <w:rFonts w:asciiTheme="minorHAnsi" w:eastAsiaTheme="minorEastAsia" w:hAnsiTheme="minorHAnsi" w:cstheme="minorBidi"/>
          <w:i w:val="0"/>
          <w:iCs w:val="0"/>
          <w:noProof/>
          <w:sz w:val="22"/>
          <w:szCs w:val="24"/>
          <w14:ligatures w14:val="standardContextual"/>
        </w:rPr>
      </w:pPr>
      <w:hyperlink w:anchor="_Toc205110397" w:history="1">
        <w:r w:rsidRPr="0023063A">
          <w:rPr>
            <w:rStyle w:val="aff0"/>
            <w:rFonts w:hint="eastAsia"/>
            <w:noProof/>
            <w:color w:val="auto"/>
          </w:rPr>
          <w:t>4.1.1</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noProof/>
            <w:color w:val="auto"/>
          </w:rPr>
          <w:t>系统组成</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_Toc205110397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11</w:t>
        </w:r>
        <w:r w:rsidRPr="0023063A">
          <w:rPr>
            <w:rFonts w:hint="eastAsia"/>
            <w:noProof/>
          </w:rPr>
          <w:fldChar w:fldCharType="end"/>
        </w:r>
      </w:hyperlink>
    </w:p>
    <w:p w14:paraId="72A872F8" w14:textId="42E74E89" w:rsidR="000E0335" w:rsidRPr="0023063A" w:rsidRDefault="000E0335">
      <w:pPr>
        <w:pStyle w:val="TOC3"/>
        <w:tabs>
          <w:tab w:val="left" w:pos="1260"/>
          <w:tab w:val="right" w:leader="dot" w:pos="8296"/>
        </w:tabs>
        <w:rPr>
          <w:rFonts w:asciiTheme="minorHAnsi" w:eastAsiaTheme="minorEastAsia" w:hAnsiTheme="minorHAnsi" w:cstheme="minorBidi"/>
          <w:i w:val="0"/>
          <w:iCs w:val="0"/>
          <w:noProof/>
          <w:sz w:val="22"/>
          <w:szCs w:val="24"/>
          <w14:ligatures w14:val="standardContextual"/>
        </w:rPr>
      </w:pPr>
      <w:hyperlink w:anchor="_Toc205110398" w:history="1">
        <w:r w:rsidRPr="0023063A">
          <w:rPr>
            <w:rStyle w:val="aff0"/>
            <w:rFonts w:hint="eastAsia"/>
            <w:noProof/>
            <w:color w:val="auto"/>
          </w:rPr>
          <w:t>4.1.2</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noProof/>
            <w:color w:val="auto"/>
          </w:rPr>
          <w:t>系统功能</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_Toc205110398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11</w:t>
        </w:r>
        <w:r w:rsidRPr="0023063A">
          <w:rPr>
            <w:rFonts w:hint="eastAsia"/>
            <w:noProof/>
          </w:rPr>
          <w:fldChar w:fldCharType="end"/>
        </w:r>
      </w:hyperlink>
    </w:p>
    <w:p w14:paraId="434F7E6B" w14:textId="6802372C"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399" w:history="1">
        <w:r w:rsidRPr="0023063A">
          <w:rPr>
            <w:rStyle w:val="aff0"/>
            <w:rFonts w:ascii="Times New Roman" w:hAnsi="Times New Roman" w:hint="eastAsia"/>
            <w:noProof/>
            <w:color w:val="auto"/>
          </w:rPr>
          <w:t>4.2</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方案选型及关键指标分解</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_Toc205110399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11</w:t>
        </w:r>
        <w:r w:rsidRPr="0023063A">
          <w:rPr>
            <w:rFonts w:hint="eastAsia"/>
            <w:noProof/>
          </w:rPr>
          <w:fldChar w:fldCharType="end"/>
        </w:r>
      </w:hyperlink>
    </w:p>
    <w:p w14:paraId="5BB19F1E" w14:textId="2A3AE23D"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00" w:history="1">
        <w:r w:rsidRPr="0023063A">
          <w:rPr>
            <w:rStyle w:val="aff0"/>
            <w:rFonts w:ascii="Times New Roman" w:hAnsi="Times New Roman" w:hint="eastAsia"/>
            <w:noProof/>
            <w:color w:val="auto"/>
          </w:rPr>
          <w:t>4.3</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设计方案</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_Toc205110400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12</w:t>
        </w:r>
        <w:r w:rsidRPr="0023063A">
          <w:rPr>
            <w:rFonts w:hint="eastAsia"/>
            <w:noProof/>
          </w:rPr>
          <w:fldChar w:fldCharType="end"/>
        </w:r>
      </w:hyperlink>
    </w:p>
    <w:p w14:paraId="48323058" w14:textId="7294A389" w:rsidR="000E0335" w:rsidRPr="0023063A" w:rsidRDefault="000E0335">
      <w:pPr>
        <w:pStyle w:val="TOC3"/>
        <w:tabs>
          <w:tab w:val="left" w:pos="1260"/>
          <w:tab w:val="right" w:leader="dot" w:pos="8296"/>
        </w:tabs>
        <w:rPr>
          <w:rFonts w:asciiTheme="minorHAnsi" w:eastAsiaTheme="minorEastAsia" w:hAnsiTheme="minorHAnsi" w:cstheme="minorBidi"/>
          <w:i w:val="0"/>
          <w:iCs w:val="0"/>
          <w:noProof/>
          <w:sz w:val="22"/>
          <w:szCs w:val="24"/>
          <w14:ligatures w14:val="standardContextual"/>
        </w:rPr>
      </w:pPr>
      <w:hyperlink w:anchor="_Toc205110401" w:history="1">
        <w:r w:rsidRPr="0023063A">
          <w:rPr>
            <w:rStyle w:val="aff0"/>
            <w:rFonts w:hint="eastAsia"/>
            <w:noProof/>
            <w:color w:val="auto"/>
          </w:rPr>
          <w:t>4.3.1</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noProof/>
            <w:color w:val="auto"/>
          </w:rPr>
          <w:t>电源与预加热模块</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_Toc205110401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12</w:t>
        </w:r>
        <w:r w:rsidRPr="0023063A">
          <w:rPr>
            <w:rFonts w:hint="eastAsia"/>
            <w:noProof/>
          </w:rPr>
          <w:fldChar w:fldCharType="end"/>
        </w:r>
      </w:hyperlink>
    </w:p>
    <w:p w14:paraId="48756FC4" w14:textId="3D6D0B1F" w:rsidR="000E0335" w:rsidRPr="0023063A" w:rsidRDefault="000E0335">
      <w:pPr>
        <w:pStyle w:val="TOC3"/>
        <w:tabs>
          <w:tab w:val="left" w:pos="1260"/>
          <w:tab w:val="right" w:leader="dot" w:pos="8296"/>
        </w:tabs>
        <w:rPr>
          <w:rFonts w:asciiTheme="minorHAnsi" w:eastAsiaTheme="minorEastAsia" w:hAnsiTheme="minorHAnsi" w:cstheme="minorBidi"/>
          <w:i w:val="0"/>
          <w:iCs w:val="0"/>
          <w:noProof/>
          <w:sz w:val="22"/>
          <w:szCs w:val="24"/>
          <w14:ligatures w14:val="standardContextual"/>
        </w:rPr>
      </w:pPr>
      <w:hyperlink w:anchor="_Toc205110402" w:history="1">
        <w:r w:rsidRPr="0023063A">
          <w:rPr>
            <w:rStyle w:val="aff0"/>
            <w:rFonts w:hint="eastAsia"/>
            <w:noProof/>
            <w:color w:val="auto"/>
          </w:rPr>
          <w:t>4.3.2</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noProof/>
            <w:color w:val="auto"/>
          </w:rPr>
          <w:t>控制核心模块</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_Toc205110402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14</w:t>
        </w:r>
        <w:r w:rsidRPr="0023063A">
          <w:rPr>
            <w:rFonts w:hint="eastAsia"/>
            <w:noProof/>
          </w:rPr>
          <w:fldChar w:fldCharType="end"/>
        </w:r>
      </w:hyperlink>
    </w:p>
    <w:p w14:paraId="5C4D9D33" w14:textId="7B02519B" w:rsidR="000E0335" w:rsidRPr="0023063A" w:rsidRDefault="000E0335">
      <w:pPr>
        <w:pStyle w:val="TOC3"/>
        <w:tabs>
          <w:tab w:val="left" w:pos="1050"/>
          <w:tab w:val="right" w:leader="dot" w:pos="8296"/>
        </w:tabs>
        <w:rPr>
          <w:rFonts w:asciiTheme="minorHAnsi" w:eastAsiaTheme="minorEastAsia" w:hAnsiTheme="minorHAnsi" w:cstheme="minorBidi"/>
          <w:i w:val="0"/>
          <w:iCs w:val="0"/>
          <w:noProof/>
          <w:sz w:val="22"/>
          <w:szCs w:val="24"/>
          <w14:ligatures w14:val="standardContextual"/>
        </w:rPr>
      </w:pPr>
      <w:hyperlink w:anchor="_Toc205110403" w:history="1">
        <w:r w:rsidRPr="0023063A">
          <w:rPr>
            <w:rStyle w:val="aff0"/>
            <w:rFonts w:hint="eastAsia"/>
            <w:noProof/>
            <w:color w:val="auto"/>
          </w:rPr>
          <w:t>4.3.3</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bCs/>
            <w:noProof/>
            <w:color w:val="auto"/>
          </w:rPr>
          <w:t>LD</w:t>
        </w:r>
        <w:r w:rsidRPr="0023063A">
          <w:rPr>
            <w:rStyle w:val="aff0"/>
            <w:rFonts w:hint="eastAsia"/>
            <w:bCs/>
            <w:noProof/>
            <w:color w:val="auto"/>
          </w:rPr>
          <w:t>脉冲驱动</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_Toc205110403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15</w:t>
        </w:r>
        <w:r w:rsidRPr="0023063A">
          <w:rPr>
            <w:rFonts w:hint="eastAsia"/>
            <w:noProof/>
          </w:rPr>
          <w:fldChar w:fldCharType="end"/>
        </w:r>
      </w:hyperlink>
    </w:p>
    <w:p w14:paraId="2894960E" w14:textId="0E39E44F"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404" w:history="1">
        <w:r w:rsidRPr="0023063A">
          <w:rPr>
            <w:rStyle w:val="aff0"/>
            <w:rFonts w:hint="eastAsia"/>
            <w:noProof/>
            <w:color w:val="auto"/>
          </w:rPr>
          <w:t>4.3.4</w:t>
        </w:r>
        <w:r w:rsidRPr="0023063A">
          <w:rPr>
            <w:rStyle w:val="aff0"/>
            <w:rFonts w:hint="eastAsia"/>
            <w:noProof/>
            <w:color w:val="auto"/>
          </w:rPr>
          <w:t>温控模块</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_Toc205110404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17</w:t>
        </w:r>
        <w:r w:rsidRPr="0023063A">
          <w:rPr>
            <w:rFonts w:hint="eastAsia"/>
            <w:noProof/>
          </w:rPr>
          <w:fldChar w:fldCharType="end"/>
        </w:r>
      </w:hyperlink>
    </w:p>
    <w:p w14:paraId="674D5978" w14:textId="1B41E188"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405" w:history="1">
        <w:r w:rsidRPr="0023063A">
          <w:rPr>
            <w:rStyle w:val="aff0"/>
            <w:rFonts w:ascii="宋体" w:hAnsi="宋体" w:hint="eastAsia"/>
            <w:noProof/>
            <w:color w:val="auto"/>
          </w:rPr>
          <w:t>4.3.5 辅助外设模块</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_Toc205110405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18</w:t>
        </w:r>
        <w:r w:rsidRPr="0023063A">
          <w:rPr>
            <w:rFonts w:hint="eastAsia"/>
            <w:noProof/>
          </w:rPr>
          <w:fldChar w:fldCharType="end"/>
        </w:r>
      </w:hyperlink>
    </w:p>
    <w:p w14:paraId="1D6E4E40" w14:textId="4B29586F"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406" w:history="1">
        <w:r w:rsidRPr="0023063A">
          <w:rPr>
            <w:rStyle w:val="aff0"/>
            <w:rFonts w:ascii="宋体" w:hAnsi="宋体" w:hint="eastAsia"/>
            <w:noProof/>
            <w:color w:val="auto"/>
          </w:rPr>
          <w:t>4.3.6通信与接口模块</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_Toc205110406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19</w:t>
        </w:r>
        <w:r w:rsidRPr="0023063A">
          <w:rPr>
            <w:rFonts w:hint="eastAsia"/>
            <w:noProof/>
          </w:rPr>
          <w:fldChar w:fldCharType="end"/>
        </w:r>
      </w:hyperlink>
    </w:p>
    <w:p w14:paraId="2BBCB82E" w14:textId="057CEDFF"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07" w:history="1">
        <w:r w:rsidRPr="0023063A">
          <w:rPr>
            <w:rStyle w:val="aff0"/>
            <w:rFonts w:hint="eastAsia"/>
            <w:noProof/>
            <w:color w:val="auto"/>
          </w:rPr>
          <w:t>4.4</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hint="eastAsia"/>
            <w:noProof/>
            <w:color w:val="auto"/>
          </w:rPr>
          <w:t>关键器件选择，温度特性和容差设计</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_Toc205110407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21</w:t>
        </w:r>
        <w:r w:rsidRPr="0023063A">
          <w:rPr>
            <w:rFonts w:hint="eastAsia"/>
            <w:noProof/>
          </w:rPr>
          <w:fldChar w:fldCharType="end"/>
        </w:r>
      </w:hyperlink>
    </w:p>
    <w:p w14:paraId="01F288C4" w14:textId="676CABF0"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408" w:history="1">
        <w:r w:rsidRPr="0023063A">
          <w:rPr>
            <w:rStyle w:val="aff0"/>
            <w:rFonts w:hint="eastAsia"/>
            <w:noProof/>
            <w:color w:val="auto"/>
          </w:rPr>
          <w:t>4.4.1 MCU</w:t>
        </w:r>
        <w:r w:rsidRPr="0023063A">
          <w:rPr>
            <w:rStyle w:val="aff0"/>
            <w:rFonts w:hint="eastAsia"/>
            <w:noProof/>
            <w:color w:val="auto"/>
          </w:rPr>
          <w:t>及其附属控制电路</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_Toc205110408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21</w:t>
        </w:r>
        <w:r w:rsidRPr="0023063A">
          <w:rPr>
            <w:rFonts w:hint="eastAsia"/>
            <w:noProof/>
          </w:rPr>
          <w:fldChar w:fldCharType="end"/>
        </w:r>
      </w:hyperlink>
    </w:p>
    <w:p w14:paraId="507588B1" w14:textId="4393F256"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409" w:history="1">
        <w:r w:rsidRPr="0023063A">
          <w:rPr>
            <w:rStyle w:val="aff0"/>
            <w:rFonts w:hint="eastAsia"/>
            <w:noProof/>
            <w:color w:val="auto"/>
          </w:rPr>
          <w:t xml:space="preserve">4.4.2 </w:t>
        </w:r>
        <w:r w:rsidRPr="0023063A">
          <w:rPr>
            <w:rStyle w:val="aff0"/>
            <w:rFonts w:hint="eastAsia"/>
            <w:noProof/>
            <w:color w:val="auto"/>
          </w:rPr>
          <w:t>功率</w:t>
        </w:r>
        <w:r w:rsidRPr="0023063A">
          <w:rPr>
            <w:rStyle w:val="aff0"/>
            <w:rFonts w:hint="eastAsia"/>
            <w:noProof/>
            <w:color w:val="auto"/>
          </w:rPr>
          <w:t>MOSFET</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_Toc205110409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22</w:t>
        </w:r>
        <w:r w:rsidRPr="0023063A">
          <w:rPr>
            <w:rFonts w:hint="eastAsia"/>
            <w:noProof/>
          </w:rPr>
          <w:fldChar w:fldCharType="end"/>
        </w:r>
      </w:hyperlink>
    </w:p>
    <w:p w14:paraId="4809BEB3" w14:textId="1DBD719F"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410" w:history="1">
        <w:r w:rsidRPr="0023063A">
          <w:rPr>
            <w:rStyle w:val="aff0"/>
            <w:rFonts w:hint="eastAsia"/>
            <w:noProof/>
            <w:color w:val="auto"/>
          </w:rPr>
          <w:t xml:space="preserve">4.4.3 </w:t>
        </w:r>
        <w:r w:rsidRPr="0023063A">
          <w:rPr>
            <w:rStyle w:val="aff0"/>
            <w:rFonts w:hint="eastAsia"/>
            <w:noProof/>
            <w:color w:val="auto"/>
          </w:rPr>
          <w:t>滤波电容</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_Toc205110410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23</w:t>
        </w:r>
        <w:r w:rsidRPr="0023063A">
          <w:rPr>
            <w:rFonts w:hint="eastAsia"/>
            <w:noProof/>
          </w:rPr>
          <w:fldChar w:fldCharType="end"/>
        </w:r>
      </w:hyperlink>
    </w:p>
    <w:p w14:paraId="38E5C60C" w14:textId="6950512A"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411" w:history="1">
        <w:r w:rsidRPr="0023063A">
          <w:rPr>
            <w:rStyle w:val="aff0"/>
            <w:rFonts w:hint="eastAsia"/>
            <w:noProof/>
            <w:color w:val="auto"/>
          </w:rPr>
          <w:t>4.4.4 TEC</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_Toc205110411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23</w:t>
        </w:r>
        <w:r w:rsidRPr="0023063A">
          <w:rPr>
            <w:rFonts w:hint="eastAsia"/>
            <w:noProof/>
          </w:rPr>
          <w:fldChar w:fldCharType="end"/>
        </w:r>
      </w:hyperlink>
    </w:p>
    <w:p w14:paraId="61EB9F36" w14:textId="37EBC661" w:rsidR="000E0335" w:rsidRPr="0023063A" w:rsidRDefault="000E0335">
      <w:pPr>
        <w:pStyle w:val="TOC3"/>
        <w:tabs>
          <w:tab w:val="right" w:leader="dot" w:pos="8296"/>
        </w:tabs>
        <w:rPr>
          <w:rFonts w:asciiTheme="minorHAnsi" w:eastAsiaTheme="minorEastAsia" w:hAnsiTheme="minorHAnsi" w:cstheme="minorBidi"/>
          <w:i w:val="0"/>
          <w:iCs w:val="0"/>
          <w:noProof/>
          <w:sz w:val="22"/>
          <w:szCs w:val="24"/>
          <w14:ligatures w14:val="standardContextual"/>
        </w:rPr>
      </w:pPr>
      <w:hyperlink w:anchor="_Toc205110412" w:history="1">
        <w:r w:rsidRPr="0023063A">
          <w:rPr>
            <w:rStyle w:val="aff0"/>
            <w:rFonts w:hint="eastAsia"/>
            <w:noProof/>
            <w:color w:val="auto"/>
          </w:rPr>
          <w:t>4.4.5 DCDC</w:t>
        </w:r>
        <w:r w:rsidRPr="0023063A">
          <w:rPr>
            <w:rStyle w:val="aff0"/>
            <w:rFonts w:hint="eastAsia"/>
            <w:noProof/>
            <w:color w:val="auto"/>
          </w:rPr>
          <w:t>控制</w:t>
        </w:r>
        <w:r w:rsidRPr="0023063A">
          <w:rPr>
            <w:rStyle w:val="aff0"/>
            <w:rFonts w:hint="eastAsia"/>
            <w:noProof/>
            <w:color w:val="auto"/>
          </w:rPr>
          <w:t>IC</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_Toc205110412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24</w:t>
        </w:r>
        <w:r w:rsidRPr="0023063A">
          <w:rPr>
            <w:rFonts w:hint="eastAsia"/>
            <w:noProof/>
          </w:rPr>
          <w:fldChar w:fldCharType="end"/>
        </w:r>
      </w:hyperlink>
    </w:p>
    <w:p w14:paraId="2747C731" w14:textId="35078036" w:rsidR="000E0335" w:rsidRPr="0023063A" w:rsidRDefault="000E0335">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13" w:history="1">
        <w:r w:rsidRPr="0023063A">
          <w:rPr>
            <w:rStyle w:val="aff0"/>
            <w:rFonts w:hint="eastAsia"/>
            <w:noProof/>
            <w:color w:val="auto"/>
          </w:rPr>
          <w:t>5</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关键新技术、新材料、新工艺攻关项目进展及采用情况</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_Toc205110413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25</w:t>
        </w:r>
        <w:r w:rsidRPr="0023063A">
          <w:rPr>
            <w:rFonts w:hint="eastAsia"/>
            <w:noProof/>
          </w:rPr>
          <w:fldChar w:fldCharType="end"/>
        </w:r>
      </w:hyperlink>
    </w:p>
    <w:p w14:paraId="07B15DD9" w14:textId="36C44B21" w:rsidR="000E0335" w:rsidRPr="0023063A" w:rsidRDefault="000E0335">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14" w:history="1">
        <w:r w:rsidRPr="0023063A">
          <w:rPr>
            <w:rStyle w:val="aff0"/>
            <w:rFonts w:hint="eastAsia"/>
            <w:noProof/>
            <w:color w:val="auto"/>
          </w:rPr>
          <w:t>6</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分析、计算及地面试验验证情况</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_Toc205110414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25</w:t>
        </w:r>
        <w:r w:rsidRPr="0023063A">
          <w:rPr>
            <w:rFonts w:hint="eastAsia"/>
            <w:noProof/>
          </w:rPr>
          <w:fldChar w:fldCharType="end"/>
        </w:r>
      </w:hyperlink>
    </w:p>
    <w:p w14:paraId="3A6A0667" w14:textId="7468C283" w:rsidR="000E0335" w:rsidRPr="0023063A" w:rsidRDefault="000E0335">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15" w:history="1">
        <w:r w:rsidRPr="0023063A">
          <w:rPr>
            <w:rStyle w:val="aff0"/>
            <w:rFonts w:hint="eastAsia"/>
            <w:noProof/>
            <w:color w:val="auto"/>
          </w:rPr>
          <w:t>7</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原材料、元器件等物资的选用情况及其质量与供应的保障情况</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_Toc205110415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25</w:t>
        </w:r>
        <w:r w:rsidRPr="0023063A">
          <w:rPr>
            <w:rFonts w:hint="eastAsia"/>
            <w:noProof/>
          </w:rPr>
          <w:fldChar w:fldCharType="end"/>
        </w:r>
      </w:hyperlink>
    </w:p>
    <w:p w14:paraId="10847C95" w14:textId="4A464268"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16" w:history="1">
        <w:r w:rsidRPr="0023063A">
          <w:rPr>
            <w:rStyle w:val="aff0"/>
            <w:rFonts w:ascii="Times New Roman" w:hAnsi="Times New Roman" w:hint="eastAsia"/>
            <w:noProof/>
            <w:color w:val="auto"/>
          </w:rPr>
          <w:t>7.1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元器件、原材料选用情况分析</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_Toc205110416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25</w:t>
        </w:r>
        <w:r w:rsidRPr="0023063A">
          <w:rPr>
            <w:rFonts w:hint="eastAsia"/>
            <w:noProof/>
          </w:rPr>
          <w:fldChar w:fldCharType="end"/>
        </w:r>
      </w:hyperlink>
    </w:p>
    <w:p w14:paraId="45AC0777" w14:textId="19A61825"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17" w:history="1">
        <w:r w:rsidRPr="0023063A">
          <w:rPr>
            <w:rStyle w:val="aff0"/>
            <w:rFonts w:ascii="Times New Roman" w:hAnsi="Times New Roman" w:hint="eastAsia"/>
            <w:noProof/>
            <w:color w:val="auto"/>
          </w:rPr>
          <w:t>7.2</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国产化替代方案研究</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_Toc205110417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27</w:t>
        </w:r>
        <w:r w:rsidRPr="0023063A">
          <w:rPr>
            <w:rFonts w:hint="eastAsia"/>
            <w:noProof/>
          </w:rPr>
          <w:fldChar w:fldCharType="end"/>
        </w:r>
      </w:hyperlink>
    </w:p>
    <w:p w14:paraId="73A747EE" w14:textId="534D4E36" w:rsidR="000E0335" w:rsidRPr="0023063A" w:rsidRDefault="000E0335">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18" w:history="1">
        <w:r w:rsidRPr="0023063A">
          <w:rPr>
            <w:rStyle w:val="aff0"/>
            <w:rFonts w:hint="eastAsia"/>
            <w:noProof/>
            <w:color w:val="auto"/>
          </w:rPr>
          <w:t>8</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工艺可实现性及关键工艺项目</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_Toc205110418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27</w:t>
        </w:r>
        <w:r w:rsidRPr="0023063A">
          <w:rPr>
            <w:rFonts w:hint="eastAsia"/>
            <w:noProof/>
          </w:rPr>
          <w:fldChar w:fldCharType="end"/>
        </w:r>
      </w:hyperlink>
    </w:p>
    <w:p w14:paraId="737F5E48" w14:textId="3BDECD1F" w:rsidR="000E0335" w:rsidRPr="0023063A" w:rsidRDefault="000E0335">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19" w:history="1">
        <w:r w:rsidRPr="0023063A">
          <w:rPr>
            <w:rStyle w:val="aff0"/>
            <w:rFonts w:hint="eastAsia"/>
            <w:noProof/>
            <w:color w:val="auto"/>
          </w:rPr>
          <w:t>9</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软件工程化分析</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_Toc205110419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27</w:t>
        </w:r>
        <w:r w:rsidRPr="0023063A">
          <w:rPr>
            <w:rFonts w:hint="eastAsia"/>
            <w:noProof/>
          </w:rPr>
          <w:fldChar w:fldCharType="end"/>
        </w:r>
      </w:hyperlink>
    </w:p>
    <w:p w14:paraId="7850F4DA" w14:textId="7B994E99"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20" w:history="1">
        <w:r w:rsidRPr="0023063A">
          <w:rPr>
            <w:rStyle w:val="aff0"/>
            <w:rFonts w:ascii="Times New Roman" w:hAnsi="Times New Roman" w:hint="eastAsia"/>
            <w:noProof/>
            <w:color w:val="auto"/>
          </w:rPr>
          <w:t>9.1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软件工程化管理</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_Toc205110420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27</w:t>
        </w:r>
        <w:r w:rsidRPr="0023063A">
          <w:rPr>
            <w:rFonts w:hint="eastAsia"/>
            <w:noProof/>
          </w:rPr>
          <w:fldChar w:fldCharType="end"/>
        </w:r>
      </w:hyperlink>
    </w:p>
    <w:p w14:paraId="54CE4368" w14:textId="35D664BC"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21" w:history="1">
        <w:r w:rsidRPr="0023063A">
          <w:rPr>
            <w:rStyle w:val="aff0"/>
            <w:rFonts w:ascii="Times New Roman" w:hAnsi="Times New Roman" w:hint="eastAsia"/>
            <w:noProof/>
            <w:color w:val="auto"/>
          </w:rPr>
          <w:t>9.2</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软件功能与规模</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_Toc205110421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27</w:t>
        </w:r>
        <w:r w:rsidRPr="0023063A">
          <w:rPr>
            <w:rFonts w:hint="eastAsia"/>
            <w:noProof/>
          </w:rPr>
          <w:fldChar w:fldCharType="end"/>
        </w:r>
      </w:hyperlink>
    </w:p>
    <w:p w14:paraId="07FCE27F" w14:textId="3A5BD2FF" w:rsidR="000E0335" w:rsidRPr="0023063A" w:rsidRDefault="000E0335">
      <w:pPr>
        <w:pStyle w:val="TOC1"/>
        <w:tabs>
          <w:tab w:val="left" w:pos="63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22" w:history="1">
        <w:r w:rsidRPr="0023063A">
          <w:rPr>
            <w:rStyle w:val="aff0"/>
            <w:rFonts w:hint="eastAsia"/>
            <w:noProof/>
            <w:color w:val="auto"/>
          </w:rPr>
          <w:t>10</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六性分析</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_Toc205110422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28</w:t>
        </w:r>
        <w:r w:rsidRPr="0023063A">
          <w:rPr>
            <w:rFonts w:hint="eastAsia"/>
            <w:noProof/>
          </w:rPr>
          <w:fldChar w:fldCharType="end"/>
        </w:r>
      </w:hyperlink>
    </w:p>
    <w:p w14:paraId="0B89E354" w14:textId="5C5E7E48" w:rsidR="000E0335" w:rsidRPr="0023063A" w:rsidRDefault="000E0335">
      <w:pPr>
        <w:pStyle w:val="TOC1"/>
        <w:tabs>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23" w:history="1">
        <w:r w:rsidRPr="0023063A">
          <w:rPr>
            <w:rStyle w:val="aff0"/>
            <w:rFonts w:hint="eastAsia"/>
            <w:noProof/>
            <w:color w:val="auto"/>
          </w:rPr>
          <w:t>维修性设计</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_Toc205110423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28</w:t>
        </w:r>
        <w:r w:rsidRPr="0023063A">
          <w:rPr>
            <w:rFonts w:hint="eastAsia"/>
            <w:noProof/>
          </w:rPr>
          <w:fldChar w:fldCharType="end"/>
        </w:r>
      </w:hyperlink>
    </w:p>
    <w:p w14:paraId="43E2C20A" w14:textId="43A7857A" w:rsidR="000E0335" w:rsidRPr="0023063A" w:rsidRDefault="000E0335">
      <w:pPr>
        <w:pStyle w:val="TOC1"/>
        <w:tabs>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24" w:history="1">
        <w:r w:rsidRPr="0023063A">
          <w:rPr>
            <w:rStyle w:val="aff0"/>
            <w:rFonts w:hint="eastAsia"/>
            <w:noProof/>
            <w:color w:val="auto"/>
          </w:rPr>
          <w:t>测试性设计</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_Toc205110424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29</w:t>
        </w:r>
        <w:r w:rsidRPr="0023063A">
          <w:rPr>
            <w:rFonts w:hint="eastAsia"/>
            <w:noProof/>
          </w:rPr>
          <w:fldChar w:fldCharType="end"/>
        </w:r>
      </w:hyperlink>
    </w:p>
    <w:p w14:paraId="6D3AE022" w14:textId="1A970409" w:rsidR="000E0335" w:rsidRPr="0023063A" w:rsidRDefault="000E0335">
      <w:pPr>
        <w:pStyle w:val="TOC1"/>
        <w:tabs>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25" w:history="1">
        <w:r w:rsidRPr="0023063A">
          <w:rPr>
            <w:rStyle w:val="aff0"/>
            <w:rFonts w:hint="eastAsia"/>
            <w:noProof/>
            <w:color w:val="auto"/>
          </w:rPr>
          <w:t>保障性设计</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_Toc205110425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29</w:t>
        </w:r>
        <w:r w:rsidRPr="0023063A">
          <w:rPr>
            <w:rFonts w:hint="eastAsia"/>
            <w:noProof/>
          </w:rPr>
          <w:fldChar w:fldCharType="end"/>
        </w:r>
      </w:hyperlink>
    </w:p>
    <w:p w14:paraId="06B564C7" w14:textId="61A2D943" w:rsidR="000E0335" w:rsidRPr="0023063A" w:rsidRDefault="000E0335">
      <w:pPr>
        <w:pStyle w:val="TOC1"/>
        <w:tabs>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26" w:history="1">
        <w:r w:rsidRPr="0023063A">
          <w:rPr>
            <w:rStyle w:val="aff0"/>
            <w:rFonts w:hint="eastAsia"/>
            <w:noProof/>
            <w:color w:val="auto"/>
          </w:rPr>
          <w:t>安全性设计</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_Toc205110426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29</w:t>
        </w:r>
        <w:r w:rsidRPr="0023063A">
          <w:rPr>
            <w:rFonts w:hint="eastAsia"/>
            <w:noProof/>
          </w:rPr>
          <w:fldChar w:fldCharType="end"/>
        </w:r>
      </w:hyperlink>
    </w:p>
    <w:p w14:paraId="77E7D379" w14:textId="23959CA4" w:rsidR="000E0335" w:rsidRPr="0023063A" w:rsidRDefault="000E0335">
      <w:pPr>
        <w:pStyle w:val="TOC1"/>
        <w:tabs>
          <w:tab w:val="left" w:pos="63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27" w:history="1">
        <w:r w:rsidRPr="0023063A">
          <w:rPr>
            <w:rStyle w:val="aff0"/>
            <w:rFonts w:hint="eastAsia"/>
            <w:noProof/>
            <w:color w:val="auto"/>
          </w:rPr>
          <w:t>11</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电磁兼容性设计</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_Toc205110427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30</w:t>
        </w:r>
        <w:r w:rsidRPr="0023063A">
          <w:rPr>
            <w:rFonts w:hint="eastAsia"/>
            <w:noProof/>
          </w:rPr>
          <w:fldChar w:fldCharType="end"/>
        </w:r>
      </w:hyperlink>
    </w:p>
    <w:p w14:paraId="13A8B71B" w14:textId="4D0B809D"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28" w:history="1">
        <w:r w:rsidRPr="0023063A">
          <w:rPr>
            <w:rStyle w:val="aff0"/>
            <w:rFonts w:hint="eastAsia"/>
            <w:noProof/>
            <w:color w:val="auto"/>
          </w:rPr>
          <w:t>11.1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hint="eastAsia"/>
            <w:noProof/>
            <w:color w:val="auto"/>
          </w:rPr>
          <w:t>电磁兼容要求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_Toc205110428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30</w:t>
        </w:r>
        <w:r w:rsidRPr="0023063A">
          <w:rPr>
            <w:rFonts w:hint="eastAsia"/>
            <w:noProof/>
          </w:rPr>
          <w:fldChar w:fldCharType="end"/>
        </w:r>
      </w:hyperlink>
    </w:p>
    <w:p w14:paraId="4A853AE2" w14:textId="5A23F7EC" w:rsidR="000E0335" w:rsidRPr="0023063A" w:rsidRDefault="000E0335">
      <w:pPr>
        <w:pStyle w:val="TOC3"/>
        <w:tabs>
          <w:tab w:val="left" w:pos="1260"/>
          <w:tab w:val="right" w:leader="dot" w:pos="8296"/>
        </w:tabs>
        <w:rPr>
          <w:rFonts w:asciiTheme="minorHAnsi" w:eastAsiaTheme="minorEastAsia" w:hAnsiTheme="minorHAnsi" w:cstheme="minorBidi"/>
          <w:i w:val="0"/>
          <w:iCs w:val="0"/>
          <w:noProof/>
          <w:sz w:val="22"/>
          <w:szCs w:val="24"/>
          <w14:ligatures w14:val="standardContextual"/>
        </w:rPr>
      </w:pPr>
      <w:hyperlink w:anchor="_Toc205110429" w:history="1">
        <w:r w:rsidRPr="0023063A">
          <w:rPr>
            <w:rStyle w:val="aff0"/>
            <w:rFonts w:hint="eastAsia"/>
            <w:noProof/>
            <w:color w:val="auto"/>
          </w:rPr>
          <w:t>11.1.1</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noProof/>
            <w:color w:val="auto"/>
          </w:rPr>
          <w:t>电磁兼容性要求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_Toc205110429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30</w:t>
        </w:r>
        <w:r w:rsidRPr="0023063A">
          <w:rPr>
            <w:rFonts w:hint="eastAsia"/>
            <w:noProof/>
          </w:rPr>
          <w:fldChar w:fldCharType="end"/>
        </w:r>
      </w:hyperlink>
    </w:p>
    <w:p w14:paraId="7430D327" w14:textId="44B8916A" w:rsidR="000E0335" w:rsidRPr="0023063A" w:rsidRDefault="000E0335">
      <w:pPr>
        <w:pStyle w:val="TOC3"/>
        <w:tabs>
          <w:tab w:val="left" w:pos="1260"/>
          <w:tab w:val="right" w:leader="dot" w:pos="8296"/>
        </w:tabs>
        <w:rPr>
          <w:rFonts w:asciiTheme="minorHAnsi" w:eastAsiaTheme="minorEastAsia" w:hAnsiTheme="minorHAnsi" w:cstheme="minorBidi"/>
          <w:i w:val="0"/>
          <w:iCs w:val="0"/>
          <w:noProof/>
          <w:sz w:val="22"/>
          <w:szCs w:val="24"/>
          <w14:ligatures w14:val="standardContextual"/>
        </w:rPr>
      </w:pPr>
      <w:hyperlink w:anchor="_Toc205110430" w:history="1">
        <w:r w:rsidRPr="0023063A">
          <w:rPr>
            <w:rStyle w:val="aff0"/>
            <w:rFonts w:hint="eastAsia"/>
            <w:noProof/>
            <w:color w:val="auto"/>
          </w:rPr>
          <w:t>11.1.2</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hint="eastAsia"/>
            <w:noProof/>
            <w:color w:val="auto"/>
          </w:rPr>
          <w:t>电搭接要求</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_Toc205110430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30</w:t>
        </w:r>
        <w:r w:rsidRPr="0023063A">
          <w:rPr>
            <w:rFonts w:hint="eastAsia"/>
            <w:noProof/>
          </w:rPr>
          <w:fldChar w:fldCharType="end"/>
        </w:r>
      </w:hyperlink>
    </w:p>
    <w:p w14:paraId="10218452" w14:textId="1DE81E56" w:rsidR="000E0335" w:rsidRPr="0023063A" w:rsidRDefault="000E0335">
      <w:pPr>
        <w:pStyle w:val="TOC1"/>
        <w:tabs>
          <w:tab w:val="left" w:pos="63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31" w:history="1">
        <w:r w:rsidRPr="0023063A">
          <w:rPr>
            <w:rStyle w:val="aff0"/>
            <w:rFonts w:hint="eastAsia"/>
            <w:noProof/>
            <w:color w:val="auto"/>
          </w:rPr>
          <w:t>12</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现有综合保障条件</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_Toc205110431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31</w:t>
        </w:r>
        <w:r w:rsidRPr="0023063A">
          <w:rPr>
            <w:rFonts w:hint="eastAsia"/>
            <w:noProof/>
          </w:rPr>
          <w:fldChar w:fldCharType="end"/>
        </w:r>
      </w:hyperlink>
    </w:p>
    <w:p w14:paraId="70DDE8B8" w14:textId="7D50D72A"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32" w:history="1">
        <w:r w:rsidRPr="0023063A">
          <w:rPr>
            <w:rStyle w:val="aff0"/>
            <w:rFonts w:ascii="Times New Roman" w:hAnsi="Times New Roman" w:hint="eastAsia"/>
            <w:noProof/>
            <w:color w:val="auto"/>
          </w:rPr>
          <w:t>12.1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公司概况</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_Toc205110432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31</w:t>
        </w:r>
        <w:r w:rsidRPr="0023063A">
          <w:rPr>
            <w:rFonts w:hint="eastAsia"/>
            <w:noProof/>
          </w:rPr>
          <w:fldChar w:fldCharType="end"/>
        </w:r>
      </w:hyperlink>
    </w:p>
    <w:p w14:paraId="0C35DE1F" w14:textId="4A1A92C1" w:rsidR="000E0335" w:rsidRPr="0023063A" w:rsidRDefault="000E0335">
      <w:pPr>
        <w:pStyle w:val="TOC2"/>
        <w:tabs>
          <w:tab w:val="left" w:pos="1050"/>
          <w:tab w:val="right" w:leader="dot" w:pos="8296"/>
        </w:tabs>
        <w:rPr>
          <w:rFonts w:asciiTheme="minorHAnsi" w:eastAsiaTheme="minorEastAsia" w:hAnsiTheme="minorHAnsi" w:cstheme="minorBidi"/>
          <w:smallCaps w:val="0"/>
          <w:noProof/>
          <w:sz w:val="22"/>
          <w:szCs w:val="24"/>
          <w14:ligatures w14:val="standardContextual"/>
        </w:rPr>
      </w:pPr>
      <w:hyperlink w:anchor="_Toc205110433" w:history="1">
        <w:r w:rsidRPr="0023063A">
          <w:rPr>
            <w:rStyle w:val="aff0"/>
            <w:rFonts w:ascii="宋体" w:hAnsi="宋体" w:hint="eastAsia"/>
            <w:noProof/>
            <w:color w:val="auto"/>
          </w:rPr>
          <w:t>12.2</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宋体" w:hAnsi="宋体" w:hint="eastAsia"/>
            <w:noProof/>
            <w:color w:val="auto"/>
          </w:rPr>
          <w:t>相关技术基础</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_Toc205110433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31</w:t>
        </w:r>
        <w:r w:rsidRPr="0023063A">
          <w:rPr>
            <w:rFonts w:hint="eastAsia"/>
            <w:noProof/>
          </w:rPr>
          <w:fldChar w:fldCharType="end"/>
        </w:r>
      </w:hyperlink>
    </w:p>
    <w:p w14:paraId="099707BC" w14:textId="6500CF4E" w:rsidR="000E0335" w:rsidRPr="0023063A" w:rsidRDefault="000E0335">
      <w:pPr>
        <w:pStyle w:val="TOC2"/>
        <w:tabs>
          <w:tab w:val="left" w:pos="1050"/>
          <w:tab w:val="right" w:leader="dot" w:pos="8296"/>
        </w:tabs>
        <w:rPr>
          <w:rFonts w:asciiTheme="minorHAnsi" w:eastAsiaTheme="minorEastAsia" w:hAnsiTheme="minorHAnsi" w:cstheme="minorBidi"/>
          <w:smallCaps w:val="0"/>
          <w:noProof/>
          <w:sz w:val="22"/>
          <w:szCs w:val="24"/>
          <w14:ligatures w14:val="standardContextual"/>
        </w:rPr>
      </w:pPr>
      <w:hyperlink w:anchor="_Toc205110434" w:history="1">
        <w:r w:rsidRPr="0023063A">
          <w:rPr>
            <w:rStyle w:val="aff0"/>
            <w:rFonts w:ascii="宋体" w:hAnsi="宋体" w:cs="宋体" w:hint="eastAsia"/>
            <w:noProof/>
            <w:color w:val="auto"/>
          </w:rPr>
          <w:t>12.3</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宋体" w:hAnsi="宋体" w:cs="宋体" w:hint="eastAsia"/>
            <w:noProof/>
            <w:color w:val="auto"/>
          </w:rPr>
          <w:t>研制条件保障</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_Toc205110434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31</w:t>
        </w:r>
        <w:r w:rsidRPr="0023063A">
          <w:rPr>
            <w:rFonts w:hint="eastAsia"/>
            <w:noProof/>
          </w:rPr>
          <w:fldChar w:fldCharType="end"/>
        </w:r>
      </w:hyperlink>
    </w:p>
    <w:p w14:paraId="02105AD1" w14:textId="7247D27A" w:rsidR="000E0335" w:rsidRPr="0023063A" w:rsidRDefault="000E0335">
      <w:pPr>
        <w:pStyle w:val="TOC2"/>
        <w:tabs>
          <w:tab w:val="left" w:pos="1050"/>
          <w:tab w:val="right" w:leader="dot" w:pos="8296"/>
        </w:tabs>
        <w:rPr>
          <w:rFonts w:asciiTheme="minorHAnsi" w:eastAsiaTheme="minorEastAsia" w:hAnsiTheme="minorHAnsi" w:cstheme="minorBidi"/>
          <w:smallCaps w:val="0"/>
          <w:noProof/>
          <w:sz w:val="22"/>
          <w:szCs w:val="24"/>
          <w14:ligatures w14:val="standardContextual"/>
        </w:rPr>
      </w:pPr>
      <w:hyperlink w:anchor="_Toc205110435" w:history="1">
        <w:r w:rsidRPr="0023063A">
          <w:rPr>
            <w:rStyle w:val="aff0"/>
            <w:rFonts w:ascii="宋体" w:hAnsi="宋体" w:cs="宋体" w:hint="eastAsia"/>
            <w:noProof/>
            <w:color w:val="auto"/>
          </w:rPr>
          <w:t>12.4</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宋体" w:hAnsi="宋体" w:cs="宋体" w:hint="eastAsia"/>
            <w:noProof/>
            <w:color w:val="auto"/>
          </w:rPr>
          <w:t>人员保障</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_Toc205110435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31</w:t>
        </w:r>
        <w:r w:rsidRPr="0023063A">
          <w:rPr>
            <w:rFonts w:hint="eastAsia"/>
            <w:noProof/>
          </w:rPr>
          <w:fldChar w:fldCharType="end"/>
        </w:r>
      </w:hyperlink>
    </w:p>
    <w:p w14:paraId="4878BB26" w14:textId="087971FB" w:rsidR="000E0335" w:rsidRPr="0023063A" w:rsidRDefault="000E0335">
      <w:pPr>
        <w:pStyle w:val="TOC2"/>
        <w:tabs>
          <w:tab w:val="left" w:pos="1050"/>
          <w:tab w:val="right" w:leader="dot" w:pos="8296"/>
        </w:tabs>
        <w:rPr>
          <w:rFonts w:asciiTheme="minorHAnsi" w:eastAsiaTheme="minorEastAsia" w:hAnsiTheme="minorHAnsi" w:cstheme="minorBidi"/>
          <w:smallCaps w:val="0"/>
          <w:noProof/>
          <w:sz w:val="22"/>
          <w:szCs w:val="24"/>
          <w14:ligatures w14:val="standardContextual"/>
        </w:rPr>
      </w:pPr>
      <w:hyperlink w:anchor="_Toc205110436" w:history="1">
        <w:r w:rsidRPr="0023063A">
          <w:rPr>
            <w:rStyle w:val="aff0"/>
            <w:rFonts w:ascii="宋体" w:hAnsi="宋体" w:cs="宋体" w:hint="eastAsia"/>
            <w:noProof/>
            <w:color w:val="auto"/>
          </w:rPr>
          <w:t>12.5</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宋体" w:hAnsi="宋体" w:cs="宋体" w:hint="eastAsia"/>
            <w:noProof/>
            <w:color w:val="auto"/>
          </w:rPr>
          <w:t>主要配套单位</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_Toc205110436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5AB075A0" w14:textId="15B76FAD" w:rsidR="000E0335" w:rsidRPr="0023063A" w:rsidRDefault="000E0335">
      <w:pPr>
        <w:pStyle w:val="TOC1"/>
        <w:tabs>
          <w:tab w:val="left" w:pos="63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37" w:history="1">
        <w:r w:rsidRPr="0023063A">
          <w:rPr>
            <w:rStyle w:val="aff0"/>
            <w:rFonts w:hint="eastAsia"/>
            <w:noProof/>
            <w:color w:val="auto"/>
          </w:rPr>
          <w:t>13</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研制程序安排、周期进度及保障措施</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_Toc205110437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3E9D5D48" w14:textId="0321B78E" w:rsidR="000E0335" w:rsidRPr="0023063A" w:rsidRDefault="000E0335">
      <w:pPr>
        <w:pStyle w:val="TOC2"/>
        <w:tabs>
          <w:tab w:val="left" w:pos="1050"/>
          <w:tab w:val="right" w:leader="dot" w:pos="8296"/>
        </w:tabs>
        <w:rPr>
          <w:rFonts w:asciiTheme="minorHAnsi" w:eastAsiaTheme="minorEastAsia" w:hAnsiTheme="minorHAnsi" w:cstheme="minorBidi"/>
          <w:smallCaps w:val="0"/>
          <w:noProof/>
          <w:sz w:val="22"/>
          <w:szCs w:val="24"/>
          <w14:ligatures w14:val="standardContextual"/>
        </w:rPr>
      </w:pPr>
      <w:hyperlink w:anchor="_Toc205110438" w:history="1">
        <w:r w:rsidRPr="0023063A">
          <w:rPr>
            <w:rStyle w:val="aff0"/>
            <w:rFonts w:ascii="宋体" w:hAnsi="宋体" w:cs="宋体" w:hint="eastAsia"/>
            <w:noProof/>
            <w:color w:val="auto"/>
          </w:rPr>
          <w:t>13.1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宋体" w:hAnsi="宋体" w:cs="宋体" w:hint="eastAsia"/>
            <w:noProof/>
            <w:color w:val="auto"/>
          </w:rPr>
          <w:t>方案阶段技术状态</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_Toc205110438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36106B0C" w14:textId="6496317A" w:rsidR="000E0335" w:rsidRPr="0023063A" w:rsidRDefault="000E0335">
      <w:pPr>
        <w:pStyle w:val="TOC1"/>
        <w:tabs>
          <w:tab w:val="left" w:pos="63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39" w:history="1">
        <w:r w:rsidRPr="0023063A">
          <w:rPr>
            <w:rStyle w:val="aff0"/>
            <w:rFonts w:hint="eastAsia"/>
            <w:noProof/>
            <w:color w:val="auto"/>
          </w:rPr>
          <w:t>14</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风险分析</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_Toc205110439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2EE787AC" w14:textId="01033880" w:rsidR="000E0335" w:rsidRPr="0023063A" w:rsidRDefault="000E0335">
      <w:pPr>
        <w:pStyle w:val="TOC2"/>
        <w:tabs>
          <w:tab w:val="left" w:pos="1050"/>
          <w:tab w:val="right" w:leader="dot" w:pos="8296"/>
        </w:tabs>
        <w:rPr>
          <w:rFonts w:asciiTheme="minorHAnsi" w:eastAsiaTheme="minorEastAsia" w:hAnsiTheme="minorHAnsi" w:cstheme="minorBidi"/>
          <w:smallCaps w:val="0"/>
          <w:noProof/>
          <w:sz w:val="22"/>
          <w:szCs w:val="24"/>
          <w14:ligatures w14:val="standardContextual"/>
        </w:rPr>
      </w:pPr>
      <w:hyperlink w:anchor="_Toc205110440" w:history="1">
        <w:r w:rsidRPr="0023063A">
          <w:rPr>
            <w:rStyle w:val="aff0"/>
            <w:rFonts w:ascii="宋体" w:hAnsi="宋体" w:cs="宋体" w:hint="eastAsia"/>
            <w:noProof/>
            <w:color w:val="auto"/>
          </w:rPr>
          <w:t>14.1</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宋体" w:hAnsi="宋体" w:cs="宋体" w:hint="eastAsia"/>
            <w:noProof/>
            <w:color w:val="auto"/>
          </w:rPr>
          <w:t>风险识别</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_Toc205110440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034CA2EF" w14:textId="23F809E9" w:rsidR="000E0335" w:rsidRPr="0023063A" w:rsidRDefault="000E0335">
      <w:pPr>
        <w:pStyle w:val="TOC3"/>
        <w:tabs>
          <w:tab w:val="left" w:pos="1470"/>
          <w:tab w:val="right" w:leader="dot" w:pos="8296"/>
        </w:tabs>
        <w:rPr>
          <w:rFonts w:asciiTheme="minorHAnsi" w:eastAsiaTheme="minorEastAsia" w:hAnsiTheme="minorHAnsi" w:cstheme="minorBidi"/>
          <w:i w:val="0"/>
          <w:iCs w:val="0"/>
          <w:noProof/>
          <w:sz w:val="22"/>
          <w:szCs w:val="24"/>
          <w14:ligatures w14:val="standardContextual"/>
        </w:rPr>
      </w:pPr>
      <w:hyperlink w:anchor="_Toc205110441" w:history="1">
        <w:r w:rsidRPr="0023063A">
          <w:rPr>
            <w:rStyle w:val="aff0"/>
            <w:rFonts w:ascii="宋体" w:hAnsi="宋体" w:cs="宋体" w:hint="eastAsia"/>
            <w:noProof/>
            <w:color w:val="auto"/>
          </w:rPr>
          <w:t>14.1.1</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ascii="宋体" w:hAnsi="宋体" w:cs="宋体" w:hint="eastAsia"/>
            <w:noProof/>
            <w:color w:val="auto"/>
          </w:rPr>
          <w:t>技术风险</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_Toc205110441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2E136F4F" w14:textId="23AB461A" w:rsidR="000E0335" w:rsidRPr="0023063A" w:rsidRDefault="000E0335">
      <w:pPr>
        <w:pStyle w:val="TOC3"/>
        <w:tabs>
          <w:tab w:val="left" w:pos="1470"/>
          <w:tab w:val="right" w:leader="dot" w:pos="8296"/>
        </w:tabs>
        <w:rPr>
          <w:rFonts w:asciiTheme="minorHAnsi" w:eastAsiaTheme="minorEastAsia" w:hAnsiTheme="minorHAnsi" w:cstheme="minorBidi"/>
          <w:i w:val="0"/>
          <w:iCs w:val="0"/>
          <w:noProof/>
          <w:sz w:val="22"/>
          <w:szCs w:val="24"/>
          <w14:ligatures w14:val="standardContextual"/>
        </w:rPr>
      </w:pPr>
      <w:hyperlink w:anchor="_Toc205110442" w:history="1">
        <w:r w:rsidRPr="0023063A">
          <w:rPr>
            <w:rStyle w:val="aff0"/>
            <w:rFonts w:ascii="宋体" w:hAnsi="宋体" w:cs="宋体" w:hint="eastAsia"/>
            <w:noProof/>
            <w:color w:val="auto"/>
          </w:rPr>
          <w:t>14.1.2</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ascii="宋体" w:hAnsi="宋体" w:cs="宋体" w:hint="eastAsia"/>
            <w:noProof/>
            <w:color w:val="auto"/>
          </w:rPr>
          <w:t>进度风险</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_Toc205110442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3AA2044A" w14:textId="1A252167" w:rsidR="000E0335" w:rsidRPr="0023063A" w:rsidRDefault="000E0335">
      <w:pPr>
        <w:pStyle w:val="TOC3"/>
        <w:tabs>
          <w:tab w:val="left" w:pos="1470"/>
          <w:tab w:val="right" w:leader="dot" w:pos="8296"/>
        </w:tabs>
        <w:rPr>
          <w:rFonts w:asciiTheme="minorHAnsi" w:eastAsiaTheme="minorEastAsia" w:hAnsiTheme="minorHAnsi" w:cstheme="minorBidi"/>
          <w:i w:val="0"/>
          <w:iCs w:val="0"/>
          <w:noProof/>
          <w:sz w:val="22"/>
          <w:szCs w:val="24"/>
          <w14:ligatures w14:val="standardContextual"/>
        </w:rPr>
      </w:pPr>
      <w:hyperlink w:anchor="_Toc205110443" w:history="1">
        <w:r w:rsidRPr="0023063A">
          <w:rPr>
            <w:rStyle w:val="aff0"/>
            <w:rFonts w:ascii="宋体" w:hAnsi="宋体" w:cs="宋体" w:hint="eastAsia"/>
            <w:noProof/>
            <w:color w:val="auto"/>
          </w:rPr>
          <w:t>14.1.3</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ascii="宋体" w:hAnsi="宋体" w:cs="宋体" w:hint="eastAsia"/>
            <w:noProof/>
            <w:color w:val="auto"/>
          </w:rPr>
          <w:t>关键器件采购风险</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_Toc205110443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748B6C83" w14:textId="31D1DC09" w:rsidR="000E0335" w:rsidRPr="0023063A" w:rsidRDefault="000E0335">
      <w:pPr>
        <w:pStyle w:val="TOC3"/>
        <w:tabs>
          <w:tab w:val="left" w:pos="1470"/>
          <w:tab w:val="right" w:leader="dot" w:pos="8296"/>
        </w:tabs>
        <w:rPr>
          <w:rFonts w:asciiTheme="minorHAnsi" w:eastAsiaTheme="minorEastAsia" w:hAnsiTheme="minorHAnsi" w:cstheme="minorBidi"/>
          <w:i w:val="0"/>
          <w:iCs w:val="0"/>
          <w:noProof/>
          <w:sz w:val="22"/>
          <w:szCs w:val="24"/>
          <w14:ligatures w14:val="standardContextual"/>
        </w:rPr>
      </w:pPr>
      <w:hyperlink w:anchor="_Toc205110444" w:history="1">
        <w:r w:rsidRPr="0023063A">
          <w:rPr>
            <w:rStyle w:val="aff0"/>
            <w:rFonts w:ascii="宋体" w:hAnsi="宋体" w:cs="宋体" w:hint="eastAsia"/>
            <w:noProof/>
            <w:color w:val="auto"/>
          </w:rPr>
          <w:t>14.1.4</w:t>
        </w:r>
        <w:r w:rsidRPr="0023063A">
          <w:rPr>
            <w:rFonts w:asciiTheme="minorHAnsi" w:eastAsiaTheme="minorEastAsia" w:hAnsiTheme="minorHAnsi" w:cstheme="minorBidi" w:hint="eastAsia"/>
            <w:i w:val="0"/>
            <w:iCs w:val="0"/>
            <w:noProof/>
            <w:sz w:val="22"/>
            <w:szCs w:val="24"/>
            <w14:ligatures w14:val="standardContextual"/>
          </w:rPr>
          <w:tab/>
        </w:r>
        <w:r w:rsidRPr="0023063A">
          <w:rPr>
            <w:rStyle w:val="aff0"/>
            <w:rFonts w:ascii="宋体" w:hAnsi="宋体" w:cs="宋体" w:hint="eastAsia"/>
            <w:noProof/>
            <w:color w:val="auto"/>
          </w:rPr>
          <w:t>管理风险</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_Toc205110444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23CED16E" w14:textId="3AFA927C"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45" w:history="1">
        <w:r w:rsidRPr="0023063A">
          <w:rPr>
            <w:rStyle w:val="aff0"/>
            <w:rFonts w:ascii="Times New Roman" w:hAnsi="Times New Roman" w:hint="eastAsia"/>
            <w:noProof/>
            <w:color w:val="auto"/>
          </w:rPr>
          <w:t>14.2</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应对措施</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_Toc205110445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32</w:t>
        </w:r>
        <w:r w:rsidRPr="0023063A">
          <w:rPr>
            <w:rFonts w:hint="eastAsia"/>
            <w:noProof/>
          </w:rPr>
          <w:fldChar w:fldCharType="end"/>
        </w:r>
      </w:hyperlink>
    </w:p>
    <w:p w14:paraId="50453BE8" w14:textId="587A84E6" w:rsidR="000E0335" w:rsidRPr="0023063A" w:rsidRDefault="000E0335">
      <w:pPr>
        <w:pStyle w:val="TOC2"/>
        <w:tabs>
          <w:tab w:val="left" w:pos="840"/>
          <w:tab w:val="right" w:leader="dot" w:pos="8296"/>
        </w:tabs>
        <w:rPr>
          <w:rFonts w:asciiTheme="minorHAnsi" w:eastAsiaTheme="minorEastAsia" w:hAnsiTheme="minorHAnsi" w:cstheme="minorBidi"/>
          <w:smallCaps w:val="0"/>
          <w:noProof/>
          <w:sz w:val="22"/>
          <w:szCs w:val="24"/>
          <w14:ligatures w14:val="standardContextual"/>
        </w:rPr>
      </w:pPr>
      <w:hyperlink w:anchor="_Toc205110446" w:history="1">
        <w:r w:rsidRPr="0023063A">
          <w:rPr>
            <w:rStyle w:val="aff0"/>
            <w:rFonts w:ascii="Times New Roman" w:hAnsi="Times New Roman" w:hint="eastAsia"/>
            <w:noProof/>
            <w:color w:val="auto"/>
          </w:rPr>
          <w:t>14.3</w:t>
        </w:r>
        <w:r w:rsidRPr="0023063A">
          <w:rPr>
            <w:rFonts w:asciiTheme="minorHAnsi" w:eastAsiaTheme="minorEastAsia" w:hAnsiTheme="minorHAnsi" w:cstheme="minorBidi" w:hint="eastAsia"/>
            <w:smallCaps w:val="0"/>
            <w:noProof/>
            <w:sz w:val="22"/>
            <w:szCs w:val="24"/>
            <w14:ligatures w14:val="standardContextual"/>
          </w:rPr>
          <w:tab/>
        </w:r>
        <w:r w:rsidRPr="0023063A">
          <w:rPr>
            <w:rStyle w:val="aff0"/>
            <w:rFonts w:ascii="Times New Roman" w:hAnsi="Times New Roman" w:hint="eastAsia"/>
            <w:noProof/>
            <w:color w:val="auto"/>
          </w:rPr>
          <w:t>风险应对结论</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_Toc205110446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33</w:t>
        </w:r>
        <w:r w:rsidRPr="0023063A">
          <w:rPr>
            <w:rFonts w:hint="eastAsia"/>
            <w:noProof/>
          </w:rPr>
          <w:fldChar w:fldCharType="end"/>
        </w:r>
      </w:hyperlink>
    </w:p>
    <w:p w14:paraId="0B18100C" w14:textId="685CCC58" w:rsidR="000E0335" w:rsidRPr="0023063A" w:rsidRDefault="000E0335">
      <w:pPr>
        <w:pStyle w:val="TOC1"/>
        <w:tabs>
          <w:tab w:val="left" w:pos="63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47" w:history="1">
        <w:r w:rsidRPr="0023063A">
          <w:rPr>
            <w:rStyle w:val="aff0"/>
            <w:rFonts w:hint="eastAsia"/>
            <w:noProof/>
            <w:color w:val="auto"/>
          </w:rPr>
          <w:t>15</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方案阶段汇报、评审意见执行情况</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_Toc205110447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33</w:t>
        </w:r>
        <w:r w:rsidRPr="0023063A">
          <w:rPr>
            <w:rFonts w:hint="eastAsia"/>
            <w:noProof/>
          </w:rPr>
          <w:fldChar w:fldCharType="end"/>
        </w:r>
      </w:hyperlink>
    </w:p>
    <w:p w14:paraId="352C4AE4" w14:textId="7CF8939F" w:rsidR="000E0335" w:rsidRPr="0023063A" w:rsidRDefault="000E0335">
      <w:pPr>
        <w:pStyle w:val="TOC1"/>
        <w:tabs>
          <w:tab w:val="left" w:pos="63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05110448" w:history="1">
        <w:r w:rsidRPr="0023063A">
          <w:rPr>
            <w:rStyle w:val="aff0"/>
            <w:rFonts w:hint="eastAsia"/>
            <w:noProof/>
            <w:color w:val="auto"/>
          </w:rPr>
          <w:t>16</w:t>
        </w:r>
        <w:r w:rsidRPr="0023063A">
          <w:rPr>
            <w:rFonts w:asciiTheme="minorHAnsi" w:eastAsiaTheme="minorEastAsia" w:hAnsiTheme="minorHAnsi" w:cstheme="minorBidi" w:hint="eastAsia"/>
            <w:b w:val="0"/>
            <w:bCs w:val="0"/>
            <w:caps w:val="0"/>
            <w:noProof/>
            <w:sz w:val="22"/>
            <w:szCs w:val="24"/>
            <w14:ligatures w14:val="standardContextual"/>
          </w:rPr>
          <w:tab/>
        </w:r>
        <w:r w:rsidRPr="0023063A">
          <w:rPr>
            <w:rStyle w:val="aff0"/>
            <w:rFonts w:hint="eastAsia"/>
            <w:noProof/>
            <w:color w:val="auto"/>
          </w:rPr>
          <w:t>结论</w:t>
        </w:r>
        <w:r w:rsidRPr="0023063A">
          <w:rPr>
            <w:rFonts w:hint="eastAsia"/>
            <w:noProof/>
          </w:rPr>
          <w:tab/>
        </w:r>
        <w:r w:rsidRPr="0023063A">
          <w:rPr>
            <w:rFonts w:hint="eastAsia"/>
            <w:noProof/>
          </w:rPr>
          <w:fldChar w:fldCharType="begin"/>
        </w:r>
        <w:r w:rsidRPr="0023063A">
          <w:rPr>
            <w:rFonts w:hint="eastAsia"/>
            <w:noProof/>
          </w:rPr>
          <w:instrText xml:space="preserve"> </w:instrText>
        </w:r>
        <w:r w:rsidRPr="0023063A">
          <w:rPr>
            <w:noProof/>
          </w:rPr>
          <w:instrText>PAGEREF _Toc205110448 \h</w:instrText>
        </w:r>
        <w:r w:rsidRPr="0023063A">
          <w:rPr>
            <w:rFonts w:hint="eastAsia"/>
            <w:noProof/>
          </w:rPr>
          <w:instrText xml:space="preserve"> </w:instrText>
        </w:r>
        <w:r w:rsidRPr="0023063A">
          <w:rPr>
            <w:rFonts w:hint="eastAsia"/>
            <w:noProof/>
          </w:rPr>
        </w:r>
        <w:r w:rsidRPr="0023063A">
          <w:rPr>
            <w:rFonts w:hint="eastAsia"/>
            <w:noProof/>
          </w:rPr>
          <w:fldChar w:fldCharType="separate"/>
        </w:r>
        <w:r w:rsidRPr="0023063A">
          <w:rPr>
            <w:noProof/>
          </w:rPr>
          <w:t>33</w:t>
        </w:r>
        <w:r w:rsidRPr="0023063A">
          <w:rPr>
            <w:rFonts w:hint="eastAsia"/>
            <w:noProof/>
          </w:rPr>
          <w:fldChar w:fldCharType="end"/>
        </w:r>
      </w:hyperlink>
    </w:p>
    <w:p w14:paraId="281D9C93" w14:textId="7F41DEF2" w:rsidR="001346FC" w:rsidRPr="0023063A" w:rsidRDefault="002D084F">
      <w:pPr>
        <w:tabs>
          <w:tab w:val="left" w:pos="5310"/>
        </w:tabs>
        <w:spacing w:before="100" w:beforeAutospacing="1" w:line="288" w:lineRule="auto"/>
        <w:rPr>
          <w:rFonts w:ascii="Times New Roman" w:hAnsi="Times New Roman" w:cs="Times New Roman"/>
          <w:sz w:val="36"/>
          <w:szCs w:val="36"/>
        </w:rPr>
      </w:pPr>
      <w:r w:rsidRPr="0023063A">
        <w:rPr>
          <w:rFonts w:ascii="Times New Roman" w:hAnsi="Times New Roman" w:cs="Times New Roman"/>
          <w:szCs w:val="36"/>
        </w:rPr>
        <w:fldChar w:fldCharType="end"/>
      </w:r>
    </w:p>
    <w:p w14:paraId="130C7784" w14:textId="77777777" w:rsidR="001346FC" w:rsidRPr="0023063A" w:rsidRDefault="001346FC">
      <w:pPr>
        <w:rPr>
          <w:rFonts w:ascii="Times New Roman" w:hAnsi="Times New Roman" w:cs="Times New Roman"/>
          <w:sz w:val="36"/>
          <w:szCs w:val="36"/>
        </w:rPr>
        <w:sectPr w:rsidR="001346FC" w:rsidRPr="0023063A">
          <w:footerReference w:type="default" r:id="rId14"/>
          <w:pgSz w:w="11906" w:h="16838"/>
          <w:pgMar w:top="1440" w:right="1800" w:bottom="1440" w:left="1800" w:header="851" w:footer="992" w:gutter="0"/>
          <w:cols w:space="425"/>
          <w:docGrid w:type="lines" w:linePitch="317" w:charSpace="609"/>
        </w:sectPr>
      </w:pPr>
    </w:p>
    <w:bookmarkEnd w:id="0"/>
    <w:p w14:paraId="6051BAB3" w14:textId="27F6EEB4" w:rsidR="001346FC" w:rsidRPr="0023063A" w:rsidRDefault="00214EDC">
      <w:pPr>
        <w:spacing w:line="360" w:lineRule="auto"/>
        <w:jc w:val="center"/>
        <w:rPr>
          <w:rFonts w:ascii="Times New Roman" w:hAnsi="Times New Roman" w:cs="Times New Roman"/>
          <w:b/>
          <w:sz w:val="32"/>
          <w:szCs w:val="32"/>
        </w:rPr>
      </w:pPr>
      <w:r w:rsidRPr="0023063A">
        <w:rPr>
          <w:rFonts w:ascii="Times New Roman" w:hAnsi="Times New Roman" w:cs="Times New Roman" w:hint="eastAsia"/>
          <w:b/>
          <w:sz w:val="32"/>
          <w:szCs w:val="32"/>
        </w:rPr>
        <w:lastRenderedPageBreak/>
        <w:t>双</w:t>
      </w:r>
      <w:r w:rsidR="002D084F" w:rsidRPr="0023063A">
        <w:rPr>
          <w:rFonts w:ascii="Times New Roman" w:hAnsi="Times New Roman" w:cs="Times New Roman" w:hint="eastAsia"/>
          <w:b/>
          <w:sz w:val="32"/>
          <w:szCs w:val="32"/>
        </w:rPr>
        <w:t>路</w:t>
      </w:r>
      <w:r w:rsidRPr="0023063A">
        <w:rPr>
          <w:rFonts w:ascii="Times New Roman" w:hAnsi="Times New Roman" w:cs="Times New Roman" w:hint="eastAsia"/>
          <w:b/>
          <w:sz w:val="32"/>
          <w:szCs w:val="32"/>
        </w:rPr>
        <w:t>脉冲</w:t>
      </w:r>
      <w:r w:rsidR="002D084F" w:rsidRPr="0023063A">
        <w:rPr>
          <w:rFonts w:ascii="Times New Roman" w:hAnsi="Times New Roman" w:cs="Times New Roman" w:hint="eastAsia"/>
          <w:b/>
          <w:sz w:val="32"/>
          <w:szCs w:val="32"/>
        </w:rPr>
        <w:t>激光器驱动及温控模块</w:t>
      </w:r>
      <w:r w:rsidR="002D084F" w:rsidRPr="0023063A">
        <w:rPr>
          <w:rFonts w:ascii="Times New Roman" w:hAnsi="Times New Roman" w:cs="Times New Roman"/>
          <w:b/>
          <w:sz w:val="32"/>
          <w:szCs w:val="32"/>
        </w:rPr>
        <w:t>方案设计报告</w:t>
      </w:r>
    </w:p>
    <w:p w14:paraId="3A744443" w14:textId="77777777" w:rsidR="001346FC" w:rsidRPr="0023063A" w:rsidRDefault="002D084F">
      <w:pPr>
        <w:pStyle w:val="1"/>
        <w:rPr>
          <w:color w:val="auto"/>
        </w:rPr>
      </w:pPr>
      <w:bookmarkStart w:id="2" w:name="_Toc65407346"/>
      <w:bookmarkStart w:id="3" w:name="_Toc205110380"/>
      <w:r w:rsidRPr="0023063A">
        <w:rPr>
          <w:color w:val="auto"/>
        </w:rPr>
        <w:t>概述</w:t>
      </w:r>
      <w:bookmarkEnd w:id="2"/>
      <w:bookmarkEnd w:id="3"/>
    </w:p>
    <w:p w14:paraId="7951A543" w14:textId="77777777" w:rsidR="00813DC9" w:rsidRPr="0023063A" w:rsidRDefault="00813DC9" w:rsidP="00813DC9">
      <w:pPr>
        <w:pStyle w:val="my10"/>
      </w:pPr>
      <w:r w:rsidRPr="0023063A">
        <w:t>激光器电控模块的电源输入由外部提供</w:t>
      </w:r>
      <w:r w:rsidRPr="0023063A">
        <w:t>28V</w:t>
      </w:r>
      <w:r w:rsidRPr="0023063A">
        <w:t>电源，总输入功率不超过</w:t>
      </w:r>
      <w:r w:rsidRPr="0023063A">
        <w:t>600W</w:t>
      </w:r>
      <w:r w:rsidRPr="0023063A">
        <w:t>，总控通过</w:t>
      </w:r>
      <w:r w:rsidRPr="0023063A">
        <w:t>422</w:t>
      </w:r>
      <w:r w:rsidRPr="0023063A">
        <w:t>串口与激光器电控组件进行远程通信，激光器电控组件根据总控的指令控制激光器输出光脉冲，同时控制激光器工作温度和监测激光器状态实现热管理。激光器电控板根据外部</w:t>
      </w:r>
      <w:r w:rsidRPr="0023063A">
        <w:t>50Hz</w:t>
      </w:r>
      <w:r w:rsidRPr="0023063A">
        <w:t>触发信号连续输出</w:t>
      </w:r>
      <w:r w:rsidRPr="0023063A">
        <w:t>12</w:t>
      </w:r>
      <w:r w:rsidRPr="0023063A">
        <w:t>个延时间隔可设置的光脉冲。激光器</w:t>
      </w:r>
      <w:proofErr w:type="gramStart"/>
      <w:r w:rsidRPr="0023063A">
        <w:t>电控板还需</w:t>
      </w:r>
      <w:proofErr w:type="gramEnd"/>
      <w:r w:rsidRPr="0023063A">
        <w:t>向总控传回一路电同步信号和一路</w:t>
      </w:r>
      <w:r w:rsidRPr="0023063A">
        <w:t>PD</w:t>
      </w:r>
      <w:r w:rsidRPr="0023063A">
        <w:t>探测器得到的激光脉冲同步信号。散热的</w:t>
      </w:r>
      <w:proofErr w:type="gramStart"/>
      <w:r w:rsidRPr="0023063A">
        <w:t>热沉由</w:t>
      </w:r>
      <w:r w:rsidRPr="0023063A">
        <w:rPr>
          <w:rFonts w:hint="eastAsia"/>
        </w:rPr>
        <w:t>铝合金</w:t>
      </w:r>
      <w:proofErr w:type="gramEnd"/>
      <w:r w:rsidRPr="0023063A">
        <w:t>板构成，搭配电磁屏蔽的金属外壳。</w:t>
      </w:r>
    </w:p>
    <w:p w14:paraId="22B70371" w14:textId="4C3DE2D1" w:rsidR="00813DC9" w:rsidRPr="0023063A" w:rsidRDefault="00813DC9" w:rsidP="00813DC9">
      <w:r w:rsidRPr="0023063A">
        <w:rPr>
          <w:sz w:val="24"/>
          <w:szCs w:val="28"/>
        </w:rPr>
        <w:object w:dxaOrig="10081" w:dyaOrig="3696" w14:anchorId="620BCA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5pt;height:165.6pt" o:ole="">
            <v:imagedata r:id="rId15" o:title=""/>
          </v:shape>
          <o:OLEObject Type="Embed" ProgID="Visio.Drawing.15" ShapeID="_x0000_i1025" DrawAspect="Content" ObjectID="_1821385308" r:id="rId16"/>
        </w:object>
      </w:r>
    </w:p>
    <w:p w14:paraId="196B9303" w14:textId="77777777" w:rsidR="001346FC" w:rsidRPr="0023063A" w:rsidRDefault="002D084F">
      <w:pPr>
        <w:pStyle w:val="2"/>
        <w:spacing w:before="156"/>
        <w:rPr>
          <w:rFonts w:ascii="Times New Roman" w:eastAsia="宋体" w:hAnsi="Times New Roman"/>
          <w:color w:val="auto"/>
        </w:rPr>
      </w:pPr>
      <w:bookmarkStart w:id="4" w:name="_Toc61968844"/>
      <w:bookmarkStart w:id="5" w:name="_Toc65407347"/>
      <w:bookmarkStart w:id="6" w:name="_Toc523814439"/>
      <w:bookmarkStart w:id="7" w:name="_Toc205110381"/>
      <w:r w:rsidRPr="0023063A">
        <w:rPr>
          <w:rFonts w:ascii="Times New Roman" w:eastAsia="宋体" w:hAnsi="Times New Roman"/>
          <w:color w:val="auto"/>
        </w:rPr>
        <w:t>任务来源</w:t>
      </w:r>
      <w:bookmarkEnd w:id="4"/>
      <w:bookmarkEnd w:id="5"/>
      <w:bookmarkEnd w:id="6"/>
      <w:bookmarkEnd w:id="7"/>
    </w:p>
    <w:p w14:paraId="4EF3974E" w14:textId="10EB8473" w:rsidR="001346FC" w:rsidRPr="0023063A" w:rsidRDefault="002D084F">
      <w:pPr>
        <w:ind w:left="420"/>
        <w:rPr>
          <w:rFonts w:ascii="Times New Roman" w:hAnsi="Times New Roman" w:cs="Times New Roman"/>
        </w:rPr>
      </w:pPr>
      <w:r w:rsidRPr="0023063A">
        <w:rPr>
          <w:rFonts w:ascii="Times New Roman" w:hAnsi="Times New Roman" w:cs="Times New Roman" w:hint="eastAsia"/>
        </w:rPr>
        <w:t>《</w:t>
      </w:r>
      <w:ins w:id="8" w:author="程" w:date="2025-06-30T15:50:00Z">
        <w:r w:rsidR="00366F7F" w:rsidRPr="0023063A">
          <w:rPr>
            <w:rFonts w:ascii="Times New Roman" w:hAnsi="Times New Roman" w:cs="Times New Roman" w:hint="eastAsia"/>
          </w:rPr>
          <w:t>激光器电控模块研制技术要求</w:t>
        </w:r>
      </w:ins>
      <w:del w:id="9" w:author="程" w:date="2025-06-30T15:50:00Z">
        <w:r w:rsidR="00214EDC" w:rsidRPr="0023063A" w:rsidDel="00366F7F">
          <w:rPr>
            <w:rFonts w:ascii="Times New Roman" w:hAnsi="Times New Roman" w:cs="Times New Roman" w:hint="eastAsia"/>
          </w:rPr>
          <w:delText>双路脉冲</w:delText>
        </w:r>
        <w:r w:rsidRPr="0023063A" w:rsidDel="00366F7F">
          <w:rPr>
            <w:rFonts w:ascii="Times New Roman" w:hAnsi="Times New Roman" w:cs="Times New Roman" w:hint="eastAsia"/>
          </w:rPr>
          <w:delText>激光器驱动及温控模块技术要求</w:delText>
        </w:r>
      </w:del>
      <w:r w:rsidRPr="0023063A">
        <w:rPr>
          <w:rFonts w:ascii="Times New Roman" w:hAnsi="Times New Roman" w:cs="Times New Roman" w:hint="eastAsia"/>
        </w:rPr>
        <w:t>》</w:t>
      </w:r>
    </w:p>
    <w:p w14:paraId="72007488" w14:textId="77777777" w:rsidR="001346FC" w:rsidRPr="0023063A" w:rsidRDefault="002D084F">
      <w:pPr>
        <w:pStyle w:val="2"/>
        <w:spacing w:before="156"/>
        <w:rPr>
          <w:rFonts w:ascii="Times New Roman" w:eastAsia="宋体" w:hAnsi="Times New Roman"/>
          <w:color w:val="auto"/>
        </w:rPr>
      </w:pPr>
      <w:bookmarkStart w:id="10" w:name="_Toc65407348"/>
      <w:bookmarkStart w:id="11" w:name="_Toc205110382"/>
      <w:r w:rsidRPr="0023063A">
        <w:rPr>
          <w:rFonts w:ascii="Times New Roman" w:eastAsia="宋体" w:hAnsi="Times New Roman"/>
          <w:color w:val="auto"/>
        </w:rPr>
        <w:t>功能、用途</w:t>
      </w:r>
      <w:bookmarkEnd w:id="10"/>
      <w:bookmarkEnd w:id="11"/>
    </w:p>
    <w:p w14:paraId="16838683" w14:textId="77777777" w:rsidR="001346FC" w:rsidRPr="0023063A" w:rsidRDefault="002D084F" w:rsidP="00F53132">
      <w:pPr>
        <w:spacing w:line="360" w:lineRule="auto"/>
        <w:ind w:firstLine="400"/>
        <w:rPr>
          <w:rFonts w:ascii="宋体" w:hAnsi="宋体" w:cs="Times New Roman" w:hint="eastAsia"/>
          <w:sz w:val="22"/>
        </w:rPr>
      </w:pPr>
      <w:r w:rsidRPr="0023063A">
        <w:rPr>
          <w:rFonts w:ascii="宋体" w:hAnsi="宋体" w:cs="Times New Roman"/>
          <w:sz w:val="22"/>
        </w:rPr>
        <w:t>主要功能如下：</w:t>
      </w:r>
    </w:p>
    <w:p w14:paraId="4ECC01DE" w14:textId="66EF7ACA" w:rsidR="001346FC" w:rsidRPr="0023063A" w:rsidRDefault="00581399" w:rsidP="00665ED3">
      <w:pPr>
        <w:pStyle w:val="14"/>
        <w:numPr>
          <w:ilvl w:val="0"/>
          <w:numId w:val="13"/>
        </w:numPr>
        <w:adjustRightInd w:val="0"/>
        <w:snapToGrid w:val="0"/>
        <w:spacing w:line="360" w:lineRule="auto"/>
        <w:ind w:firstLineChars="0"/>
        <w:rPr>
          <w:rFonts w:ascii="宋体" w:hAnsi="宋体" w:hint="eastAsia"/>
          <w:sz w:val="22"/>
        </w:rPr>
      </w:pPr>
      <w:r w:rsidRPr="0023063A">
        <w:rPr>
          <w:rFonts w:ascii="宋体" w:hAnsi="宋体"/>
          <w:sz w:val="22"/>
        </w:rPr>
        <w:t>提供两路激光器泵浦LD驱动电源，能够控制LD泵浦模块的工作电流大小、脉宽和脉冲延时间隔</w:t>
      </w:r>
      <w:r w:rsidR="00665ED3" w:rsidRPr="0023063A">
        <w:rPr>
          <w:rFonts w:ascii="宋体" w:hAnsi="宋体" w:hint="eastAsia"/>
          <w:sz w:val="22"/>
        </w:rPr>
        <w:t>；</w:t>
      </w:r>
      <w:r w:rsidR="00A2798B" w:rsidRPr="0023063A">
        <w:rPr>
          <w:rFonts w:ascii="宋体" w:hAnsi="宋体" w:hint="eastAsia"/>
          <w:sz w:val="22"/>
        </w:rPr>
        <w:t>（可行）</w:t>
      </w:r>
    </w:p>
    <w:p w14:paraId="037076EC" w14:textId="73F9439C" w:rsidR="001346FC" w:rsidRPr="0023063A" w:rsidRDefault="00581399" w:rsidP="00665ED3">
      <w:pPr>
        <w:pStyle w:val="14"/>
        <w:numPr>
          <w:ilvl w:val="0"/>
          <w:numId w:val="13"/>
        </w:numPr>
        <w:adjustRightInd w:val="0"/>
        <w:snapToGrid w:val="0"/>
        <w:spacing w:line="360" w:lineRule="auto"/>
        <w:ind w:firstLineChars="0"/>
        <w:rPr>
          <w:rFonts w:ascii="宋体" w:hAnsi="宋体" w:hint="eastAsia"/>
          <w:sz w:val="22"/>
        </w:rPr>
      </w:pPr>
      <w:r w:rsidRPr="0023063A">
        <w:rPr>
          <w:rFonts w:ascii="宋体" w:hAnsi="宋体"/>
          <w:sz w:val="22"/>
        </w:rPr>
        <w:t>监测LD泵浦模块与激光器增益晶体的温度</w:t>
      </w:r>
      <w:r w:rsidR="00F53132" w:rsidRPr="0023063A">
        <w:rPr>
          <w:rFonts w:ascii="宋体" w:hAnsi="宋体" w:hint="eastAsia"/>
          <w:sz w:val="22"/>
        </w:rPr>
        <w:t>，</w:t>
      </w:r>
      <w:r w:rsidRPr="0023063A">
        <w:rPr>
          <w:rFonts w:ascii="宋体" w:hAnsi="宋体"/>
          <w:sz w:val="22"/>
        </w:rPr>
        <w:t>并驱动TEC制冷片完成</w:t>
      </w:r>
      <w:r w:rsidRPr="0023063A">
        <w:rPr>
          <w:rFonts w:ascii="宋体" w:hAnsi="宋体" w:hint="eastAsia"/>
          <w:sz w:val="22"/>
        </w:rPr>
        <w:t>4路</w:t>
      </w:r>
      <w:r w:rsidRPr="0023063A">
        <w:rPr>
          <w:rFonts w:ascii="宋体" w:hAnsi="宋体"/>
          <w:sz w:val="22"/>
        </w:rPr>
        <w:t>温度控制</w:t>
      </w:r>
      <w:r w:rsidR="002D084F" w:rsidRPr="0023063A">
        <w:rPr>
          <w:rFonts w:ascii="宋体" w:hAnsi="宋体"/>
          <w:sz w:val="22"/>
        </w:rPr>
        <w:t>；</w:t>
      </w:r>
      <w:r w:rsidR="00A2798B" w:rsidRPr="0023063A">
        <w:rPr>
          <w:rFonts w:ascii="宋体" w:hAnsi="宋体" w:hint="eastAsia"/>
          <w:sz w:val="22"/>
        </w:rPr>
        <w:t>（可行）</w:t>
      </w:r>
    </w:p>
    <w:p w14:paraId="212E0635" w14:textId="19077705" w:rsidR="00F53132" w:rsidRPr="0023063A" w:rsidRDefault="00F53132" w:rsidP="00665ED3">
      <w:pPr>
        <w:pStyle w:val="14"/>
        <w:numPr>
          <w:ilvl w:val="0"/>
          <w:numId w:val="13"/>
        </w:numPr>
        <w:adjustRightInd w:val="0"/>
        <w:snapToGrid w:val="0"/>
        <w:spacing w:line="360" w:lineRule="auto"/>
        <w:ind w:firstLineChars="0"/>
        <w:rPr>
          <w:rFonts w:ascii="宋体" w:hAnsi="宋体" w:hint="eastAsia"/>
          <w:sz w:val="22"/>
        </w:rPr>
      </w:pPr>
      <w:r w:rsidRPr="0023063A">
        <w:rPr>
          <w:rFonts w:ascii="宋体" w:hAnsi="宋体"/>
          <w:sz w:val="22"/>
        </w:rPr>
        <w:t>内触发和外触发工作模式，可在1000Hz固定重复频率和50Hz×12可变间隔脉冲串两种方式之间自由切换</w:t>
      </w:r>
      <w:r w:rsidR="00665ED3" w:rsidRPr="0023063A">
        <w:rPr>
          <w:rFonts w:ascii="宋体" w:hAnsi="宋体" w:hint="eastAsia"/>
          <w:sz w:val="22"/>
        </w:rPr>
        <w:t>；</w:t>
      </w:r>
      <w:r w:rsidR="00A2798B" w:rsidRPr="0023063A">
        <w:rPr>
          <w:rFonts w:ascii="宋体" w:hAnsi="宋体" w:hint="eastAsia"/>
          <w:sz w:val="22"/>
        </w:rPr>
        <w:t>（通过MCU的外部中断触发与内部定时器计时输出，可行）</w:t>
      </w:r>
    </w:p>
    <w:p w14:paraId="3EA2B794" w14:textId="28DD7743" w:rsidR="00665ED3" w:rsidRPr="0023063A" w:rsidRDefault="00665ED3" w:rsidP="00665ED3">
      <w:pPr>
        <w:numPr>
          <w:ilvl w:val="0"/>
          <w:numId w:val="13"/>
        </w:numPr>
        <w:spacing w:line="360" w:lineRule="auto"/>
        <w:rPr>
          <w:rFonts w:ascii="宋体" w:hAnsi="宋体" w:cs="Times New Roman" w:hint="eastAsia"/>
          <w:sz w:val="22"/>
        </w:rPr>
      </w:pPr>
      <w:r w:rsidRPr="0023063A">
        <w:rPr>
          <w:rFonts w:ascii="宋体" w:hAnsi="宋体" w:cs="Times New Roman" w:hint="eastAsia"/>
          <w:sz w:val="22"/>
        </w:rPr>
        <w:t>激光器</w:t>
      </w:r>
      <w:proofErr w:type="gramStart"/>
      <w:r w:rsidRPr="0023063A">
        <w:rPr>
          <w:rFonts w:ascii="宋体" w:hAnsi="宋体" w:cs="Times New Roman" w:hint="eastAsia"/>
          <w:sz w:val="22"/>
        </w:rPr>
        <w:t>电控板需具备</w:t>
      </w:r>
      <w:proofErr w:type="gramEnd"/>
      <w:r w:rsidRPr="0023063A">
        <w:rPr>
          <w:rFonts w:ascii="宋体" w:hAnsi="宋体" w:cs="Times New Roman" w:hint="eastAsia"/>
          <w:sz w:val="22"/>
        </w:rPr>
        <w:t>远程监控与通信控制功能，同时提供上位机调试软件；</w:t>
      </w:r>
      <w:r w:rsidR="00A2798B" w:rsidRPr="0023063A">
        <w:rPr>
          <w:rFonts w:ascii="宋体" w:hAnsi="宋体" w:hint="eastAsia"/>
          <w:sz w:val="22"/>
        </w:rPr>
        <w:t>（可行）</w:t>
      </w:r>
    </w:p>
    <w:p w14:paraId="171B5E14" w14:textId="7CDAA75F" w:rsidR="00665ED3" w:rsidRPr="0023063A" w:rsidRDefault="00665ED3" w:rsidP="00665ED3">
      <w:pPr>
        <w:numPr>
          <w:ilvl w:val="0"/>
          <w:numId w:val="13"/>
        </w:numPr>
        <w:spacing w:line="360" w:lineRule="auto"/>
        <w:rPr>
          <w:rFonts w:ascii="宋体" w:hAnsi="宋体" w:cs="Times New Roman" w:hint="eastAsia"/>
          <w:sz w:val="22"/>
        </w:rPr>
      </w:pPr>
      <w:r w:rsidRPr="0023063A">
        <w:rPr>
          <w:rFonts w:ascii="宋体" w:hAnsi="宋体" w:cs="Times New Roman" w:hint="eastAsia"/>
          <w:sz w:val="22"/>
        </w:rPr>
        <w:t>控制和通信指令具备快速响应能力，相邻两条指令的响应周期不大于5ms；</w:t>
      </w:r>
      <w:r w:rsidR="00A2798B" w:rsidRPr="0023063A">
        <w:rPr>
          <w:rFonts w:ascii="宋体" w:hAnsi="宋体" w:hint="eastAsia"/>
          <w:sz w:val="22"/>
        </w:rPr>
        <w:t>（指令缓存，可行）</w:t>
      </w:r>
    </w:p>
    <w:p w14:paraId="37DF6053" w14:textId="32E8F2C1" w:rsidR="00214EDC" w:rsidRPr="0023063A" w:rsidRDefault="00214EDC" w:rsidP="00665ED3">
      <w:pPr>
        <w:pStyle w:val="14"/>
        <w:numPr>
          <w:ilvl w:val="0"/>
          <w:numId w:val="13"/>
        </w:numPr>
        <w:adjustRightInd w:val="0"/>
        <w:snapToGrid w:val="0"/>
        <w:spacing w:line="360" w:lineRule="auto"/>
        <w:ind w:firstLineChars="0"/>
        <w:rPr>
          <w:rFonts w:ascii="宋体" w:hAnsi="宋体" w:hint="eastAsia"/>
          <w:sz w:val="22"/>
        </w:rPr>
      </w:pPr>
      <w:r w:rsidRPr="0023063A">
        <w:rPr>
          <w:rFonts w:ascii="宋体" w:hAnsi="宋体" w:hint="eastAsia"/>
          <w:sz w:val="22"/>
        </w:rPr>
        <w:t>为风扇及水泵提供供电及通信控制功能；</w:t>
      </w:r>
      <w:r w:rsidR="00A2798B" w:rsidRPr="0023063A">
        <w:rPr>
          <w:rFonts w:ascii="宋体" w:hAnsi="宋体" w:hint="eastAsia"/>
          <w:sz w:val="22"/>
        </w:rPr>
        <w:t>（可行）</w:t>
      </w:r>
    </w:p>
    <w:p w14:paraId="75C16AFA" w14:textId="3942A974" w:rsidR="00214EDC" w:rsidRPr="0023063A" w:rsidRDefault="00F53132" w:rsidP="00665ED3">
      <w:pPr>
        <w:pStyle w:val="14"/>
        <w:numPr>
          <w:ilvl w:val="0"/>
          <w:numId w:val="13"/>
        </w:numPr>
        <w:adjustRightInd w:val="0"/>
        <w:snapToGrid w:val="0"/>
        <w:spacing w:line="360" w:lineRule="auto"/>
        <w:ind w:firstLineChars="0"/>
        <w:rPr>
          <w:rFonts w:ascii="宋体" w:hAnsi="宋体" w:hint="eastAsia"/>
          <w:sz w:val="22"/>
        </w:rPr>
      </w:pPr>
      <w:r w:rsidRPr="0023063A">
        <w:rPr>
          <w:rFonts w:ascii="宋体" w:hAnsi="宋体"/>
          <w:sz w:val="22"/>
        </w:rPr>
        <w:lastRenderedPageBreak/>
        <w:t>提供PC开关供电及同步触发控制，根据触发信号控制PC开关按照预设的脉冲串方式进行工作</w:t>
      </w:r>
      <w:r w:rsidR="007326E7" w:rsidRPr="0023063A">
        <w:rPr>
          <w:rFonts w:ascii="宋体" w:hAnsi="宋体" w:hint="eastAsia"/>
          <w:sz w:val="22"/>
        </w:rPr>
        <w:t>；</w:t>
      </w:r>
      <w:r w:rsidR="00A2798B" w:rsidRPr="0023063A">
        <w:rPr>
          <w:rFonts w:ascii="宋体" w:hAnsi="宋体" w:hint="eastAsia"/>
          <w:sz w:val="22"/>
        </w:rPr>
        <w:t>（可行）</w:t>
      </w:r>
    </w:p>
    <w:p w14:paraId="47EBD0AB" w14:textId="086E3488" w:rsidR="00665ED3" w:rsidRPr="0023063A" w:rsidRDefault="00665ED3" w:rsidP="00665ED3">
      <w:pPr>
        <w:numPr>
          <w:ilvl w:val="0"/>
          <w:numId w:val="13"/>
        </w:numPr>
        <w:spacing w:line="360" w:lineRule="auto"/>
        <w:rPr>
          <w:rFonts w:ascii="宋体" w:hAnsi="宋体" w:cs="Times New Roman" w:hint="eastAsia"/>
          <w:sz w:val="22"/>
        </w:rPr>
      </w:pPr>
      <w:r w:rsidRPr="0023063A">
        <w:rPr>
          <w:sz w:val="22"/>
        </w:rPr>
        <w:t>具有硬件的可测试性设计</w:t>
      </w:r>
      <w:r w:rsidRPr="0023063A">
        <w:rPr>
          <w:rFonts w:hint="eastAsia"/>
          <w:sz w:val="22"/>
        </w:rPr>
        <w:t>，具有测试点可测量关键信号。</w:t>
      </w:r>
      <w:r w:rsidR="00A2798B" w:rsidRPr="0023063A">
        <w:rPr>
          <w:rFonts w:ascii="宋体" w:hAnsi="宋体" w:hint="eastAsia"/>
          <w:sz w:val="22"/>
        </w:rPr>
        <w:t>（可行</w:t>
      </w:r>
      <w:r w:rsidR="00923CAA" w:rsidRPr="0023063A">
        <w:rPr>
          <w:rFonts w:ascii="宋体" w:hAnsi="宋体" w:hint="eastAsia"/>
          <w:sz w:val="22"/>
        </w:rPr>
        <w:t>，PCB走线完成后在合适位置放置测试点</w:t>
      </w:r>
      <w:r w:rsidR="00A2798B" w:rsidRPr="0023063A">
        <w:rPr>
          <w:rFonts w:ascii="宋体" w:hAnsi="宋体" w:hint="eastAsia"/>
          <w:sz w:val="22"/>
        </w:rPr>
        <w:t>）</w:t>
      </w:r>
    </w:p>
    <w:p w14:paraId="7808909E" w14:textId="13B1EAAA" w:rsidR="00F53132" w:rsidRPr="0023063A" w:rsidRDefault="00F53132" w:rsidP="00665ED3">
      <w:pPr>
        <w:numPr>
          <w:ilvl w:val="0"/>
          <w:numId w:val="13"/>
        </w:numPr>
        <w:spacing w:line="360" w:lineRule="auto"/>
        <w:rPr>
          <w:rFonts w:ascii="宋体" w:hAnsi="宋体" w:cs="Times New Roman" w:hint="eastAsia"/>
          <w:sz w:val="22"/>
        </w:rPr>
      </w:pPr>
      <w:r w:rsidRPr="0023063A">
        <w:rPr>
          <w:rFonts w:ascii="宋体" w:hAnsi="宋体" w:cs="Times New Roman" w:hint="eastAsia"/>
          <w:sz w:val="22"/>
        </w:rPr>
        <w:t>提供PD取样用于监测激光输出脉冲，向上位机输出激光器的出光同步信号；</w:t>
      </w:r>
      <w:r w:rsidR="00A2798B" w:rsidRPr="0023063A">
        <w:rPr>
          <w:rFonts w:ascii="宋体" w:hAnsi="宋体" w:hint="eastAsia"/>
          <w:sz w:val="22"/>
        </w:rPr>
        <w:t>（可行）</w:t>
      </w:r>
    </w:p>
    <w:p w14:paraId="60972F81" w14:textId="13F60B97" w:rsidR="00665ED3" w:rsidRPr="0023063A" w:rsidRDefault="00F53132" w:rsidP="00665ED3">
      <w:pPr>
        <w:spacing w:line="360" w:lineRule="auto"/>
        <w:ind w:left="480"/>
        <w:rPr>
          <w:rFonts w:ascii="宋体" w:hAnsi="宋体" w:cs="Times New Roman" w:hint="eastAsia"/>
          <w:sz w:val="22"/>
        </w:rPr>
      </w:pPr>
      <w:r w:rsidRPr="0023063A">
        <w:rPr>
          <w:rFonts w:ascii="宋体" w:hAnsi="宋体" w:cs="Times New Roman" w:hint="eastAsia"/>
          <w:sz w:val="22"/>
        </w:rPr>
        <w:t>f)</w:t>
      </w:r>
      <w:r w:rsidRPr="0023063A">
        <w:rPr>
          <w:rFonts w:ascii="宋体" w:hAnsi="宋体" w:cs="Times New Roman" w:hint="eastAsia"/>
          <w:sz w:val="22"/>
        </w:rPr>
        <w:tab/>
        <w:t>向上位机提供1路由主控制板发出的与输出激光脉冲具备同步关系的电同步信号</w:t>
      </w:r>
      <w:r w:rsidR="00665ED3" w:rsidRPr="0023063A">
        <w:rPr>
          <w:rFonts w:ascii="宋体" w:hAnsi="宋体" w:cs="Times New Roman" w:hint="eastAsia"/>
          <w:sz w:val="22"/>
        </w:rPr>
        <w:t>；</w:t>
      </w:r>
      <w:r w:rsidR="00A2798B" w:rsidRPr="0023063A">
        <w:rPr>
          <w:rFonts w:ascii="宋体" w:hAnsi="宋体" w:hint="eastAsia"/>
          <w:sz w:val="22"/>
        </w:rPr>
        <w:t>（可行）</w:t>
      </w:r>
    </w:p>
    <w:p w14:paraId="5CF2F77F" w14:textId="2CB0FA27" w:rsidR="007326E7" w:rsidRPr="0023063A" w:rsidRDefault="00F53132" w:rsidP="00665ED3">
      <w:pPr>
        <w:pStyle w:val="14"/>
        <w:numPr>
          <w:ilvl w:val="0"/>
          <w:numId w:val="13"/>
        </w:numPr>
        <w:adjustRightInd w:val="0"/>
        <w:snapToGrid w:val="0"/>
        <w:spacing w:line="360" w:lineRule="auto"/>
        <w:ind w:firstLineChars="0"/>
        <w:rPr>
          <w:rFonts w:ascii="宋体" w:hAnsi="宋体" w:hint="eastAsia"/>
          <w:sz w:val="22"/>
        </w:rPr>
      </w:pPr>
      <w:r w:rsidRPr="0023063A">
        <w:t>光脉冲输出能量监测功能，能够在工作温度范围内输出准确的功率测量数据（可通过测量标定实现）</w:t>
      </w:r>
      <w:r w:rsidR="007326E7" w:rsidRPr="0023063A">
        <w:rPr>
          <w:rFonts w:ascii="宋体" w:hAnsi="宋体" w:hint="eastAsia"/>
          <w:sz w:val="22"/>
        </w:rPr>
        <w:t>；</w:t>
      </w:r>
      <w:r w:rsidR="00A2798B" w:rsidRPr="0023063A">
        <w:rPr>
          <w:rFonts w:ascii="宋体" w:hAnsi="宋体" w:hint="eastAsia"/>
          <w:sz w:val="22"/>
        </w:rPr>
        <w:t>（可行）</w:t>
      </w:r>
    </w:p>
    <w:p w14:paraId="1120BA4E" w14:textId="64ADF9C9" w:rsidR="00F53132" w:rsidRPr="0023063A" w:rsidRDefault="00F53132" w:rsidP="00665ED3">
      <w:pPr>
        <w:numPr>
          <w:ilvl w:val="0"/>
          <w:numId w:val="13"/>
        </w:numPr>
        <w:spacing w:line="360" w:lineRule="auto"/>
        <w:rPr>
          <w:rFonts w:ascii="宋体" w:hAnsi="宋体" w:cs="Times New Roman" w:hint="eastAsia"/>
          <w:sz w:val="22"/>
        </w:rPr>
      </w:pPr>
      <w:r w:rsidRPr="0023063A">
        <w:rPr>
          <w:rFonts w:ascii="宋体" w:hAnsi="宋体" w:cs="Times New Roman" w:hint="eastAsia"/>
          <w:sz w:val="22"/>
        </w:rPr>
        <w:t>具有硬件自检与状态监控(健康管理)功能：包括上电自检，对主控制板温度、TEC温度（LD及晶体）、TEC工作电压、激光器供电状态、LD工作状态、LD工作电流等各电路子模块工作状态的周期自检功能，具有看门狗复位功能；</w:t>
      </w:r>
      <w:r w:rsidR="00A2798B" w:rsidRPr="0023063A">
        <w:rPr>
          <w:rFonts w:ascii="宋体" w:hAnsi="宋体" w:hint="eastAsia"/>
          <w:sz w:val="22"/>
        </w:rPr>
        <w:t>（可行）</w:t>
      </w:r>
    </w:p>
    <w:p w14:paraId="0692F9B7" w14:textId="7EFC8FF9" w:rsidR="007326E7" w:rsidRPr="0023063A" w:rsidRDefault="007326E7" w:rsidP="00665ED3">
      <w:pPr>
        <w:pStyle w:val="14"/>
        <w:numPr>
          <w:ilvl w:val="0"/>
          <w:numId w:val="13"/>
        </w:numPr>
        <w:adjustRightInd w:val="0"/>
        <w:snapToGrid w:val="0"/>
        <w:spacing w:line="360" w:lineRule="auto"/>
        <w:ind w:firstLineChars="0"/>
        <w:rPr>
          <w:rFonts w:ascii="宋体" w:hAnsi="宋体" w:hint="eastAsia"/>
          <w:sz w:val="22"/>
        </w:rPr>
      </w:pPr>
      <w:r w:rsidRPr="0023063A">
        <w:rPr>
          <w:rFonts w:ascii="宋体" w:hAnsi="宋体" w:hint="eastAsia"/>
          <w:sz w:val="22"/>
        </w:rPr>
        <w:t>接收主机的外部触发信号，并向主机反馈光同步信号与电同步信号；</w:t>
      </w:r>
      <w:r w:rsidR="00A2798B" w:rsidRPr="0023063A">
        <w:rPr>
          <w:rFonts w:ascii="宋体" w:hAnsi="宋体" w:hint="eastAsia"/>
          <w:sz w:val="22"/>
        </w:rPr>
        <w:t>（可行）</w:t>
      </w:r>
    </w:p>
    <w:p w14:paraId="63C6C28A" w14:textId="428AEE0B" w:rsidR="00665ED3" w:rsidRPr="0023063A" w:rsidRDefault="00665ED3" w:rsidP="00665ED3">
      <w:pPr>
        <w:numPr>
          <w:ilvl w:val="0"/>
          <w:numId w:val="13"/>
        </w:numPr>
        <w:spacing w:line="360" w:lineRule="auto"/>
        <w:rPr>
          <w:rFonts w:ascii="宋体" w:hAnsi="宋体" w:cs="Times New Roman" w:hint="eastAsia"/>
          <w:sz w:val="22"/>
        </w:rPr>
      </w:pPr>
      <w:r w:rsidRPr="0023063A">
        <w:rPr>
          <w:rFonts w:ascii="宋体" w:hAnsi="宋体" w:cs="Times New Roman" w:hint="eastAsia"/>
          <w:sz w:val="22"/>
        </w:rPr>
        <w:t>具有在线加载程序/参数进行固件升级的功能；</w:t>
      </w:r>
      <w:r w:rsidR="00A2798B" w:rsidRPr="0023063A">
        <w:rPr>
          <w:rFonts w:ascii="宋体" w:hAnsi="宋体" w:hint="eastAsia"/>
          <w:sz w:val="22"/>
        </w:rPr>
        <w:t>（可行）</w:t>
      </w:r>
    </w:p>
    <w:p w14:paraId="34266F43" w14:textId="06E20194" w:rsidR="00665ED3" w:rsidRPr="0023063A" w:rsidRDefault="00665ED3" w:rsidP="00665ED3">
      <w:pPr>
        <w:numPr>
          <w:ilvl w:val="0"/>
          <w:numId w:val="13"/>
        </w:numPr>
        <w:spacing w:line="360" w:lineRule="auto"/>
        <w:rPr>
          <w:rFonts w:ascii="宋体" w:hAnsi="宋体" w:cs="Times New Roman" w:hint="eastAsia"/>
          <w:sz w:val="22"/>
        </w:rPr>
      </w:pPr>
      <w:r w:rsidRPr="0023063A">
        <w:rPr>
          <w:rFonts w:ascii="宋体" w:hAnsi="宋体" w:cs="Times New Roman" w:hint="eastAsia"/>
          <w:sz w:val="22"/>
        </w:rPr>
        <w:t>完成激光器电控板调试，满足电磁兼容性要求、元器件选用要求、板级和模块级筛选试验与环境适应性试验要求。</w:t>
      </w:r>
      <w:r w:rsidR="00A2798B" w:rsidRPr="0023063A">
        <w:rPr>
          <w:rFonts w:ascii="宋体" w:hAnsi="宋体" w:cs="Times New Roman" w:hint="eastAsia"/>
          <w:sz w:val="22"/>
        </w:rPr>
        <w:t>设计已考虑，但需实验验证</w:t>
      </w:r>
    </w:p>
    <w:p w14:paraId="6BF8B9C7" w14:textId="77777777" w:rsidR="00665ED3" w:rsidRPr="0023063A" w:rsidRDefault="00665ED3" w:rsidP="00665ED3">
      <w:pPr>
        <w:ind w:left="480"/>
        <w:rPr>
          <w:rFonts w:ascii="宋体" w:hAnsi="宋体" w:cs="Times New Roman" w:hint="eastAsia"/>
          <w:sz w:val="22"/>
        </w:rPr>
      </w:pPr>
    </w:p>
    <w:p w14:paraId="22B130AD" w14:textId="77777777" w:rsidR="001346FC" w:rsidRPr="0023063A" w:rsidRDefault="002D084F">
      <w:pPr>
        <w:pStyle w:val="1"/>
        <w:rPr>
          <w:color w:val="auto"/>
        </w:rPr>
      </w:pPr>
      <w:bookmarkStart w:id="12" w:name="_Toc65407350"/>
      <w:bookmarkStart w:id="13" w:name="_Toc205110383"/>
      <w:r w:rsidRPr="0023063A">
        <w:rPr>
          <w:color w:val="auto"/>
        </w:rPr>
        <w:t>依据文件</w:t>
      </w:r>
      <w:bookmarkEnd w:id="12"/>
      <w:bookmarkEnd w:id="13"/>
    </w:p>
    <w:p w14:paraId="02A5193E" w14:textId="5194AA37" w:rsidR="001346FC" w:rsidRPr="0023063A" w:rsidRDefault="002D084F">
      <w:pPr>
        <w:rPr>
          <w:rFonts w:ascii="Times New Roman" w:hAnsi="Times New Roman" w:cs="Times New Roman"/>
          <w:sz w:val="22"/>
        </w:rPr>
      </w:pPr>
      <w:r w:rsidRPr="0023063A">
        <w:rPr>
          <w:rFonts w:ascii="Times New Roman" w:hAnsi="Times New Roman" w:cs="Times New Roman"/>
          <w:sz w:val="22"/>
        </w:rPr>
        <w:t>《</w:t>
      </w:r>
      <w:ins w:id="14" w:author="程" w:date="2025-06-30T15:52:00Z">
        <w:r w:rsidR="00366F7F" w:rsidRPr="0023063A">
          <w:rPr>
            <w:rFonts w:ascii="Times New Roman" w:hAnsi="Times New Roman" w:cs="Times New Roman" w:hint="eastAsia"/>
            <w:sz w:val="22"/>
          </w:rPr>
          <w:t>激光器电控模块研制技术要求</w:t>
        </w:r>
      </w:ins>
      <w:del w:id="15" w:author="程" w:date="2025-06-30T15:52:00Z">
        <w:r w:rsidR="00A02462" w:rsidRPr="0023063A" w:rsidDel="00366F7F">
          <w:rPr>
            <w:rFonts w:ascii="Times New Roman" w:hAnsi="Times New Roman" w:cs="Times New Roman" w:hint="eastAsia"/>
            <w:sz w:val="22"/>
          </w:rPr>
          <w:delText>双路脉冲激光器驱动</w:delText>
        </w:r>
        <w:r w:rsidRPr="0023063A" w:rsidDel="00366F7F">
          <w:rPr>
            <w:rFonts w:ascii="Times New Roman" w:hAnsi="Times New Roman" w:cs="Times New Roman"/>
            <w:sz w:val="22"/>
          </w:rPr>
          <w:delText>及温控模块技术协议</w:delText>
        </w:r>
      </w:del>
      <w:r w:rsidRPr="0023063A">
        <w:rPr>
          <w:rFonts w:ascii="Times New Roman" w:hAnsi="Times New Roman" w:cs="Times New Roman"/>
          <w:sz w:val="22"/>
        </w:rPr>
        <w:t>》</w:t>
      </w:r>
    </w:p>
    <w:p w14:paraId="12C62270" w14:textId="77777777" w:rsidR="001346FC" w:rsidRPr="0023063A" w:rsidRDefault="002D084F">
      <w:pPr>
        <w:pStyle w:val="1"/>
        <w:rPr>
          <w:color w:val="auto"/>
        </w:rPr>
      </w:pPr>
      <w:bookmarkStart w:id="16" w:name="_Toc65407351"/>
      <w:bookmarkStart w:id="17" w:name="_Toc205110384"/>
      <w:r w:rsidRPr="0023063A">
        <w:rPr>
          <w:color w:val="auto"/>
        </w:rPr>
        <w:t>功能、技术指标要求</w:t>
      </w:r>
      <w:bookmarkEnd w:id="16"/>
      <w:bookmarkEnd w:id="17"/>
    </w:p>
    <w:p w14:paraId="5623DE08" w14:textId="77777777" w:rsidR="001346FC" w:rsidRPr="0023063A" w:rsidRDefault="002D084F">
      <w:pPr>
        <w:pStyle w:val="2"/>
        <w:spacing w:before="156"/>
        <w:rPr>
          <w:rFonts w:ascii="Times New Roman" w:eastAsia="宋体" w:hAnsi="Times New Roman"/>
          <w:color w:val="auto"/>
        </w:rPr>
      </w:pPr>
      <w:bookmarkStart w:id="18" w:name="_Toc65407352"/>
      <w:bookmarkStart w:id="19" w:name="_Toc205110385"/>
      <w:r w:rsidRPr="0023063A">
        <w:rPr>
          <w:rFonts w:ascii="Times New Roman" w:eastAsia="宋体" w:hAnsi="Times New Roman"/>
          <w:color w:val="auto"/>
        </w:rPr>
        <w:t>功能要求</w:t>
      </w:r>
      <w:bookmarkEnd w:id="18"/>
      <w:bookmarkEnd w:id="19"/>
    </w:p>
    <w:p w14:paraId="27962799" w14:textId="77777777" w:rsidR="00A02462" w:rsidRPr="0023063A" w:rsidRDefault="00A02462" w:rsidP="004E2D1C">
      <w:pPr>
        <w:jc w:val="center"/>
      </w:pPr>
    </w:p>
    <w:tbl>
      <w:tblPr>
        <w:tblW w:w="99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52"/>
        <w:gridCol w:w="866"/>
        <w:gridCol w:w="6789"/>
        <w:gridCol w:w="1701"/>
      </w:tblGrid>
      <w:tr w:rsidR="0023063A" w:rsidRPr="0023063A" w14:paraId="1516453E" w14:textId="2DEEB537" w:rsidTr="004E2D1C">
        <w:trPr>
          <w:tblHeader/>
        </w:trPr>
        <w:tc>
          <w:tcPr>
            <w:tcW w:w="552" w:type="dxa"/>
            <w:tcBorders>
              <w:top w:val="single" w:sz="12" w:space="0" w:color="auto"/>
            </w:tcBorders>
            <w:vAlign w:val="center"/>
          </w:tcPr>
          <w:p w14:paraId="1C3BD15B" w14:textId="77777777" w:rsidR="004E2D1C" w:rsidRPr="0023063A" w:rsidRDefault="004E2D1C" w:rsidP="005227B1">
            <w:pPr>
              <w:rPr>
                <w:b/>
                <w:szCs w:val="21"/>
              </w:rPr>
            </w:pPr>
            <w:r w:rsidRPr="0023063A">
              <w:rPr>
                <w:b/>
                <w:szCs w:val="21"/>
              </w:rPr>
              <w:t>序号</w:t>
            </w:r>
          </w:p>
        </w:tc>
        <w:tc>
          <w:tcPr>
            <w:tcW w:w="866" w:type="dxa"/>
            <w:tcBorders>
              <w:top w:val="single" w:sz="12" w:space="0" w:color="auto"/>
            </w:tcBorders>
            <w:vAlign w:val="center"/>
          </w:tcPr>
          <w:p w14:paraId="3DDB445C" w14:textId="77777777" w:rsidR="004E2D1C" w:rsidRPr="0023063A" w:rsidRDefault="004E2D1C" w:rsidP="005227B1">
            <w:pPr>
              <w:rPr>
                <w:b/>
                <w:szCs w:val="21"/>
              </w:rPr>
            </w:pPr>
            <w:r w:rsidRPr="0023063A">
              <w:rPr>
                <w:b/>
                <w:szCs w:val="21"/>
              </w:rPr>
              <w:t>项目名称</w:t>
            </w:r>
          </w:p>
        </w:tc>
        <w:tc>
          <w:tcPr>
            <w:tcW w:w="6789" w:type="dxa"/>
            <w:tcBorders>
              <w:top w:val="single" w:sz="12" w:space="0" w:color="auto"/>
            </w:tcBorders>
            <w:vAlign w:val="center"/>
          </w:tcPr>
          <w:p w14:paraId="1FDA4F05" w14:textId="77777777" w:rsidR="004E2D1C" w:rsidRPr="0023063A" w:rsidRDefault="004E2D1C" w:rsidP="005227B1">
            <w:pPr>
              <w:jc w:val="center"/>
              <w:rPr>
                <w:b/>
                <w:szCs w:val="21"/>
              </w:rPr>
            </w:pPr>
            <w:r w:rsidRPr="0023063A">
              <w:rPr>
                <w:b/>
                <w:szCs w:val="21"/>
              </w:rPr>
              <w:t>技术要求</w:t>
            </w:r>
          </w:p>
        </w:tc>
        <w:tc>
          <w:tcPr>
            <w:tcW w:w="1701" w:type="dxa"/>
            <w:tcBorders>
              <w:top w:val="single" w:sz="12" w:space="0" w:color="auto"/>
            </w:tcBorders>
            <w:vAlign w:val="center"/>
          </w:tcPr>
          <w:p w14:paraId="39AAC4AB" w14:textId="3BC7A821" w:rsidR="004E2D1C" w:rsidRPr="0023063A" w:rsidRDefault="004E2D1C" w:rsidP="005227B1">
            <w:pPr>
              <w:jc w:val="center"/>
              <w:rPr>
                <w:b/>
                <w:szCs w:val="21"/>
              </w:rPr>
            </w:pPr>
            <w:r w:rsidRPr="0023063A">
              <w:rPr>
                <w:rFonts w:hint="eastAsia"/>
                <w:b/>
                <w:szCs w:val="21"/>
              </w:rPr>
              <w:t>是否可行</w:t>
            </w:r>
          </w:p>
        </w:tc>
      </w:tr>
      <w:tr w:rsidR="0023063A" w:rsidRPr="0023063A" w14:paraId="2B5C6FCD" w14:textId="67479BC0" w:rsidTr="004E2D1C">
        <w:tc>
          <w:tcPr>
            <w:tcW w:w="552" w:type="dxa"/>
            <w:vAlign w:val="center"/>
          </w:tcPr>
          <w:p w14:paraId="126B0782" w14:textId="77777777" w:rsidR="004E2D1C" w:rsidRPr="0023063A" w:rsidRDefault="004E2D1C" w:rsidP="005227B1">
            <w:pPr>
              <w:jc w:val="center"/>
              <w:rPr>
                <w:szCs w:val="21"/>
              </w:rPr>
            </w:pPr>
            <w:r w:rsidRPr="0023063A">
              <w:rPr>
                <w:szCs w:val="21"/>
              </w:rPr>
              <w:t>1</w:t>
            </w:r>
          </w:p>
        </w:tc>
        <w:tc>
          <w:tcPr>
            <w:tcW w:w="866" w:type="dxa"/>
            <w:vAlign w:val="center"/>
          </w:tcPr>
          <w:p w14:paraId="2F0BD19B" w14:textId="77777777" w:rsidR="004E2D1C" w:rsidRPr="0023063A" w:rsidRDefault="004E2D1C" w:rsidP="005227B1">
            <w:r w:rsidRPr="0023063A">
              <w:t>输出脉冲电流</w:t>
            </w:r>
          </w:p>
        </w:tc>
        <w:tc>
          <w:tcPr>
            <w:tcW w:w="6789" w:type="dxa"/>
            <w:vAlign w:val="center"/>
          </w:tcPr>
          <w:p w14:paraId="7374F6CE" w14:textId="194BD68A" w:rsidR="004E2D1C" w:rsidRPr="0023063A" w:rsidRDefault="004E2D1C" w:rsidP="005227B1">
            <w:r w:rsidRPr="0023063A">
              <w:t>激光器泵浦</w:t>
            </w:r>
            <w:r w:rsidRPr="0023063A">
              <w:t>LD</w:t>
            </w:r>
            <w:r w:rsidRPr="0023063A">
              <w:t>驱动电源控制两路</w:t>
            </w:r>
            <w:r w:rsidRPr="0023063A">
              <w:t>LD</w:t>
            </w:r>
            <w:r w:rsidRPr="0023063A">
              <w:t>泵浦模块电流大小与输出波形；第一路泵浦</w:t>
            </w:r>
            <w:r w:rsidRPr="0023063A">
              <w:t>LD</w:t>
            </w:r>
            <w:r w:rsidRPr="0023063A">
              <w:t>驱动电流</w:t>
            </w:r>
            <w:r w:rsidRPr="0023063A">
              <w:t>0-15A</w:t>
            </w:r>
            <w:r w:rsidRPr="0023063A">
              <w:t>，第二路泵浦</w:t>
            </w:r>
            <w:r w:rsidRPr="0023063A">
              <w:t>LD</w:t>
            </w:r>
            <w:r w:rsidRPr="0023063A">
              <w:t>驱动电流</w:t>
            </w:r>
            <w:r w:rsidRPr="0023063A">
              <w:t>0-16A</w:t>
            </w:r>
            <w:r w:rsidRPr="0023063A">
              <w:t>可调，调节精度</w:t>
            </w:r>
            <w:r w:rsidRPr="0023063A">
              <w:t>≤0.1A</w:t>
            </w:r>
            <w:r w:rsidRPr="0023063A">
              <w:t>，纹波大小控制在</w:t>
            </w:r>
            <w:r w:rsidRPr="0023063A">
              <w:t>±100mA</w:t>
            </w:r>
            <w:r w:rsidRPr="0023063A">
              <w:t>内。</w:t>
            </w:r>
            <w:r w:rsidRPr="0023063A">
              <w:rPr>
                <w:rFonts w:hint="eastAsia"/>
              </w:rPr>
              <w:t>LD</w:t>
            </w:r>
            <w:r w:rsidRPr="0023063A">
              <w:rPr>
                <w:rFonts w:hint="eastAsia"/>
              </w:rPr>
              <w:t>电压</w:t>
            </w:r>
            <w:r w:rsidRPr="0023063A">
              <w:rPr>
                <w:rFonts w:hint="eastAsia"/>
              </w:rPr>
              <w:t>35V</w:t>
            </w:r>
            <w:r w:rsidRPr="0023063A">
              <w:rPr>
                <w:rFonts w:hint="eastAsia"/>
              </w:rPr>
              <w:t>（实际依照</w:t>
            </w:r>
            <w:r w:rsidRPr="0023063A">
              <w:rPr>
                <w:rFonts w:hint="eastAsia"/>
              </w:rPr>
              <w:t>LD</w:t>
            </w:r>
            <w:r w:rsidRPr="0023063A">
              <w:rPr>
                <w:rFonts w:hint="eastAsia"/>
              </w:rPr>
              <w:t>的</w:t>
            </w:r>
            <w:r w:rsidRPr="0023063A">
              <w:rPr>
                <w:rFonts w:hint="eastAsia"/>
              </w:rPr>
              <w:t>IV</w:t>
            </w:r>
            <w:r w:rsidRPr="0023063A">
              <w:rPr>
                <w:rFonts w:hint="eastAsia"/>
              </w:rPr>
              <w:t>曲线）</w:t>
            </w:r>
          </w:p>
          <w:p w14:paraId="692D3252" w14:textId="77777777" w:rsidR="004E2D1C" w:rsidRPr="0023063A" w:rsidRDefault="004E2D1C" w:rsidP="005227B1">
            <w:r w:rsidRPr="0023063A">
              <w:t>输出波形宽度：</w:t>
            </w:r>
            <w:r w:rsidRPr="0023063A">
              <w:t>200us ~240us</w:t>
            </w:r>
            <w:r w:rsidRPr="0023063A">
              <w:t>可调；</w:t>
            </w:r>
          </w:p>
          <w:p w14:paraId="05F06CCD" w14:textId="72677574" w:rsidR="004E2D1C" w:rsidRPr="0023063A" w:rsidRDefault="004E2D1C" w:rsidP="005227B1">
            <w:r w:rsidRPr="0023063A">
              <w:t>输出</w:t>
            </w:r>
            <w:r w:rsidRPr="0023063A">
              <w:t>12</w:t>
            </w:r>
            <w:r w:rsidRPr="0023063A">
              <w:t>个子脉冲时间间隔：</w:t>
            </w:r>
            <w:r w:rsidRPr="0023063A">
              <w:t>240</w:t>
            </w:r>
            <w:r w:rsidRPr="0023063A">
              <w:rPr>
                <w:rFonts w:ascii="Cambria Math" w:hAnsi="Cambria Math" w:cs="Cambria Math"/>
              </w:rPr>
              <w:t>𝑢𝑠</w:t>
            </w:r>
            <w:r w:rsidRPr="0023063A">
              <w:t>~660</w:t>
            </w:r>
            <w:r w:rsidRPr="0023063A">
              <w:rPr>
                <w:rFonts w:ascii="Cambria Math" w:hAnsi="Cambria Math" w:cs="Cambria Math"/>
              </w:rPr>
              <w:t>𝑢𝑠</w:t>
            </w:r>
            <w:r w:rsidRPr="0023063A">
              <w:t>可调；</w:t>
            </w:r>
          </w:p>
          <w:p w14:paraId="738AB55C" w14:textId="77777777" w:rsidR="004E2D1C" w:rsidRPr="0023063A" w:rsidRDefault="004E2D1C" w:rsidP="005227B1">
            <w:r w:rsidRPr="0023063A">
              <w:t>开机浪涌＜</w:t>
            </w:r>
            <w:r w:rsidRPr="0023063A">
              <w:t>35A</w:t>
            </w:r>
            <w:r w:rsidRPr="0023063A">
              <w:t>；</w:t>
            </w:r>
          </w:p>
        </w:tc>
        <w:tc>
          <w:tcPr>
            <w:tcW w:w="1701" w:type="dxa"/>
          </w:tcPr>
          <w:p w14:paraId="412F0777" w14:textId="1898EE6F" w:rsidR="004E2D1C" w:rsidRPr="0023063A" w:rsidRDefault="004E2D1C" w:rsidP="005227B1">
            <w:r w:rsidRPr="0023063A">
              <w:rPr>
                <w:rFonts w:hint="eastAsia"/>
              </w:rPr>
              <w:t>纹波电流理论上可行但需实测，其余可行</w:t>
            </w:r>
          </w:p>
        </w:tc>
      </w:tr>
      <w:tr w:rsidR="0023063A" w:rsidRPr="0023063A" w14:paraId="183511FF" w14:textId="443E3D97" w:rsidTr="004E2D1C">
        <w:tc>
          <w:tcPr>
            <w:tcW w:w="552" w:type="dxa"/>
            <w:vAlign w:val="center"/>
          </w:tcPr>
          <w:p w14:paraId="1439DC2C" w14:textId="77777777" w:rsidR="004E2D1C" w:rsidRPr="0023063A" w:rsidRDefault="004E2D1C" w:rsidP="005227B1">
            <w:pPr>
              <w:jc w:val="center"/>
              <w:rPr>
                <w:szCs w:val="21"/>
              </w:rPr>
            </w:pPr>
            <w:r w:rsidRPr="0023063A">
              <w:rPr>
                <w:szCs w:val="21"/>
              </w:rPr>
              <w:t>2</w:t>
            </w:r>
          </w:p>
        </w:tc>
        <w:tc>
          <w:tcPr>
            <w:tcW w:w="866" w:type="dxa"/>
            <w:vAlign w:val="center"/>
          </w:tcPr>
          <w:p w14:paraId="0AC04F84" w14:textId="77777777" w:rsidR="004E2D1C" w:rsidRPr="0023063A" w:rsidRDefault="004E2D1C" w:rsidP="005227B1">
            <w:r w:rsidRPr="0023063A">
              <w:t>温度监测与控</w:t>
            </w:r>
            <w:r w:rsidRPr="0023063A">
              <w:lastRenderedPageBreak/>
              <w:t>制</w:t>
            </w:r>
          </w:p>
        </w:tc>
        <w:tc>
          <w:tcPr>
            <w:tcW w:w="6789" w:type="dxa"/>
            <w:vAlign w:val="center"/>
          </w:tcPr>
          <w:p w14:paraId="0EB73207" w14:textId="77777777" w:rsidR="004E2D1C" w:rsidRPr="0023063A" w:rsidRDefault="004E2D1C" w:rsidP="005227B1">
            <w:r w:rsidRPr="0023063A">
              <w:lastRenderedPageBreak/>
              <w:t>监测</w:t>
            </w:r>
            <w:r w:rsidRPr="0023063A">
              <w:t>LD</w:t>
            </w:r>
            <w:r w:rsidRPr="0023063A">
              <w:t>泵浦模块与激光器增益晶体的温度并驱动</w:t>
            </w:r>
            <w:r w:rsidRPr="0023063A">
              <w:t>TEC</w:t>
            </w:r>
            <w:r w:rsidRPr="0023063A">
              <w:t>制冷片完成温度控制，</w:t>
            </w:r>
            <w:r w:rsidRPr="0023063A">
              <w:t>4</w:t>
            </w:r>
            <w:r w:rsidRPr="0023063A">
              <w:t>路</w:t>
            </w:r>
            <w:r w:rsidRPr="0023063A">
              <w:t>TEC</w:t>
            </w:r>
            <w:r w:rsidRPr="0023063A">
              <w:t>温控精度</w:t>
            </w:r>
            <w:r w:rsidRPr="0023063A">
              <w:t>≤±0.5℃</w:t>
            </w:r>
            <w:r w:rsidRPr="0023063A">
              <w:t>，两路用于</w:t>
            </w:r>
            <w:r w:rsidRPr="0023063A">
              <w:t>LD</w:t>
            </w:r>
            <w:r w:rsidRPr="0023063A">
              <w:t>控温</w:t>
            </w:r>
            <w:r w:rsidRPr="0023063A">
              <w:rPr>
                <w:rFonts w:hint="eastAsia"/>
              </w:rPr>
              <w:t>（每</w:t>
            </w:r>
            <w:proofErr w:type="gramStart"/>
            <w:r w:rsidRPr="0023063A">
              <w:rPr>
                <w:rFonts w:hint="eastAsia"/>
              </w:rPr>
              <w:t>路使用</w:t>
            </w:r>
            <w:proofErr w:type="gramEnd"/>
            <w:r w:rsidRPr="0023063A">
              <w:rPr>
                <w:rFonts w:hint="eastAsia"/>
              </w:rPr>
              <w:t>2</w:t>
            </w:r>
            <w:r w:rsidRPr="0023063A">
              <w:rPr>
                <w:rFonts w:hint="eastAsia"/>
              </w:rPr>
              <w:t>片</w:t>
            </w:r>
            <w:r w:rsidRPr="0023063A">
              <w:rPr>
                <w:rFonts w:hint="eastAsia"/>
              </w:rPr>
              <w:t>TEC</w:t>
            </w:r>
            <w:r w:rsidRPr="0023063A">
              <w:rPr>
                <w:rFonts w:hint="eastAsia"/>
              </w:rPr>
              <w:t>），</w:t>
            </w:r>
            <w:r w:rsidRPr="0023063A">
              <w:lastRenderedPageBreak/>
              <w:t>两路用于激光头晶体控温</w:t>
            </w:r>
            <w:r w:rsidRPr="0023063A">
              <w:rPr>
                <w:rFonts w:hint="eastAsia"/>
              </w:rPr>
              <w:t>（每</w:t>
            </w:r>
            <w:proofErr w:type="gramStart"/>
            <w:r w:rsidRPr="0023063A">
              <w:rPr>
                <w:rFonts w:hint="eastAsia"/>
              </w:rPr>
              <w:t>路使用</w:t>
            </w:r>
            <w:proofErr w:type="gramEnd"/>
            <w:r w:rsidRPr="0023063A">
              <w:rPr>
                <w:rFonts w:hint="eastAsia"/>
              </w:rPr>
              <w:t>1</w:t>
            </w:r>
            <w:r w:rsidRPr="0023063A">
              <w:rPr>
                <w:rFonts w:hint="eastAsia"/>
              </w:rPr>
              <w:t>片</w:t>
            </w:r>
            <w:r w:rsidRPr="0023063A">
              <w:rPr>
                <w:rFonts w:hint="eastAsia"/>
              </w:rPr>
              <w:t>TEC</w:t>
            </w:r>
            <w:r w:rsidRPr="0023063A">
              <w:rPr>
                <w:rFonts w:hint="eastAsia"/>
              </w:rPr>
              <w:t>）</w:t>
            </w:r>
            <w:r w:rsidRPr="0023063A">
              <w:t>；</w:t>
            </w:r>
            <w:r w:rsidRPr="0023063A">
              <w:rPr>
                <w:rFonts w:hint="eastAsia"/>
              </w:rPr>
              <w:t>T</w:t>
            </w:r>
            <w:r w:rsidRPr="0023063A">
              <w:t>EC</w:t>
            </w:r>
            <w:r w:rsidRPr="0023063A">
              <w:rPr>
                <w:rFonts w:hint="eastAsia"/>
              </w:rPr>
              <w:t>额定电流</w:t>
            </w:r>
            <w:r w:rsidRPr="0023063A">
              <w:rPr>
                <w:rFonts w:hint="eastAsia"/>
              </w:rPr>
              <w:t>1</w:t>
            </w:r>
            <w:r w:rsidRPr="0023063A">
              <w:t>0</w:t>
            </w:r>
            <w:r w:rsidRPr="0023063A">
              <w:rPr>
                <w:rFonts w:hint="eastAsia"/>
              </w:rPr>
              <w:t>A</w:t>
            </w:r>
            <w:r w:rsidRPr="0023063A">
              <w:rPr>
                <w:rFonts w:hint="eastAsia"/>
              </w:rPr>
              <w:t>，正常工况最高工作电流</w:t>
            </w:r>
            <w:r w:rsidRPr="0023063A">
              <w:rPr>
                <w:rFonts w:hint="eastAsia"/>
              </w:rPr>
              <w:t>5A</w:t>
            </w:r>
            <w:r w:rsidRPr="0023063A">
              <w:rPr>
                <w:rFonts w:hint="eastAsia"/>
              </w:rPr>
              <w:t>；</w:t>
            </w:r>
          </w:p>
          <w:p w14:paraId="6999E748" w14:textId="77777777" w:rsidR="004E2D1C" w:rsidRPr="0023063A" w:rsidRDefault="004E2D1C" w:rsidP="005227B1">
            <w:r w:rsidRPr="0023063A">
              <w:rPr>
                <w:rFonts w:hint="eastAsia"/>
              </w:rPr>
              <w:t>热敏电阻型号为</w:t>
            </w:r>
            <w:r w:rsidRPr="0023063A">
              <w:rPr>
                <w:rFonts w:hint="eastAsia"/>
              </w:rPr>
              <w:t>PT1000</w:t>
            </w:r>
            <w:r w:rsidRPr="0023063A">
              <w:rPr>
                <w:rFonts w:hint="eastAsia"/>
              </w:rPr>
              <w:t>。</w:t>
            </w:r>
          </w:p>
          <w:p w14:paraId="2506FD6D" w14:textId="031C43A2" w:rsidR="004E2D1C" w:rsidRPr="0023063A" w:rsidRDefault="004E2D1C" w:rsidP="005227B1">
            <w:pPr>
              <w:rPr>
                <w:szCs w:val="21"/>
              </w:rPr>
            </w:pPr>
            <w:r w:rsidRPr="0023063A">
              <w:rPr>
                <w:rFonts w:hint="eastAsia"/>
              </w:rPr>
              <w:t>温度设置范围：</w:t>
            </w:r>
            <w:r w:rsidR="009D79A6" w:rsidRPr="0023063A">
              <w:rPr>
                <w:rFonts w:hint="eastAsia"/>
              </w:rPr>
              <w:t>默认</w:t>
            </w:r>
            <w:r w:rsidR="009D79A6" w:rsidRPr="0023063A">
              <w:rPr>
                <w:rFonts w:hint="eastAsia"/>
              </w:rPr>
              <w:t>30</w:t>
            </w:r>
            <w:r w:rsidR="009D79A6" w:rsidRPr="0023063A">
              <w:rPr>
                <w:rFonts w:hint="eastAsia"/>
              </w:rPr>
              <w:t>℃，可设置范围</w:t>
            </w:r>
            <w:r w:rsidR="009D79A6" w:rsidRPr="0023063A">
              <w:rPr>
                <w:rFonts w:hint="eastAsia"/>
              </w:rPr>
              <w:t>25</w:t>
            </w:r>
            <w:r w:rsidR="009D79A6" w:rsidRPr="0023063A">
              <w:rPr>
                <w:rFonts w:hint="eastAsia"/>
              </w:rPr>
              <w:t>至</w:t>
            </w:r>
            <w:r w:rsidR="009D79A6" w:rsidRPr="0023063A">
              <w:rPr>
                <w:rFonts w:hint="eastAsia"/>
              </w:rPr>
              <w:t>35</w:t>
            </w:r>
            <w:r w:rsidR="009D79A6" w:rsidRPr="0023063A">
              <w:rPr>
                <w:rFonts w:hint="eastAsia"/>
              </w:rPr>
              <w:t>℃</w:t>
            </w:r>
          </w:p>
        </w:tc>
        <w:tc>
          <w:tcPr>
            <w:tcW w:w="1701" w:type="dxa"/>
          </w:tcPr>
          <w:p w14:paraId="22CDB022" w14:textId="6E5B549F" w:rsidR="004E2D1C" w:rsidRPr="0023063A" w:rsidRDefault="004E2D1C" w:rsidP="005227B1">
            <w:r w:rsidRPr="0023063A">
              <w:rPr>
                <w:rFonts w:hint="eastAsia"/>
              </w:rPr>
              <w:lastRenderedPageBreak/>
              <w:t>设计电流每片最大值</w:t>
            </w:r>
            <w:r w:rsidRPr="0023063A">
              <w:rPr>
                <w:rFonts w:hint="eastAsia"/>
              </w:rPr>
              <w:t>7.5A</w:t>
            </w:r>
            <w:r w:rsidRPr="0023063A">
              <w:rPr>
                <w:rFonts w:hint="eastAsia"/>
              </w:rPr>
              <w:t>，温控</w:t>
            </w:r>
            <w:r w:rsidRPr="0023063A">
              <w:rPr>
                <w:rFonts w:hint="eastAsia"/>
              </w:rPr>
              <w:lastRenderedPageBreak/>
              <w:t>精度</w:t>
            </w:r>
            <w:proofErr w:type="gramStart"/>
            <w:r w:rsidRPr="0023063A">
              <w:rPr>
                <w:rFonts w:hint="eastAsia"/>
              </w:rPr>
              <w:t>需最终</w:t>
            </w:r>
            <w:proofErr w:type="gramEnd"/>
            <w:r w:rsidRPr="0023063A">
              <w:rPr>
                <w:rFonts w:hint="eastAsia"/>
              </w:rPr>
              <w:t>调试</w:t>
            </w:r>
            <w:r w:rsidRPr="0023063A">
              <w:rPr>
                <w:rFonts w:hint="eastAsia"/>
              </w:rPr>
              <w:t>PID</w:t>
            </w:r>
            <w:r w:rsidRPr="0023063A">
              <w:rPr>
                <w:rFonts w:hint="eastAsia"/>
              </w:rPr>
              <w:t>算法。</w:t>
            </w:r>
          </w:p>
        </w:tc>
      </w:tr>
      <w:tr w:rsidR="0023063A" w:rsidRPr="0023063A" w14:paraId="4C79F867" w14:textId="47EADFDE" w:rsidTr="004E2D1C">
        <w:tc>
          <w:tcPr>
            <w:tcW w:w="552" w:type="dxa"/>
            <w:vAlign w:val="center"/>
          </w:tcPr>
          <w:p w14:paraId="47001D7B" w14:textId="77777777" w:rsidR="004E2D1C" w:rsidRPr="0023063A" w:rsidRDefault="004E2D1C" w:rsidP="005227B1">
            <w:pPr>
              <w:jc w:val="center"/>
              <w:rPr>
                <w:szCs w:val="21"/>
              </w:rPr>
            </w:pPr>
            <w:r w:rsidRPr="0023063A">
              <w:rPr>
                <w:szCs w:val="21"/>
              </w:rPr>
              <w:lastRenderedPageBreak/>
              <w:t>3</w:t>
            </w:r>
          </w:p>
        </w:tc>
        <w:tc>
          <w:tcPr>
            <w:tcW w:w="866" w:type="dxa"/>
            <w:vAlign w:val="center"/>
          </w:tcPr>
          <w:p w14:paraId="6A77DA36" w14:textId="77777777" w:rsidR="004E2D1C" w:rsidRPr="0023063A" w:rsidRDefault="004E2D1C" w:rsidP="005227B1">
            <w:r w:rsidRPr="0023063A">
              <w:t>内触发和外触发控制</w:t>
            </w:r>
          </w:p>
        </w:tc>
        <w:tc>
          <w:tcPr>
            <w:tcW w:w="6789" w:type="dxa"/>
            <w:vAlign w:val="center"/>
          </w:tcPr>
          <w:p w14:paraId="12FB445A" w14:textId="77777777" w:rsidR="004E2D1C" w:rsidRPr="0023063A" w:rsidRDefault="004E2D1C" w:rsidP="005227B1">
            <w:r w:rsidRPr="0023063A">
              <w:t>内触发和外触发工作模式，可在</w:t>
            </w:r>
            <w:r w:rsidRPr="0023063A">
              <w:t>1000Hz</w:t>
            </w:r>
            <w:r w:rsidRPr="0023063A">
              <w:t>固定重复频率和</w:t>
            </w:r>
            <w:r w:rsidRPr="0023063A">
              <w:t>50Hz×12</w:t>
            </w:r>
            <w:r w:rsidRPr="0023063A">
              <w:t>可变间隔脉冲串两种方式之间切换</w:t>
            </w:r>
          </w:p>
        </w:tc>
        <w:tc>
          <w:tcPr>
            <w:tcW w:w="1701" w:type="dxa"/>
          </w:tcPr>
          <w:p w14:paraId="189B277C" w14:textId="21CBD367" w:rsidR="004E2D1C" w:rsidRPr="0023063A" w:rsidRDefault="00FD0118" w:rsidP="005227B1">
            <w:r w:rsidRPr="0023063A">
              <w:rPr>
                <w:rFonts w:hint="eastAsia"/>
              </w:rPr>
              <w:t>可行</w:t>
            </w:r>
          </w:p>
        </w:tc>
      </w:tr>
      <w:tr w:rsidR="0023063A" w:rsidRPr="0023063A" w14:paraId="00E5046C" w14:textId="13467FBD" w:rsidTr="004E2D1C">
        <w:tc>
          <w:tcPr>
            <w:tcW w:w="552" w:type="dxa"/>
            <w:vAlign w:val="center"/>
          </w:tcPr>
          <w:p w14:paraId="7E3B5ABC" w14:textId="77777777" w:rsidR="004E2D1C" w:rsidRPr="0023063A" w:rsidRDefault="004E2D1C" w:rsidP="005227B1">
            <w:pPr>
              <w:jc w:val="center"/>
              <w:rPr>
                <w:szCs w:val="21"/>
              </w:rPr>
            </w:pPr>
            <w:r w:rsidRPr="0023063A">
              <w:rPr>
                <w:szCs w:val="21"/>
              </w:rPr>
              <w:t>4</w:t>
            </w:r>
          </w:p>
        </w:tc>
        <w:tc>
          <w:tcPr>
            <w:tcW w:w="866" w:type="dxa"/>
            <w:vAlign w:val="center"/>
          </w:tcPr>
          <w:p w14:paraId="4614DDE6" w14:textId="77777777" w:rsidR="004E2D1C" w:rsidRPr="0023063A" w:rsidRDefault="004E2D1C" w:rsidP="005227B1">
            <w:r w:rsidRPr="0023063A">
              <w:t>PC</w:t>
            </w:r>
            <w:r w:rsidRPr="0023063A">
              <w:t>开关控制、</w:t>
            </w:r>
            <w:r w:rsidRPr="0023063A">
              <w:t>PD</w:t>
            </w:r>
            <w:r w:rsidRPr="0023063A">
              <w:t>探测与能量探测</w:t>
            </w:r>
          </w:p>
        </w:tc>
        <w:tc>
          <w:tcPr>
            <w:tcW w:w="6789" w:type="dxa"/>
            <w:vAlign w:val="center"/>
          </w:tcPr>
          <w:p w14:paraId="2991A748" w14:textId="77777777" w:rsidR="004E2D1C" w:rsidRPr="0023063A" w:rsidRDefault="004E2D1C" w:rsidP="00A02462">
            <w:pPr>
              <w:pStyle w:val="afffe"/>
              <w:numPr>
                <w:ilvl w:val="0"/>
                <w:numId w:val="27"/>
              </w:numPr>
              <w:ind w:firstLineChars="0"/>
            </w:pPr>
            <w:r w:rsidRPr="0023063A">
              <w:t>提供两路</w:t>
            </w:r>
            <w:r w:rsidRPr="0023063A">
              <w:t>9V</w:t>
            </w:r>
            <w:r w:rsidRPr="0023063A">
              <w:t>直流电源，</w:t>
            </w:r>
            <w:r w:rsidRPr="0023063A">
              <w:t>1</w:t>
            </w:r>
            <w:r w:rsidRPr="0023063A">
              <w:t>路为</w:t>
            </w:r>
            <w:r w:rsidRPr="0023063A">
              <w:t>PC</w:t>
            </w:r>
            <w:r w:rsidRPr="0023063A">
              <w:t>开关供电，</w:t>
            </w:r>
            <w:r w:rsidRPr="0023063A">
              <w:t>1</w:t>
            </w:r>
            <w:r w:rsidRPr="0023063A">
              <w:t>路为</w:t>
            </w:r>
            <w:r w:rsidRPr="0023063A">
              <w:t>PD</w:t>
            </w:r>
            <w:r w:rsidRPr="0023063A">
              <w:t>探测器供电。</w:t>
            </w:r>
          </w:p>
          <w:p w14:paraId="53CB501E" w14:textId="77777777" w:rsidR="004E2D1C" w:rsidRPr="0023063A" w:rsidRDefault="004E2D1C" w:rsidP="00A02462">
            <w:pPr>
              <w:pStyle w:val="afffe"/>
              <w:numPr>
                <w:ilvl w:val="0"/>
                <w:numId w:val="27"/>
              </w:numPr>
              <w:ind w:firstLineChars="0"/>
              <w:rPr>
                <w:szCs w:val="21"/>
              </w:rPr>
            </w:pPr>
            <w:r w:rsidRPr="0023063A">
              <w:t>为</w:t>
            </w:r>
            <w:r w:rsidRPr="0023063A">
              <w:t>PC</w:t>
            </w:r>
            <w:r w:rsidRPr="0023063A">
              <w:t>开关提供</w:t>
            </w:r>
            <w:r w:rsidRPr="0023063A">
              <w:t>1</w:t>
            </w:r>
            <w:r w:rsidRPr="0023063A">
              <w:t>路同步触发信号，可设置延时，延时范围包含</w:t>
            </w:r>
            <w:r w:rsidRPr="0023063A">
              <w:t>1us~300us</w:t>
            </w:r>
            <w:r w:rsidRPr="0023063A">
              <w:t>，步进量</w:t>
            </w:r>
            <w:r w:rsidRPr="0023063A">
              <w:t>≤1us</w:t>
            </w:r>
            <w:r w:rsidRPr="0023063A">
              <w:t>，同时向总控提供一路同步信号（差分输出）。</w:t>
            </w:r>
          </w:p>
          <w:p w14:paraId="39CD7C5F" w14:textId="77777777" w:rsidR="004E2D1C" w:rsidRPr="0023063A" w:rsidRDefault="004E2D1C" w:rsidP="00A02462">
            <w:pPr>
              <w:pStyle w:val="afffe"/>
              <w:numPr>
                <w:ilvl w:val="0"/>
                <w:numId w:val="27"/>
              </w:numPr>
              <w:ind w:firstLineChars="0"/>
              <w:rPr>
                <w:szCs w:val="21"/>
              </w:rPr>
            </w:pPr>
            <w:r w:rsidRPr="0023063A">
              <w:t>使用</w:t>
            </w:r>
            <w:r w:rsidRPr="0023063A">
              <w:t>PD</w:t>
            </w:r>
            <w:r w:rsidRPr="0023063A">
              <w:t>光电探测器向总控提供激光出光同步检测信号，与输出激光的抖动</w:t>
            </w:r>
            <w:r w:rsidRPr="0023063A">
              <w:t>&lt;8ns</w:t>
            </w:r>
            <w:r w:rsidRPr="0023063A">
              <w:t>；</w:t>
            </w:r>
          </w:p>
          <w:p w14:paraId="1B290A74" w14:textId="77777777" w:rsidR="004E2D1C" w:rsidRPr="0023063A" w:rsidRDefault="004E2D1C" w:rsidP="00A02462">
            <w:pPr>
              <w:pStyle w:val="afffe"/>
              <w:numPr>
                <w:ilvl w:val="0"/>
                <w:numId w:val="27"/>
              </w:numPr>
              <w:ind w:firstLineChars="0"/>
              <w:rPr>
                <w:szCs w:val="21"/>
              </w:rPr>
            </w:pPr>
            <w:r w:rsidRPr="0023063A">
              <w:t>主控直接输出的电同步信号抖动应＜</w:t>
            </w:r>
            <w:r w:rsidRPr="0023063A">
              <w:t>8ns</w:t>
            </w:r>
            <w:r w:rsidRPr="0023063A">
              <w:t>；</w:t>
            </w:r>
          </w:p>
          <w:p w14:paraId="1082B1A0" w14:textId="77777777" w:rsidR="004E2D1C" w:rsidRPr="0023063A" w:rsidRDefault="004E2D1C" w:rsidP="00A02462">
            <w:pPr>
              <w:pStyle w:val="afffe"/>
              <w:numPr>
                <w:ilvl w:val="0"/>
                <w:numId w:val="27"/>
              </w:numPr>
              <w:ind w:firstLineChars="0"/>
            </w:pPr>
            <w:r w:rsidRPr="0023063A">
              <w:t>以通信方式向总控提供激光能量探测功能，</w:t>
            </w:r>
            <w:r w:rsidRPr="0023063A">
              <w:rPr>
                <w:rFonts w:hint="eastAsia"/>
              </w:rPr>
              <w:t>与激光头联调标定</w:t>
            </w:r>
            <w:r w:rsidRPr="0023063A">
              <w:rPr>
                <w:rFonts w:hint="eastAsia"/>
              </w:rPr>
              <w:t>PD</w:t>
            </w:r>
            <w:r w:rsidRPr="0023063A">
              <w:rPr>
                <w:rFonts w:hint="eastAsia"/>
              </w:rPr>
              <w:t>后，</w:t>
            </w:r>
            <w:r w:rsidRPr="0023063A">
              <w:t>激光能量测量准确度优于</w:t>
            </w:r>
            <w:r w:rsidRPr="0023063A">
              <w:t>10%</w:t>
            </w:r>
            <w:r w:rsidRPr="0023063A">
              <w:t>。</w:t>
            </w:r>
          </w:p>
        </w:tc>
        <w:tc>
          <w:tcPr>
            <w:tcW w:w="1701" w:type="dxa"/>
          </w:tcPr>
          <w:p w14:paraId="129F3846" w14:textId="3C1196FA" w:rsidR="004E2D1C" w:rsidRPr="0023063A" w:rsidRDefault="00FD0118" w:rsidP="00FD0118">
            <w:r w:rsidRPr="0023063A">
              <w:rPr>
                <w:rFonts w:hint="eastAsia"/>
              </w:rPr>
              <w:t>可行</w:t>
            </w:r>
          </w:p>
        </w:tc>
      </w:tr>
      <w:tr w:rsidR="0023063A" w:rsidRPr="0023063A" w14:paraId="7261BDEB" w14:textId="013E9B44" w:rsidTr="004E2D1C">
        <w:tc>
          <w:tcPr>
            <w:tcW w:w="552" w:type="dxa"/>
            <w:tcBorders>
              <w:top w:val="single" w:sz="4" w:space="0" w:color="auto"/>
              <w:bottom w:val="single" w:sz="4" w:space="0" w:color="auto"/>
            </w:tcBorders>
            <w:vAlign w:val="center"/>
          </w:tcPr>
          <w:p w14:paraId="6CE746AC" w14:textId="77777777" w:rsidR="004E2D1C" w:rsidRPr="0023063A" w:rsidRDefault="004E2D1C" w:rsidP="005227B1">
            <w:pPr>
              <w:jc w:val="center"/>
              <w:rPr>
                <w:szCs w:val="21"/>
              </w:rPr>
            </w:pPr>
            <w:r w:rsidRPr="0023063A">
              <w:rPr>
                <w:szCs w:val="21"/>
              </w:rPr>
              <w:t>5</w:t>
            </w:r>
          </w:p>
        </w:tc>
        <w:tc>
          <w:tcPr>
            <w:tcW w:w="866" w:type="dxa"/>
            <w:tcBorders>
              <w:top w:val="single" w:sz="4" w:space="0" w:color="auto"/>
              <w:bottom w:val="single" w:sz="4" w:space="0" w:color="auto"/>
            </w:tcBorders>
            <w:vAlign w:val="center"/>
          </w:tcPr>
          <w:p w14:paraId="7F8F3176" w14:textId="77777777" w:rsidR="004E2D1C" w:rsidRPr="0023063A" w:rsidRDefault="004E2D1C" w:rsidP="005227B1">
            <w:r w:rsidRPr="0023063A">
              <w:t>远程监控与通信控制</w:t>
            </w:r>
          </w:p>
        </w:tc>
        <w:tc>
          <w:tcPr>
            <w:tcW w:w="6789" w:type="dxa"/>
            <w:tcBorders>
              <w:top w:val="single" w:sz="4" w:space="0" w:color="auto"/>
              <w:bottom w:val="single" w:sz="4" w:space="0" w:color="auto"/>
            </w:tcBorders>
            <w:vAlign w:val="center"/>
          </w:tcPr>
          <w:p w14:paraId="336986B6" w14:textId="77777777" w:rsidR="004E2D1C" w:rsidRPr="0023063A" w:rsidRDefault="004E2D1C" w:rsidP="005227B1">
            <w:pPr>
              <w:rPr>
                <w:szCs w:val="21"/>
              </w:rPr>
            </w:pPr>
            <w:r w:rsidRPr="0023063A">
              <w:t>以</w:t>
            </w:r>
            <w:r w:rsidRPr="0023063A">
              <w:t>RS422</w:t>
            </w:r>
            <w:r w:rsidRPr="0023063A">
              <w:t>差分方式实现远程通信功能</w:t>
            </w:r>
            <w:r w:rsidRPr="0023063A">
              <w:rPr>
                <w:rFonts w:hint="eastAsia"/>
              </w:rPr>
              <w:t>，相邻两条指令的响应周期不大于</w:t>
            </w:r>
            <w:r w:rsidRPr="0023063A">
              <w:rPr>
                <w:rFonts w:hint="eastAsia"/>
              </w:rPr>
              <w:t>5ms</w:t>
            </w:r>
            <w:r w:rsidRPr="0023063A">
              <w:t>。</w:t>
            </w:r>
          </w:p>
        </w:tc>
        <w:tc>
          <w:tcPr>
            <w:tcW w:w="1701" w:type="dxa"/>
            <w:tcBorders>
              <w:top w:val="single" w:sz="4" w:space="0" w:color="auto"/>
              <w:bottom w:val="single" w:sz="4" w:space="0" w:color="auto"/>
            </w:tcBorders>
          </w:tcPr>
          <w:p w14:paraId="59D73E44" w14:textId="4BD04B2A" w:rsidR="004E2D1C" w:rsidRPr="0023063A" w:rsidRDefault="00FD0118" w:rsidP="005227B1">
            <w:r w:rsidRPr="0023063A">
              <w:rPr>
                <w:rFonts w:hint="eastAsia"/>
              </w:rPr>
              <w:t>设计指令缓冲，可行</w:t>
            </w:r>
          </w:p>
        </w:tc>
      </w:tr>
      <w:tr w:rsidR="0023063A" w:rsidRPr="0023063A" w14:paraId="02B6FDC2" w14:textId="317CAA3F" w:rsidTr="004E2D1C">
        <w:tc>
          <w:tcPr>
            <w:tcW w:w="552" w:type="dxa"/>
            <w:tcBorders>
              <w:top w:val="single" w:sz="4" w:space="0" w:color="auto"/>
              <w:bottom w:val="single" w:sz="4" w:space="0" w:color="auto"/>
            </w:tcBorders>
            <w:vAlign w:val="center"/>
          </w:tcPr>
          <w:p w14:paraId="2ABFDD5A" w14:textId="77777777" w:rsidR="004E2D1C" w:rsidRPr="0023063A" w:rsidRDefault="004E2D1C" w:rsidP="005227B1">
            <w:pPr>
              <w:jc w:val="center"/>
              <w:rPr>
                <w:szCs w:val="21"/>
              </w:rPr>
            </w:pPr>
            <w:r w:rsidRPr="0023063A">
              <w:rPr>
                <w:szCs w:val="21"/>
              </w:rPr>
              <w:t>6</w:t>
            </w:r>
          </w:p>
        </w:tc>
        <w:tc>
          <w:tcPr>
            <w:tcW w:w="866" w:type="dxa"/>
            <w:tcBorders>
              <w:top w:val="single" w:sz="4" w:space="0" w:color="auto"/>
              <w:bottom w:val="single" w:sz="4" w:space="0" w:color="auto"/>
            </w:tcBorders>
            <w:vAlign w:val="center"/>
          </w:tcPr>
          <w:p w14:paraId="1D9B9EA3" w14:textId="77777777" w:rsidR="004E2D1C" w:rsidRPr="0023063A" w:rsidRDefault="004E2D1C" w:rsidP="005227B1">
            <w:r w:rsidRPr="0023063A">
              <w:t>上位机调试软件</w:t>
            </w:r>
          </w:p>
        </w:tc>
        <w:tc>
          <w:tcPr>
            <w:tcW w:w="6789" w:type="dxa"/>
            <w:tcBorders>
              <w:top w:val="single" w:sz="4" w:space="0" w:color="auto"/>
              <w:bottom w:val="single" w:sz="4" w:space="0" w:color="auto"/>
            </w:tcBorders>
            <w:vAlign w:val="center"/>
          </w:tcPr>
          <w:p w14:paraId="76219DFE" w14:textId="4C40F7A4" w:rsidR="004E2D1C" w:rsidRPr="0023063A" w:rsidRDefault="004E2D1C" w:rsidP="005227B1">
            <w:r w:rsidRPr="0023063A">
              <w:t>可在上位机远程设置和反馈显示两路</w:t>
            </w:r>
            <w:r w:rsidRPr="0023063A">
              <w:t>LD</w:t>
            </w:r>
            <w:r w:rsidRPr="0023063A">
              <w:t>工作电流、</w:t>
            </w:r>
            <w:r w:rsidRPr="0023063A">
              <w:t>4</w:t>
            </w:r>
            <w:r w:rsidRPr="0023063A">
              <w:t>路</w:t>
            </w:r>
            <w:r w:rsidRPr="0023063A">
              <w:t>TEC</w:t>
            </w:r>
            <w:r w:rsidRPr="0023063A">
              <w:t>温度</w:t>
            </w:r>
            <w:r w:rsidRPr="0023063A">
              <w:rPr>
                <w:rFonts w:hint="eastAsia"/>
              </w:rPr>
              <w:t>（</w:t>
            </w:r>
            <w:r w:rsidRPr="0023063A">
              <w:t>LD</w:t>
            </w:r>
            <w:r w:rsidRPr="0023063A">
              <w:t>温度、晶体温度</w:t>
            </w:r>
            <w:r w:rsidRPr="0023063A">
              <w:rPr>
                <w:rFonts w:hint="eastAsia"/>
              </w:rPr>
              <w:t>）</w:t>
            </w:r>
            <w:r w:rsidRPr="0023063A">
              <w:t>和工作电流、激光</w:t>
            </w:r>
            <w:proofErr w:type="gramStart"/>
            <w:r w:rsidRPr="0023063A">
              <w:t>光</w:t>
            </w:r>
            <w:proofErr w:type="gramEnd"/>
            <w:r w:rsidRPr="0023063A">
              <w:t>功率等，并自动完成激光器各模块</w:t>
            </w:r>
            <w:proofErr w:type="gramStart"/>
            <w:r w:rsidRPr="0023063A">
              <w:t>联锁</w:t>
            </w:r>
            <w:proofErr w:type="gramEnd"/>
            <w:r w:rsidRPr="0023063A">
              <w:t>保护等功能。同时上位机以</w:t>
            </w:r>
            <w:r w:rsidRPr="0023063A">
              <w:t>1Hz</w:t>
            </w:r>
            <w:r w:rsidRPr="0023063A">
              <w:t>频率读取</w:t>
            </w:r>
            <w:r w:rsidRPr="0023063A">
              <w:t>LD</w:t>
            </w:r>
            <w:r w:rsidRPr="0023063A">
              <w:t>电流、</w:t>
            </w:r>
            <w:r w:rsidRPr="0023063A">
              <w:t>TEC</w:t>
            </w:r>
            <w:r w:rsidRPr="0023063A">
              <w:t>电流、温度传感器数据信息，并形成日志。</w:t>
            </w:r>
          </w:p>
        </w:tc>
        <w:tc>
          <w:tcPr>
            <w:tcW w:w="1701" w:type="dxa"/>
            <w:tcBorders>
              <w:top w:val="single" w:sz="4" w:space="0" w:color="auto"/>
              <w:bottom w:val="single" w:sz="4" w:space="0" w:color="auto"/>
            </w:tcBorders>
          </w:tcPr>
          <w:p w14:paraId="169BF547" w14:textId="246150BA" w:rsidR="004E2D1C" w:rsidRPr="0023063A" w:rsidRDefault="00FD0118" w:rsidP="005227B1">
            <w:r w:rsidRPr="0023063A">
              <w:rPr>
                <w:rFonts w:hint="eastAsia"/>
              </w:rPr>
              <w:t>可行</w:t>
            </w:r>
          </w:p>
        </w:tc>
      </w:tr>
      <w:tr w:rsidR="0023063A" w:rsidRPr="0023063A" w14:paraId="5197B345" w14:textId="781D55B8" w:rsidTr="004E2D1C">
        <w:tc>
          <w:tcPr>
            <w:tcW w:w="552" w:type="dxa"/>
            <w:tcBorders>
              <w:top w:val="single" w:sz="4" w:space="0" w:color="auto"/>
              <w:bottom w:val="single" w:sz="4" w:space="0" w:color="auto"/>
            </w:tcBorders>
            <w:vAlign w:val="center"/>
          </w:tcPr>
          <w:p w14:paraId="41319EEB" w14:textId="77777777" w:rsidR="004E2D1C" w:rsidRPr="0023063A" w:rsidRDefault="004E2D1C" w:rsidP="005227B1">
            <w:pPr>
              <w:jc w:val="center"/>
              <w:rPr>
                <w:szCs w:val="21"/>
              </w:rPr>
            </w:pPr>
            <w:r w:rsidRPr="0023063A">
              <w:rPr>
                <w:szCs w:val="21"/>
              </w:rPr>
              <w:t>7</w:t>
            </w:r>
          </w:p>
        </w:tc>
        <w:tc>
          <w:tcPr>
            <w:tcW w:w="866" w:type="dxa"/>
            <w:tcBorders>
              <w:top w:val="single" w:sz="4" w:space="0" w:color="auto"/>
              <w:bottom w:val="single" w:sz="4" w:space="0" w:color="auto"/>
            </w:tcBorders>
            <w:vAlign w:val="center"/>
          </w:tcPr>
          <w:p w14:paraId="27AA73FE" w14:textId="77777777" w:rsidR="004E2D1C" w:rsidRPr="0023063A" w:rsidRDefault="004E2D1C" w:rsidP="005227B1">
            <w:r w:rsidRPr="0023063A">
              <w:t>重量与尺寸控制</w:t>
            </w:r>
          </w:p>
        </w:tc>
        <w:tc>
          <w:tcPr>
            <w:tcW w:w="6789" w:type="dxa"/>
            <w:tcBorders>
              <w:top w:val="single" w:sz="4" w:space="0" w:color="auto"/>
              <w:bottom w:val="single" w:sz="4" w:space="0" w:color="auto"/>
            </w:tcBorders>
            <w:vAlign w:val="center"/>
          </w:tcPr>
          <w:p w14:paraId="5130A0DA" w14:textId="19B10F3F" w:rsidR="004E2D1C" w:rsidRPr="0023063A" w:rsidRDefault="004E2D1C" w:rsidP="005227B1">
            <w:pPr>
              <w:wordWrap w:val="0"/>
            </w:pPr>
            <w:r w:rsidRPr="0023063A">
              <w:t>电路板重量＜</w:t>
            </w:r>
            <w:r w:rsidRPr="0023063A">
              <w:t>1.8kg</w:t>
            </w:r>
            <w:r w:rsidRPr="0023063A">
              <w:t>，总体尺寸小于等于</w:t>
            </w:r>
            <w:r w:rsidRPr="0023063A">
              <w:t>13</w:t>
            </w:r>
            <w:r w:rsidR="00923CAA" w:rsidRPr="0023063A">
              <w:rPr>
                <w:rFonts w:hint="eastAsia"/>
              </w:rPr>
              <w:t>3.5</w:t>
            </w:r>
            <w:r w:rsidRPr="0023063A">
              <w:t>mm×</w:t>
            </w:r>
            <w:r w:rsidR="00923CAA" w:rsidRPr="0023063A">
              <w:rPr>
                <w:rFonts w:hint="eastAsia"/>
              </w:rPr>
              <w:t>192</w:t>
            </w:r>
            <w:r w:rsidRPr="0023063A">
              <w:t>mm×50mm</w:t>
            </w:r>
            <w:r w:rsidRPr="0023063A">
              <w:t>。</w:t>
            </w:r>
          </w:p>
        </w:tc>
        <w:tc>
          <w:tcPr>
            <w:tcW w:w="1701" w:type="dxa"/>
            <w:tcBorders>
              <w:top w:val="single" w:sz="4" w:space="0" w:color="auto"/>
              <w:bottom w:val="single" w:sz="4" w:space="0" w:color="auto"/>
            </w:tcBorders>
          </w:tcPr>
          <w:p w14:paraId="186E6523" w14:textId="3DFFDD42" w:rsidR="004E2D1C" w:rsidRPr="0023063A" w:rsidRDefault="00FD0118" w:rsidP="005227B1">
            <w:pPr>
              <w:wordWrap w:val="0"/>
            </w:pPr>
            <w:r w:rsidRPr="0023063A">
              <w:rPr>
                <w:rFonts w:hint="eastAsia"/>
              </w:rPr>
              <w:t>总重量</w:t>
            </w:r>
            <w:r w:rsidR="00027769" w:rsidRPr="0023063A">
              <w:rPr>
                <w:rFonts w:hint="eastAsia"/>
              </w:rPr>
              <w:t>理论可行但</w:t>
            </w:r>
            <w:proofErr w:type="gramStart"/>
            <w:r w:rsidRPr="0023063A">
              <w:rPr>
                <w:rFonts w:hint="eastAsia"/>
              </w:rPr>
              <w:t>需最终</w:t>
            </w:r>
            <w:proofErr w:type="gramEnd"/>
            <w:r w:rsidRPr="0023063A">
              <w:rPr>
                <w:rFonts w:hint="eastAsia"/>
              </w:rPr>
              <w:t>测量</w:t>
            </w:r>
            <w:r w:rsidR="00027769" w:rsidRPr="0023063A">
              <w:rPr>
                <w:rFonts w:hint="eastAsia"/>
              </w:rPr>
              <w:t>，</w:t>
            </w:r>
            <w:r w:rsidRPr="0023063A">
              <w:rPr>
                <w:rFonts w:hint="eastAsia"/>
              </w:rPr>
              <w:t>尺寸可行</w:t>
            </w:r>
          </w:p>
        </w:tc>
      </w:tr>
      <w:tr w:rsidR="0023063A" w:rsidRPr="0023063A" w14:paraId="203F8BC5" w14:textId="5E2ABBC4" w:rsidTr="004E2D1C">
        <w:tc>
          <w:tcPr>
            <w:tcW w:w="552" w:type="dxa"/>
            <w:tcBorders>
              <w:top w:val="single" w:sz="4" w:space="0" w:color="auto"/>
              <w:bottom w:val="single" w:sz="4" w:space="0" w:color="auto"/>
            </w:tcBorders>
            <w:vAlign w:val="center"/>
          </w:tcPr>
          <w:p w14:paraId="43C5435F" w14:textId="77777777" w:rsidR="004E2D1C" w:rsidRPr="0023063A" w:rsidRDefault="004E2D1C" w:rsidP="005227B1">
            <w:pPr>
              <w:jc w:val="center"/>
              <w:rPr>
                <w:szCs w:val="21"/>
              </w:rPr>
            </w:pPr>
            <w:r w:rsidRPr="0023063A">
              <w:rPr>
                <w:szCs w:val="21"/>
              </w:rPr>
              <w:t>8</w:t>
            </w:r>
          </w:p>
        </w:tc>
        <w:tc>
          <w:tcPr>
            <w:tcW w:w="866" w:type="dxa"/>
            <w:tcBorders>
              <w:top w:val="single" w:sz="4" w:space="0" w:color="auto"/>
              <w:bottom w:val="single" w:sz="4" w:space="0" w:color="auto"/>
            </w:tcBorders>
            <w:vAlign w:val="center"/>
          </w:tcPr>
          <w:p w14:paraId="01B65D2C" w14:textId="77777777" w:rsidR="004E2D1C" w:rsidRPr="0023063A" w:rsidRDefault="004E2D1C" w:rsidP="005227B1">
            <w:r w:rsidRPr="0023063A">
              <w:t>液冷模块控制与通讯</w:t>
            </w:r>
          </w:p>
        </w:tc>
        <w:tc>
          <w:tcPr>
            <w:tcW w:w="6789" w:type="dxa"/>
            <w:tcBorders>
              <w:top w:val="single" w:sz="4" w:space="0" w:color="auto"/>
              <w:bottom w:val="single" w:sz="4" w:space="0" w:color="auto"/>
            </w:tcBorders>
            <w:vAlign w:val="center"/>
          </w:tcPr>
          <w:p w14:paraId="4C21034D" w14:textId="77777777" w:rsidR="004E2D1C" w:rsidRPr="0023063A" w:rsidRDefault="004E2D1C" w:rsidP="005227B1">
            <w:pPr>
              <w:wordWrap w:val="0"/>
            </w:pPr>
            <w:r w:rsidRPr="0023063A">
              <w:t>根据环境温度，控制液冷模块的工作状态：</w:t>
            </w:r>
          </w:p>
          <w:p w14:paraId="29888229" w14:textId="77777777" w:rsidR="004E2D1C" w:rsidRPr="0023063A" w:rsidRDefault="004E2D1C" w:rsidP="005227B1">
            <w:pPr>
              <w:wordWrap w:val="0"/>
            </w:pPr>
            <w:r w:rsidRPr="0023063A">
              <w:t>为液冷模块水泵提供</w:t>
            </w:r>
            <w:r w:rsidRPr="0023063A">
              <w:t>28V</w:t>
            </w:r>
            <w:r w:rsidRPr="0023063A">
              <w:t>供电（额定电流</w:t>
            </w:r>
            <w:r w:rsidRPr="0023063A">
              <w:t>5.5A</w:t>
            </w:r>
            <w:r w:rsidRPr="0023063A">
              <w:t>），并具备控制水泵通断电和通讯功能；</w:t>
            </w:r>
          </w:p>
          <w:p w14:paraId="74F6198F" w14:textId="2C58B618" w:rsidR="004E2D1C" w:rsidRPr="0023063A" w:rsidRDefault="004E2D1C" w:rsidP="005227B1">
            <w:pPr>
              <w:wordWrap w:val="0"/>
            </w:pPr>
            <w:r w:rsidRPr="0023063A">
              <w:t>为液冷模块的风扇提供控制信号</w:t>
            </w:r>
            <w:ins w:id="20" w:author="liu biao" w:date="2025-08-01T21:56:00Z" w16du:dateUtc="2025-08-01T13:56:00Z">
              <w:r w:rsidRPr="0023063A">
                <w:rPr>
                  <w:rFonts w:hint="eastAsia"/>
                </w:rPr>
                <w:t>（</w:t>
              </w:r>
            </w:ins>
            <w:r w:rsidR="009D79A6" w:rsidRPr="0023063A">
              <w:rPr>
                <w:rFonts w:hint="eastAsia"/>
              </w:rPr>
              <w:t>开关</w:t>
            </w:r>
            <w:ins w:id="21" w:author="liu biao" w:date="2025-08-01T21:56:00Z" w16du:dateUtc="2025-08-01T13:56:00Z">
              <w:r w:rsidRPr="0023063A">
                <w:rPr>
                  <w:rFonts w:hint="eastAsia"/>
                </w:rPr>
                <w:t>）</w:t>
              </w:r>
            </w:ins>
            <w:r w:rsidRPr="0023063A">
              <w:t>。</w:t>
            </w:r>
          </w:p>
        </w:tc>
        <w:tc>
          <w:tcPr>
            <w:tcW w:w="1701" w:type="dxa"/>
            <w:tcBorders>
              <w:top w:val="single" w:sz="4" w:space="0" w:color="auto"/>
              <w:bottom w:val="single" w:sz="4" w:space="0" w:color="auto"/>
            </w:tcBorders>
          </w:tcPr>
          <w:p w14:paraId="2872360E" w14:textId="40FE3DAE" w:rsidR="004E2D1C" w:rsidRPr="0023063A" w:rsidRDefault="00BA0A85" w:rsidP="005227B1">
            <w:pPr>
              <w:wordWrap w:val="0"/>
            </w:pPr>
            <w:r w:rsidRPr="0023063A">
              <w:rPr>
                <w:rFonts w:hint="eastAsia"/>
              </w:rPr>
              <w:t>可行</w:t>
            </w:r>
          </w:p>
        </w:tc>
      </w:tr>
      <w:tr w:rsidR="0023063A" w:rsidRPr="0023063A" w14:paraId="232C7261" w14:textId="4090877C" w:rsidTr="004E2D1C">
        <w:tc>
          <w:tcPr>
            <w:tcW w:w="552" w:type="dxa"/>
            <w:tcBorders>
              <w:top w:val="single" w:sz="4" w:space="0" w:color="auto"/>
              <w:bottom w:val="single" w:sz="4" w:space="0" w:color="auto"/>
            </w:tcBorders>
            <w:vAlign w:val="center"/>
          </w:tcPr>
          <w:p w14:paraId="40E1D21E" w14:textId="77777777" w:rsidR="004E2D1C" w:rsidRPr="0023063A" w:rsidRDefault="004E2D1C" w:rsidP="005227B1">
            <w:pPr>
              <w:jc w:val="center"/>
              <w:rPr>
                <w:szCs w:val="21"/>
              </w:rPr>
            </w:pPr>
            <w:r w:rsidRPr="0023063A">
              <w:rPr>
                <w:szCs w:val="21"/>
              </w:rPr>
              <w:t>9</w:t>
            </w:r>
          </w:p>
        </w:tc>
        <w:tc>
          <w:tcPr>
            <w:tcW w:w="866" w:type="dxa"/>
            <w:tcBorders>
              <w:top w:val="single" w:sz="4" w:space="0" w:color="auto"/>
              <w:bottom w:val="single" w:sz="4" w:space="0" w:color="auto"/>
            </w:tcBorders>
            <w:vAlign w:val="center"/>
          </w:tcPr>
          <w:p w14:paraId="3246A2AA" w14:textId="77777777" w:rsidR="004E2D1C" w:rsidRPr="0023063A" w:rsidRDefault="004E2D1C" w:rsidP="005227B1">
            <w:r w:rsidRPr="0023063A">
              <w:t>在线加载程序</w:t>
            </w:r>
            <w:r w:rsidRPr="0023063A">
              <w:t>/</w:t>
            </w:r>
            <w:r w:rsidRPr="0023063A">
              <w:t>参数</w:t>
            </w:r>
          </w:p>
        </w:tc>
        <w:tc>
          <w:tcPr>
            <w:tcW w:w="6789" w:type="dxa"/>
            <w:tcBorders>
              <w:top w:val="single" w:sz="4" w:space="0" w:color="auto"/>
              <w:bottom w:val="single" w:sz="4" w:space="0" w:color="auto"/>
            </w:tcBorders>
            <w:vAlign w:val="center"/>
          </w:tcPr>
          <w:p w14:paraId="5ADB1E76" w14:textId="77777777" w:rsidR="004E2D1C" w:rsidRPr="0023063A" w:rsidRDefault="004E2D1C" w:rsidP="005227B1">
            <w:r w:rsidRPr="0023063A">
              <w:t>具有在线加载程序</w:t>
            </w:r>
            <w:r w:rsidRPr="0023063A">
              <w:t>/</w:t>
            </w:r>
            <w:r w:rsidRPr="0023063A">
              <w:t>参数进行固件升级的功能。</w:t>
            </w:r>
          </w:p>
        </w:tc>
        <w:tc>
          <w:tcPr>
            <w:tcW w:w="1701" w:type="dxa"/>
            <w:tcBorders>
              <w:top w:val="single" w:sz="4" w:space="0" w:color="auto"/>
              <w:bottom w:val="single" w:sz="4" w:space="0" w:color="auto"/>
            </w:tcBorders>
          </w:tcPr>
          <w:p w14:paraId="03AA7612" w14:textId="35352D76" w:rsidR="004E2D1C" w:rsidRPr="0023063A" w:rsidRDefault="00BA0A85" w:rsidP="005227B1">
            <w:r w:rsidRPr="0023063A">
              <w:rPr>
                <w:rFonts w:hint="eastAsia"/>
              </w:rPr>
              <w:t>可行</w:t>
            </w:r>
          </w:p>
        </w:tc>
      </w:tr>
      <w:tr w:rsidR="0023063A" w:rsidRPr="0023063A" w14:paraId="26147C5E" w14:textId="3D8031BC" w:rsidTr="004E2D1C">
        <w:tc>
          <w:tcPr>
            <w:tcW w:w="552" w:type="dxa"/>
            <w:tcBorders>
              <w:top w:val="single" w:sz="4" w:space="0" w:color="auto"/>
              <w:bottom w:val="single" w:sz="4" w:space="0" w:color="auto"/>
            </w:tcBorders>
            <w:vAlign w:val="center"/>
          </w:tcPr>
          <w:p w14:paraId="7B2CC116" w14:textId="77777777" w:rsidR="004E2D1C" w:rsidRPr="0023063A" w:rsidRDefault="004E2D1C" w:rsidP="005227B1">
            <w:pPr>
              <w:jc w:val="center"/>
              <w:rPr>
                <w:szCs w:val="21"/>
              </w:rPr>
            </w:pPr>
            <w:r w:rsidRPr="0023063A">
              <w:rPr>
                <w:szCs w:val="21"/>
              </w:rPr>
              <w:t>10</w:t>
            </w:r>
          </w:p>
        </w:tc>
        <w:tc>
          <w:tcPr>
            <w:tcW w:w="866" w:type="dxa"/>
            <w:tcBorders>
              <w:top w:val="single" w:sz="4" w:space="0" w:color="auto"/>
              <w:bottom w:val="single" w:sz="4" w:space="0" w:color="auto"/>
            </w:tcBorders>
            <w:vAlign w:val="center"/>
          </w:tcPr>
          <w:p w14:paraId="7EF85EA0" w14:textId="77777777" w:rsidR="004E2D1C" w:rsidRPr="0023063A" w:rsidRDefault="004E2D1C" w:rsidP="005227B1">
            <w:r w:rsidRPr="0023063A">
              <w:t>软件工程规划要求</w:t>
            </w:r>
          </w:p>
        </w:tc>
        <w:tc>
          <w:tcPr>
            <w:tcW w:w="6789" w:type="dxa"/>
            <w:tcBorders>
              <w:top w:val="single" w:sz="4" w:space="0" w:color="auto"/>
              <w:bottom w:val="single" w:sz="4" w:space="0" w:color="auto"/>
            </w:tcBorders>
            <w:vAlign w:val="center"/>
          </w:tcPr>
          <w:p w14:paraId="19532739" w14:textId="77777777" w:rsidR="004E2D1C" w:rsidRPr="0023063A" w:rsidRDefault="004E2D1C" w:rsidP="005227B1">
            <w:r w:rsidRPr="0023063A">
              <w:t>软件开发过程应按照</w:t>
            </w:r>
            <w:r w:rsidRPr="0023063A">
              <w:t>GJB5000A II</w:t>
            </w:r>
            <w:r w:rsidRPr="0023063A">
              <w:t>级质量体系管理</w:t>
            </w:r>
            <w:r w:rsidRPr="0023063A">
              <w:t xml:space="preserve"> </w:t>
            </w:r>
          </w:p>
        </w:tc>
        <w:tc>
          <w:tcPr>
            <w:tcW w:w="1701" w:type="dxa"/>
            <w:tcBorders>
              <w:top w:val="single" w:sz="4" w:space="0" w:color="auto"/>
              <w:bottom w:val="single" w:sz="4" w:space="0" w:color="auto"/>
            </w:tcBorders>
          </w:tcPr>
          <w:p w14:paraId="7A00BEAD" w14:textId="77777777" w:rsidR="004E2D1C" w:rsidRPr="0023063A" w:rsidRDefault="004E2D1C" w:rsidP="005227B1"/>
        </w:tc>
      </w:tr>
      <w:tr w:rsidR="0023063A" w:rsidRPr="0023063A" w14:paraId="5CFE0B53" w14:textId="099FFAB2" w:rsidTr="004E2D1C">
        <w:tc>
          <w:tcPr>
            <w:tcW w:w="552" w:type="dxa"/>
            <w:tcBorders>
              <w:top w:val="single" w:sz="4" w:space="0" w:color="auto"/>
              <w:bottom w:val="single" w:sz="4" w:space="0" w:color="auto"/>
            </w:tcBorders>
            <w:vAlign w:val="center"/>
          </w:tcPr>
          <w:p w14:paraId="7AF3E0A3" w14:textId="77777777" w:rsidR="004E2D1C" w:rsidRPr="0023063A" w:rsidRDefault="004E2D1C" w:rsidP="005227B1">
            <w:pPr>
              <w:jc w:val="center"/>
              <w:rPr>
                <w:szCs w:val="21"/>
              </w:rPr>
            </w:pPr>
            <w:r w:rsidRPr="0023063A">
              <w:rPr>
                <w:szCs w:val="21"/>
              </w:rPr>
              <w:t>11</w:t>
            </w:r>
          </w:p>
        </w:tc>
        <w:tc>
          <w:tcPr>
            <w:tcW w:w="866" w:type="dxa"/>
            <w:tcBorders>
              <w:top w:val="single" w:sz="4" w:space="0" w:color="auto"/>
              <w:bottom w:val="single" w:sz="4" w:space="0" w:color="auto"/>
            </w:tcBorders>
            <w:vAlign w:val="center"/>
          </w:tcPr>
          <w:p w14:paraId="78FDB9C8" w14:textId="77777777" w:rsidR="004E2D1C" w:rsidRPr="0023063A" w:rsidRDefault="004E2D1C" w:rsidP="005227B1">
            <w:r w:rsidRPr="0023063A">
              <w:t>环境试验</w:t>
            </w:r>
          </w:p>
        </w:tc>
        <w:tc>
          <w:tcPr>
            <w:tcW w:w="6789" w:type="dxa"/>
            <w:tcBorders>
              <w:top w:val="single" w:sz="4" w:space="0" w:color="auto"/>
              <w:bottom w:val="single" w:sz="4" w:space="0" w:color="auto"/>
            </w:tcBorders>
            <w:vAlign w:val="center"/>
          </w:tcPr>
          <w:p w14:paraId="38CD3581" w14:textId="77777777" w:rsidR="004E2D1C" w:rsidRPr="0023063A" w:rsidRDefault="004E2D1C" w:rsidP="005227B1">
            <w:r w:rsidRPr="0023063A">
              <w:t>工作温度范围：</w:t>
            </w:r>
            <w:r w:rsidRPr="0023063A">
              <w:t>-55℃~71℃</w:t>
            </w:r>
            <w:r w:rsidRPr="0023063A">
              <w:t>；</w:t>
            </w:r>
          </w:p>
          <w:p w14:paraId="338A557A" w14:textId="77777777" w:rsidR="004E2D1C" w:rsidRPr="0023063A" w:rsidRDefault="004E2D1C" w:rsidP="005227B1">
            <w:r w:rsidRPr="0023063A">
              <w:t>-55℃</w:t>
            </w:r>
            <w:r w:rsidRPr="0023063A">
              <w:t>低温贮存。</w:t>
            </w:r>
          </w:p>
        </w:tc>
        <w:tc>
          <w:tcPr>
            <w:tcW w:w="1701" w:type="dxa"/>
            <w:tcBorders>
              <w:top w:val="single" w:sz="4" w:space="0" w:color="auto"/>
              <w:bottom w:val="single" w:sz="4" w:space="0" w:color="auto"/>
            </w:tcBorders>
          </w:tcPr>
          <w:p w14:paraId="59613E47" w14:textId="1560CBD7" w:rsidR="004E2D1C" w:rsidRPr="0023063A" w:rsidRDefault="00BA0A85" w:rsidP="005227B1">
            <w:r w:rsidRPr="0023063A">
              <w:rPr>
                <w:rFonts w:hint="eastAsia"/>
              </w:rPr>
              <w:t>-40</w:t>
            </w:r>
            <w:r w:rsidRPr="0023063A">
              <w:rPr>
                <w:rFonts w:hint="eastAsia"/>
              </w:rPr>
              <w:t>℃以下工作需加热，其余可行</w:t>
            </w:r>
          </w:p>
        </w:tc>
      </w:tr>
      <w:tr w:rsidR="0023063A" w:rsidRPr="0023063A" w14:paraId="63161577" w14:textId="029F0BCE" w:rsidTr="004E2D1C">
        <w:tc>
          <w:tcPr>
            <w:tcW w:w="552" w:type="dxa"/>
            <w:tcBorders>
              <w:top w:val="single" w:sz="4" w:space="0" w:color="auto"/>
              <w:bottom w:val="single" w:sz="4" w:space="0" w:color="auto"/>
            </w:tcBorders>
            <w:vAlign w:val="center"/>
          </w:tcPr>
          <w:p w14:paraId="19055F79" w14:textId="77777777" w:rsidR="004E2D1C" w:rsidRPr="0023063A" w:rsidRDefault="004E2D1C" w:rsidP="005227B1">
            <w:pPr>
              <w:jc w:val="center"/>
              <w:rPr>
                <w:szCs w:val="21"/>
              </w:rPr>
            </w:pPr>
            <w:r w:rsidRPr="0023063A">
              <w:rPr>
                <w:szCs w:val="21"/>
              </w:rPr>
              <w:t>12</w:t>
            </w:r>
          </w:p>
        </w:tc>
        <w:tc>
          <w:tcPr>
            <w:tcW w:w="866" w:type="dxa"/>
            <w:tcBorders>
              <w:top w:val="single" w:sz="4" w:space="0" w:color="auto"/>
              <w:bottom w:val="single" w:sz="4" w:space="0" w:color="auto"/>
            </w:tcBorders>
            <w:vAlign w:val="center"/>
          </w:tcPr>
          <w:p w14:paraId="7E2C6325" w14:textId="77777777" w:rsidR="004E2D1C" w:rsidRPr="0023063A" w:rsidRDefault="004E2D1C" w:rsidP="005227B1">
            <w:r w:rsidRPr="0023063A">
              <w:t>启动时间要求</w:t>
            </w:r>
          </w:p>
        </w:tc>
        <w:tc>
          <w:tcPr>
            <w:tcW w:w="6789" w:type="dxa"/>
            <w:tcBorders>
              <w:top w:val="single" w:sz="4" w:space="0" w:color="auto"/>
              <w:bottom w:val="single" w:sz="4" w:space="0" w:color="auto"/>
            </w:tcBorders>
            <w:vAlign w:val="center"/>
          </w:tcPr>
          <w:p w14:paraId="07E47982" w14:textId="77777777" w:rsidR="004E2D1C" w:rsidRPr="0023063A" w:rsidRDefault="004E2D1C" w:rsidP="005227B1">
            <w:r w:rsidRPr="0023063A">
              <w:t>25℃</w:t>
            </w:r>
            <w:r w:rsidRPr="0023063A">
              <w:t>下从开机到目标温度工作点</w:t>
            </w:r>
            <w:r w:rsidRPr="0023063A">
              <w:t>TEC</w:t>
            </w:r>
            <w:r w:rsidRPr="0023063A">
              <w:t>控温时间小于</w:t>
            </w:r>
            <w:r w:rsidRPr="0023063A">
              <w:t>10s</w:t>
            </w:r>
            <w:r w:rsidRPr="0023063A">
              <w:t>，</w:t>
            </w:r>
            <w:r w:rsidRPr="0023063A">
              <w:t>40℃</w:t>
            </w:r>
            <w:r w:rsidRPr="0023063A">
              <w:t>下小于</w:t>
            </w:r>
            <w:r w:rsidRPr="0023063A">
              <w:t>60s</w:t>
            </w:r>
            <w:r w:rsidRPr="0023063A">
              <w:t>，</w:t>
            </w:r>
            <w:r w:rsidRPr="0023063A">
              <w:t>71℃</w:t>
            </w:r>
            <w:r w:rsidRPr="0023063A">
              <w:t>下小于</w:t>
            </w:r>
            <w:r w:rsidRPr="0023063A">
              <w:t>150s</w:t>
            </w:r>
            <w:r w:rsidRPr="0023063A">
              <w:t>，</w:t>
            </w:r>
            <w:r w:rsidRPr="0023063A">
              <w:t>0℃</w:t>
            </w:r>
            <w:r w:rsidRPr="0023063A">
              <w:t>下小于</w:t>
            </w:r>
            <w:r w:rsidRPr="0023063A">
              <w:t>60s</w:t>
            </w:r>
            <w:r w:rsidRPr="0023063A">
              <w:t>，</w:t>
            </w:r>
            <w:r w:rsidRPr="0023063A">
              <w:t>-20℃</w:t>
            </w:r>
            <w:r w:rsidRPr="0023063A">
              <w:t>下小于</w:t>
            </w:r>
            <w:r w:rsidRPr="0023063A">
              <w:t>120s</w:t>
            </w:r>
            <w:r w:rsidRPr="0023063A">
              <w:t>，</w:t>
            </w:r>
            <w:r w:rsidRPr="0023063A">
              <w:t>-55</w:t>
            </w:r>
            <w:r w:rsidRPr="0023063A">
              <w:rPr>
                <w:rFonts w:hint="eastAsia"/>
              </w:rPr>
              <w:t>℃下小于</w:t>
            </w:r>
            <w:r w:rsidRPr="0023063A">
              <w:t>200s</w:t>
            </w:r>
            <w:r w:rsidRPr="0023063A">
              <w:t>。控温时间内恒流源电容充电同步完成。</w:t>
            </w:r>
          </w:p>
        </w:tc>
        <w:tc>
          <w:tcPr>
            <w:tcW w:w="1701" w:type="dxa"/>
            <w:tcBorders>
              <w:top w:val="single" w:sz="4" w:space="0" w:color="auto"/>
              <w:bottom w:val="single" w:sz="4" w:space="0" w:color="auto"/>
            </w:tcBorders>
          </w:tcPr>
          <w:p w14:paraId="2A94816E" w14:textId="5848AF95" w:rsidR="004E2D1C" w:rsidRPr="0023063A" w:rsidRDefault="00BA0A85" w:rsidP="005227B1">
            <w:r w:rsidRPr="0023063A">
              <w:rPr>
                <w:rFonts w:hint="eastAsia"/>
              </w:rPr>
              <w:t>启动时间存在风险与调整</w:t>
            </w:r>
          </w:p>
        </w:tc>
      </w:tr>
      <w:tr w:rsidR="004E2D1C" w:rsidRPr="0023063A" w14:paraId="32E5088B" w14:textId="1E361728" w:rsidTr="004E2D1C">
        <w:tc>
          <w:tcPr>
            <w:tcW w:w="552" w:type="dxa"/>
            <w:tcBorders>
              <w:top w:val="single" w:sz="4" w:space="0" w:color="auto"/>
              <w:bottom w:val="single" w:sz="18" w:space="0" w:color="auto"/>
            </w:tcBorders>
            <w:vAlign w:val="center"/>
          </w:tcPr>
          <w:p w14:paraId="61425AA2" w14:textId="77777777" w:rsidR="004E2D1C" w:rsidRPr="0023063A" w:rsidRDefault="004E2D1C" w:rsidP="005227B1">
            <w:pPr>
              <w:jc w:val="center"/>
              <w:rPr>
                <w:szCs w:val="21"/>
              </w:rPr>
            </w:pPr>
          </w:p>
        </w:tc>
        <w:tc>
          <w:tcPr>
            <w:tcW w:w="866" w:type="dxa"/>
            <w:tcBorders>
              <w:top w:val="single" w:sz="4" w:space="0" w:color="auto"/>
              <w:bottom w:val="single" w:sz="18" w:space="0" w:color="auto"/>
            </w:tcBorders>
            <w:vAlign w:val="center"/>
          </w:tcPr>
          <w:p w14:paraId="499BE1FA" w14:textId="77777777" w:rsidR="004E2D1C" w:rsidRPr="0023063A" w:rsidRDefault="004E2D1C" w:rsidP="005227B1"/>
        </w:tc>
        <w:tc>
          <w:tcPr>
            <w:tcW w:w="6789" w:type="dxa"/>
            <w:tcBorders>
              <w:top w:val="single" w:sz="4" w:space="0" w:color="auto"/>
              <w:bottom w:val="single" w:sz="18" w:space="0" w:color="auto"/>
            </w:tcBorders>
            <w:vAlign w:val="center"/>
          </w:tcPr>
          <w:p w14:paraId="7C390796" w14:textId="77777777" w:rsidR="004E2D1C" w:rsidRPr="0023063A" w:rsidRDefault="004E2D1C" w:rsidP="005227B1"/>
        </w:tc>
        <w:tc>
          <w:tcPr>
            <w:tcW w:w="1701" w:type="dxa"/>
            <w:tcBorders>
              <w:top w:val="single" w:sz="4" w:space="0" w:color="auto"/>
              <w:bottom w:val="single" w:sz="18" w:space="0" w:color="auto"/>
            </w:tcBorders>
          </w:tcPr>
          <w:p w14:paraId="1C231ADF" w14:textId="77777777" w:rsidR="004E2D1C" w:rsidRPr="0023063A" w:rsidRDefault="004E2D1C" w:rsidP="005227B1"/>
        </w:tc>
      </w:tr>
    </w:tbl>
    <w:p w14:paraId="2C6AE765" w14:textId="77777777" w:rsidR="00A02462" w:rsidRPr="0023063A" w:rsidRDefault="00A02462">
      <w:pPr>
        <w:pStyle w:val="14"/>
        <w:adjustRightInd w:val="0"/>
        <w:snapToGrid w:val="0"/>
        <w:spacing w:line="360" w:lineRule="auto"/>
        <w:ind w:left="480" w:firstLineChars="0" w:firstLine="0"/>
        <w:rPr>
          <w:rFonts w:ascii="Times New Roman" w:hAnsi="Times New Roman"/>
          <w:sz w:val="22"/>
        </w:rPr>
      </w:pPr>
    </w:p>
    <w:p w14:paraId="2C481132" w14:textId="77777777" w:rsidR="001346FC" w:rsidRPr="0023063A" w:rsidRDefault="002D084F">
      <w:pPr>
        <w:pStyle w:val="2"/>
        <w:spacing w:before="156"/>
        <w:rPr>
          <w:rFonts w:ascii="Times New Roman" w:eastAsia="宋体" w:hAnsi="Times New Roman"/>
          <w:color w:val="auto"/>
        </w:rPr>
      </w:pPr>
      <w:bookmarkStart w:id="22" w:name="_Toc65407353"/>
      <w:bookmarkStart w:id="23" w:name="_Toc205110386"/>
      <w:r w:rsidRPr="0023063A">
        <w:rPr>
          <w:rFonts w:ascii="Times New Roman" w:eastAsia="宋体" w:hAnsi="Times New Roman"/>
          <w:color w:val="auto"/>
        </w:rPr>
        <w:t>主要技术指标要求</w:t>
      </w:r>
      <w:bookmarkEnd w:id="22"/>
      <w:bookmarkEnd w:id="23"/>
    </w:p>
    <w:p w14:paraId="63C88500" w14:textId="77777777" w:rsidR="001346FC" w:rsidRPr="0023063A" w:rsidRDefault="002D084F">
      <w:pPr>
        <w:pStyle w:val="3"/>
        <w:spacing w:before="156"/>
        <w:rPr>
          <w:sz w:val="22"/>
          <w:szCs w:val="22"/>
        </w:rPr>
      </w:pPr>
      <w:r w:rsidRPr="0023063A">
        <w:rPr>
          <w:sz w:val="22"/>
          <w:szCs w:val="22"/>
        </w:rPr>
        <w:t xml:space="preserve"> </w:t>
      </w:r>
      <w:bookmarkStart w:id="24" w:name="_Toc205110387"/>
      <w:r w:rsidRPr="0023063A">
        <w:rPr>
          <w:sz w:val="22"/>
          <w:szCs w:val="22"/>
        </w:rPr>
        <w:t>技术指标</w:t>
      </w:r>
      <w:bookmarkEnd w:id="24"/>
    </w:p>
    <w:p w14:paraId="6D2370DA" w14:textId="1E3DD243" w:rsidR="00983FD0" w:rsidRPr="0023063A" w:rsidRDefault="002D084F" w:rsidP="00983FD0">
      <w:pPr>
        <w:pStyle w:val="14"/>
        <w:numPr>
          <w:ilvl w:val="0"/>
          <w:numId w:val="15"/>
        </w:numPr>
        <w:adjustRightInd w:val="0"/>
        <w:snapToGrid w:val="0"/>
        <w:spacing w:line="360" w:lineRule="auto"/>
        <w:ind w:left="902" w:firstLineChars="0"/>
        <w:rPr>
          <w:rFonts w:ascii="Times New Roman" w:hAnsi="Times New Roman"/>
          <w:sz w:val="22"/>
        </w:rPr>
      </w:pPr>
      <w:r w:rsidRPr="0023063A">
        <w:rPr>
          <w:rFonts w:ascii="Times New Roman" w:hAnsi="Times New Roman"/>
          <w:sz w:val="22"/>
        </w:rPr>
        <w:t>输入电压：</w:t>
      </w:r>
      <w:r w:rsidRPr="0023063A">
        <w:rPr>
          <w:rFonts w:ascii="Times New Roman" w:hAnsi="Times New Roman" w:hint="eastAsia"/>
          <w:sz w:val="22"/>
        </w:rPr>
        <w:t>2</w:t>
      </w:r>
      <w:r w:rsidRPr="0023063A">
        <w:rPr>
          <w:rFonts w:ascii="Times New Roman" w:hAnsi="Times New Roman"/>
          <w:sz w:val="22"/>
        </w:rPr>
        <w:t>8</w:t>
      </w:r>
      <w:r w:rsidRPr="0023063A">
        <w:rPr>
          <w:rFonts w:ascii="Times New Roman" w:hAnsi="Times New Roman" w:hint="eastAsia"/>
          <w:sz w:val="22"/>
        </w:rPr>
        <w:t>V</w:t>
      </w:r>
      <w:r w:rsidR="00983FD0" w:rsidRPr="0023063A">
        <w:rPr>
          <w:rFonts w:ascii="Times New Roman" w:hAnsi="Times New Roman" w:hint="eastAsia"/>
          <w:sz w:val="22"/>
        </w:rPr>
        <w:t>，总输入功率不超过</w:t>
      </w:r>
      <w:r w:rsidR="00983FD0" w:rsidRPr="0023063A">
        <w:rPr>
          <w:rFonts w:ascii="Times New Roman" w:hAnsi="Times New Roman" w:hint="eastAsia"/>
          <w:sz w:val="22"/>
        </w:rPr>
        <w:t>600W</w:t>
      </w:r>
      <w:r w:rsidR="00983FD0" w:rsidRPr="0023063A">
        <w:rPr>
          <w:rFonts w:ascii="Times New Roman" w:hAnsi="Times New Roman" w:hint="eastAsia"/>
          <w:sz w:val="22"/>
        </w:rPr>
        <w:t>。</w:t>
      </w:r>
    </w:p>
    <w:tbl>
      <w:tblPr>
        <w:tblW w:w="45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917"/>
        <w:gridCol w:w="1034"/>
        <w:gridCol w:w="1151"/>
        <w:gridCol w:w="1187"/>
        <w:gridCol w:w="1305"/>
        <w:gridCol w:w="1028"/>
      </w:tblGrid>
      <w:tr w:rsidR="0023063A" w:rsidRPr="0023063A" w14:paraId="29FA6A33" w14:textId="77777777" w:rsidTr="00E520DA">
        <w:trPr>
          <w:trHeight w:val="454"/>
          <w:jc w:val="center"/>
        </w:trPr>
        <w:tc>
          <w:tcPr>
            <w:tcW w:w="1006" w:type="pct"/>
            <w:shd w:val="clear" w:color="auto" w:fill="D9D9D9"/>
            <w:vAlign w:val="center"/>
          </w:tcPr>
          <w:p w14:paraId="001B090C" w14:textId="77777777" w:rsidR="00E520DA" w:rsidRPr="0023063A" w:rsidRDefault="00E520DA" w:rsidP="005227B1">
            <w:pPr>
              <w:pStyle w:val="my"/>
              <w:rPr>
                <w:rFonts w:cs="Times New Roman"/>
              </w:rPr>
            </w:pPr>
            <w:r w:rsidRPr="0023063A">
              <w:rPr>
                <w:rFonts w:cs="Times New Roman"/>
              </w:rPr>
              <w:t>产品名称</w:t>
            </w:r>
          </w:p>
        </w:tc>
        <w:tc>
          <w:tcPr>
            <w:tcW w:w="553" w:type="pct"/>
            <w:shd w:val="clear" w:color="auto" w:fill="D9D9D9"/>
            <w:vAlign w:val="center"/>
          </w:tcPr>
          <w:p w14:paraId="2836B301" w14:textId="77777777" w:rsidR="00E520DA" w:rsidRPr="0023063A" w:rsidRDefault="00E520DA" w:rsidP="005227B1">
            <w:pPr>
              <w:pStyle w:val="my"/>
              <w:rPr>
                <w:rFonts w:cs="Times New Roman"/>
              </w:rPr>
            </w:pPr>
            <w:r w:rsidRPr="0023063A">
              <w:rPr>
                <w:rFonts w:cs="Times New Roman"/>
              </w:rPr>
              <w:t>电源</w:t>
            </w:r>
          </w:p>
          <w:p w14:paraId="557DF632" w14:textId="77777777" w:rsidR="00E520DA" w:rsidRPr="0023063A" w:rsidRDefault="00E520DA" w:rsidP="005227B1">
            <w:pPr>
              <w:pStyle w:val="my"/>
              <w:rPr>
                <w:rFonts w:cs="Times New Roman"/>
              </w:rPr>
            </w:pPr>
            <w:r w:rsidRPr="0023063A">
              <w:rPr>
                <w:rFonts w:cs="Times New Roman"/>
              </w:rPr>
              <w:t>种类</w:t>
            </w:r>
          </w:p>
        </w:tc>
        <w:tc>
          <w:tcPr>
            <w:tcW w:w="624" w:type="pct"/>
            <w:shd w:val="clear" w:color="auto" w:fill="D9D9D9"/>
            <w:vAlign w:val="center"/>
          </w:tcPr>
          <w:p w14:paraId="5C5AB34E" w14:textId="77777777" w:rsidR="00E520DA" w:rsidRPr="0023063A" w:rsidRDefault="00E520DA" w:rsidP="005227B1">
            <w:pPr>
              <w:pStyle w:val="my"/>
              <w:rPr>
                <w:rFonts w:cs="Times New Roman"/>
              </w:rPr>
            </w:pPr>
            <w:r w:rsidRPr="0023063A">
              <w:rPr>
                <w:rFonts w:cs="Times New Roman"/>
              </w:rPr>
              <w:t>工作</w:t>
            </w:r>
          </w:p>
          <w:p w14:paraId="1E9D9AB1" w14:textId="77777777" w:rsidR="00E520DA" w:rsidRPr="0023063A" w:rsidRDefault="00E520DA" w:rsidP="005227B1">
            <w:pPr>
              <w:pStyle w:val="my"/>
              <w:rPr>
                <w:rFonts w:cs="Times New Roman"/>
              </w:rPr>
            </w:pPr>
            <w:r w:rsidRPr="0023063A">
              <w:rPr>
                <w:rFonts w:cs="Times New Roman"/>
              </w:rPr>
              <w:t>模式</w:t>
            </w:r>
          </w:p>
        </w:tc>
        <w:tc>
          <w:tcPr>
            <w:tcW w:w="694" w:type="pct"/>
            <w:shd w:val="clear" w:color="auto" w:fill="D9D9D9"/>
            <w:vAlign w:val="center"/>
          </w:tcPr>
          <w:p w14:paraId="1F444C99" w14:textId="77777777" w:rsidR="00E520DA" w:rsidRPr="0023063A" w:rsidRDefault="00E520DA" w:rsidP="005227B1">
            <w:pPr>
              <w:pStyle w:val="my"/>
              <w:rPr>
                <w:rFonts w:cs="Times New Roman"/>
              </w:rPr>
            </w:pPr>
            <w:r w:rsidRPr="0023063A">
              <w:rPr>
                <w:rFonts w:cs="Times New Roman"/>
              </w:rPr>
              <w:t>电压范围</w:t>
            </w:r>
          </w:p>
        </w:tc>
        <w:tc>
          <w:tcPr>
            <w:tcW w:w="716" w:type="pct"/>
            <w:shd w:val="clear" w:color="auto" w:fill="D9D9D9"/>
            <w:vAlign w:val="center"/>
          </w:tcPr>
          <w:p w14:paraId="1A3B4A53" w14:textId="77777777" w:rsidR="00E520DA" w:rsidRPr="0023063A" w:rsidRDefault="00E520DA" w:rsidP="005227B1">
            <w:pPr>
              <w:pStyle w:val="my"/>
              <w:rPr>
                <w:rFonts w:cs="Times New Roman"/>
              </w:rPr>
            </w:pPr>
            <w:r w:rsidRPr="0023063A">
              <w:rPr>
                <w:rFonts w:cs="Times New Roman"/>
              </w:rPr>
              <w:t>电压</w:t>
            </w:r>
          </w:p>
          <w:p w14:paraId="6F9F033A" w14:textId="77777777" w:rsidR="00E520DA" w:rsidRPr="0023063A" w:rsidRDefault="00E520DA" w:rsidP="005227B1">
            <w:pPr>
              <w:pStyle w:val="my"/>
              <w:rPr>
                <w:rFonts w:cs="Times New Roman"/>
              </w:rPr>
            </w:pPr>
            <w:r w:rsidRPr="0023063A">
              <w:rPr>
                <w:rFonts w:cs="Times New Roman"/>
              </w:rPr>
              <w:t>稳定度</w:t>
            </w:r>
          </w:p>
        </w:tc>
        <w:tc>
          <w:tcPr>
            <w:tcW w:w="787" w:type="pct"/>
            <w:shd w:val="clear" w:color="auto" w:fill="D9D9D9"/>
            <w:vAlign w:val="center"/>
          </w:tcPr>
          <w:p w14:paraId="424BC74C" w14:textId="77777777" w:rsidR="00E520DA" w:rsidRPr="0023063A" w:rsidRDefault="00E520DA" w:rsidP="005227B1">
            <w:pPr>
              <w:pStyle w:val="my"/>
              <w:rPr>
                <w:rFonts w:cs="Times New Roman"/>
              </w:rPr>
            </w:pPr>
            <w:r w:rsidRPr="0023063A">
              <w:rPr>
                <w:rFonts w:cs="Times New Roman"/>
              </w:rPr>
              <w:t>纹波电压</w:t>
            </w:r>
          </w:p>
          <w:p w14:paraId="702998EE" w14:textId="77777777" w:rsidR="00E520DA" w:rsidRPr="0023063A" w:rsidRDefault="00E520DA" w:rsidP="005227B1">
            <w:pPr>
              <w:pStyle w:val="my"/>
              <w:rPr>
                <w:rFonts w:cs="Times New Roman"/>
              </w:rPr>
            </w:pPr>
            <w:r w:rsidRPr="0023063A">
              <w:rPr>
                <w:rFonts w:cs="Times New Roman"/>
              </w:rPr>
              <w:t>(P-P)</w:t>
            </w:r>
          </w:p>
        </w:tc>
        <w:tc>
          <w:tcPr>
            <w:tcW w:w="620" w:type="pct"/>
            <w:shd w:val="clear" w:color="auto" w:fill="D9D9D9"/>
            <w:vAlign w:val="center"/>
          </w:tcPr>
          <w:p w14:paraId="06DCD900" w14:textId="77777777" w:rsidR="00E520DA" w:rsidRPr="0023063A" w:rsidRDefault="00E520DA" w:rsidP="005227B1">
            <w:pPr>
              <w:pStyle w:val="my"/>
              <w:rPr>
                <w:rFonts w:cs="Times New Roman"/>
              </w:rPr>
            </w:pPr>
            <w:r w:rsidRPr="0023063A">
              <w:rPr>
                <w:rFonts w:cs="Times New Roman"/>
              </w:rPr>
              <w:t>峰值</w:t>
            </w:r>
          </w:p>
          <w:p w14:paraId="617D9643" w14:textId="77777777" w:rsidR="00E520DA" w:rsidRPr="0023063A" w:rsidRDefault="00E520DA" w:rsidP="005227B1">
            <w:pPr>
              <w:pStyle w:val="my"/>
              <w:rPr>
                <w:rFonts w:cs="Times New Roman"/>
              </w:rPr>
            </w:pPr>
            <w:r w:rsidRPr="0023063A">
              <w:rPr>
                <w:rFonts w:cs="Times New Roman"/>
              </w:rPr>
              <w:t>电流</w:t>
            </w:r>
          </w:p>
        </w:tc>
      </w:tr>
      <w:tr w:rsidR="00E520DA" w:rsidRPr="0023063A" w14:paraId="6D040C01" w14:textId="77777777" w:rsidTr="00E520DA">
        <w:trPr>
          <w:trHeight w:val="454"/>
          <w:jc w:val="center"/>
        </w:trPr>
        <w:tc>
          <w:tcPr>
            <w:tcW w:w="1006" w:type="pct"/>
            <w:vAlign w:val="center"/>
          </w:tcPr>
          <w:p w14:paraId="63A7DB4A" w14:textId="77777777" w:rsidR="00E520DA" w:rsidRPr="0023063A" w:rsidRDefault="00E520DA" w:rsidP="005227B1">
            <w:pPr>
              <w:pStyle w:val="my"/>
              <w:rPr>
                <w:rFonts w:cs="Times New Roman"/>
              </w:rPr>
            </w:pPr>
            <w:r w:rsidRPr="0023063A">
              <w:rPr>
                <w:rFonts w:cs="Times New Roman"/>
              </w:rPr>
              <w:t>激光器</w:t>
            </w:r>
          </w:p>
        </w:tc>
        <w:tc>
          <w:tcPr>
            <w:tcW w:w="553" w:type="pct"/>
            <w:vAlign w:val="center"/>
          </w:tcPr>
          <w:p w14:paraId="39949C32" w14:textId="77777777" w:rsidR="00E520DA" w:rsidRPr="0023063A" w:rsidRDefault="00E520DA" w:rsidP="005227B1">
            <w:pPr>
              <w:pStyle w:val="my"/>
              <w:rPr>
                <w:rFonts w:cs="Times New Roman"/>
              </w:rPr>
            </w:pPr>
            <w:r w:rsidRPr="0023063A">
              <w:rPr>
                <w:rFonts w:cs="Times New Roman"/>
              </w:rPr>
              <w:t>二次</w:t>
            </w:r>
          </w:p>
        </w:tc>
        <w:tc>
          <w:tcPr>
            <w:tcW w:w="624" w:type="pct"/>
            <w:vAlign w:val="center"/>
          </w:tcPr>
          <w:p w14:paraId="1538FCBD" w14:textId="77777777" w:rsidR="00E520DA" w:rsidRPr="0023063A" w:rsidRDefault="00E520DA" w:rsidP="005227B1">
            <w:pPr>
              <w:pStyle w:val="my"/>
              <w:rPr>
                <w:rFonts w:cs="Times New Roman"/>
              </w:rPr>
            </w:pPr>
            <w:r w:rsidRPr="0023063A">
              <w:rPr>
                <w:rFonts w:cs="Times New Roman"/>
              </w:rPr>
              <w:t>长期</w:t>
            </w:r>
          </w:p>
        </w:tc>
        <w:tc>
          <w:tcPr>
            <w:tcW w:w="694" w:type="pct"/>
            <w:vAlign w:val="center"/>
          </w:tcPr>
          <w:p w14:paraId="46449894" w14:textId="77777777" w:rsidR="00E520DA" w:rsidRPr="0023063A" w:rsidRDefault="00E520DA" w:rsidP="005227B1">
            <w:pPr>
              <w:pStyle w:val="my"/>
              <w:rPr>
                <w:rFonts w:cs="Times New Roman"/>
              </w:rPr>
            </w:pPr>
            <w:r w:rsidRPr="0023063A">
              <w:rPr>
                <w:rFonts w:cs="Times New Roman"/>
              </w:rPr>
              <w:t>+28V</w:t>
            </w:r>
          </w:p>
        </w:tc>
        <w:tc>
          <w:tcPr>
            <w:tcW w:w="716" w:type="pct"/>
            <w:vAlign w:val="center"/>
          </w:tcPr>
          <w:p w14:paraId="509E4F44" w14:textId="77777777" w:rsidR="00E520DA" w:rsidRPr="0023063A" w:rsidRDefault="00E520DA" w:rsidP="005227B1">
            <w:pPr>
              <w:pStyle w:val="my"/>
              <w:rPr>
                <w:rFonts w:cs="Times New Roman"/>
              </w:rPr>
            </w:pPr>
            <w:r w:rsidRPr="0023063A">
              <w:rPr>
                <w:rFonts w:cs="Times New Roman"/>
              </w:rPr>
              <w:t>≤5%</w:t>
            </w:r>
          </w:p>
        </w:tc>
        <w:tc>
          <w:tcPr>
            <w:tcW w:w="787" w:type="pct"/>
            <w:vAlign w:val="center"/>
          </w:tcPr>
          <w:p w14:paraId="6453B3F3" w14:textId="77777777" w:rsidR="00E520DA" w:rsidRPr="0023063A" w:rsidRDefault="00E520DA" w:rsidP="005227B1">
            <w:pPr>
              <w:pStyle w:val="my"/>
              <w:rPr>
                <w:rFonts w:cs="Times New Roman"/>
              </w:rPr>
            </w:pPr>
            <w:r w:rsidRPr="0023063A">
              <w:rPr>
                <w:rFonts w:cs="Times New Roman"/>
              </w:rPr>
              <w:t>≤200mV</w:t>
            </w:r>
          </w:p>
        </w:tc>
        <w:tc>
          <w:tcPr>
            <w:tcW w:w="620" w:type="pct"/>
            <w:vAlign w:val="center"/>
          </w:tcPr>
          <w:p w14:paraId="7A2B5FB8" w14:textId="77777777" w:rsidR="00E520DA" w:rsidRPr="0023063A" w:rsidRDefault="00E520DA" w:rsidP="005227B1">
            <w:pPr>
              <w:pStyle w:val="my"/>
              <w:rPr>
                <w:rFonts w:cs="Times New Roman"/>
              </w:rPr>
            </w:pPr>
            <w:r w:rsidRPr="0023063A">
              <w:rPr>
                <w:rFonts w:cs="Times New Roman"/>
              </w:rPr>
              <w:t>≤21.5A</w:t>
            </w:r>
          </w:p>
        </w:tc>
      </w:tr>
    </w:tbl>
    <w:p w14:paraId="310FCE5E" w14:textId="77777777" w:rsidR="00E520DA" w:rsidRPr="0023063A" w:rsidRDefault="00E520DA" w:rsidP="00E520DA">
      <w:pPr>
        <w:pStyle w:val="14"/>
        <w:adjustRightInd w:val="0"/>
        <w:snapToGrid w:val="0"/>
        <w:spacing w:line="360" w:lineRule="auto"/>
        <w:ind w:left="902" w:firstLineChars="0" w:firstLine="0"/>
        <w:rPr>
          <w:rFonts w:ascii="Times New Roman" w:hAnsi="Times New Roman"/>
          <w:sz w:val="22"/>
        </w:rPr>
      </w:pPr>
    </w:p>
    <w:p w14:paraId="3884E373" w14:textId="0423FC36" w:rsidR="00706C38" w:rsidRPr="0023063A" w:rsidRDefault="00983FD0" w:rsidP="00983FD0">
      <w:pPr>
        <w:pStyle w:val="14"/>
        <w:numPr>
          <w:ilvl w:val="0"/>
          <w:numId w:val="15"/>
        </w:numPr>
        <w:adjustRightInd w:val="0"/>
        <w:snapToGrid w:val="0"/>
        <w:spacing w:line="360" w:lineRule="auto"/>
        <w:ind w:left="902" w:firstLineChars="0"/>
        <w:rPr>
          <w:rFonts w:ascii="Times New Roman" w:hAnsi="Times New Roman"/>
          <w:sz w:val="22"/>
        </w:rPr>
      </w:pPr>
      <w:r w:rsidRPr="0023063A">
        <w:t>电路板重量＜</w:t>
      </w:r>
      <w:r w:rsidRPr="0023063A">
        <w:t>1.8kg</w:t>
      </w:r>
      <w:r w:rsidRPr="0023063A">
        <w:t>，总体尺寸小于等于</w:t>
      </w:r>
      <w:r w:rsidR="00D9676D" w:rsidRPr="0023063A">
        <w:rPr>
          <w:rFonts w:hint="eastAsia"/>
        </w:rPr>
        <w:t xml:space="preserve"> </w:t>
      </w:r>
      <w:r w:rsidR="00706C38" w:rsidRPr="0023063A">
        <w:rPr>
          <w:rFonts w:hint="eastAsia"/>
        </w:rPr>
        <w:t>13</w:t>
      </w:r>
      <w:r w:rsidR="00855CB4" w:rsidRPr="0023063A">
        <w:rPr>
          <w:rFonts w:hint="eastAsia"/>
        </w:rPr>
        <w:t>3</w:t>
      </w:r>
      <w:r w:rsidR="00706C38" w:rsidRPr="0023063A">
        <w:rPr>
          <w:rFonts w:hint="eastAsia"/>
        </w:rPr>
        <w:t>.5mm*192mm*5</w:t>
      </w:r>
      <w:r w:rsidR="00855CB4" w:rsidRPr="0023063A">
        <w:rPr>
          <w:rFonts w:hint="eastAsia"/>
        </w:rPr>
        <w:t>0</w:t>
      </w:r>
      <w:r w:rsidR="00706C38" w:rsidRPr="0023063A">
        <w:rPr>
          <w:rFonts w:hint="eastAsia"/>
        </w:rPr>
        <w:t>mm</w:t>
      </w:r>
      <w:r w:rsidRPr="0023063A">
        <w:t>。</w:t>
      </w:r>
    </w:p>
    <w:p w14:paraId="7D55A770" w14:textId="77D81AB1" w:rsidR="001346FC" w:rsidRPr="0023063A" w:rsidRDefault="00A24352" w:rsidP="00983FD0">
      <w:pPr>
        <w:pStyle w:val="14"/>
        <w:numPr>
          <w:ilvl w:val="0"/>
          <w:numId w:val="15"/>
        </w:numPr>
        <w:adjustRightInd w:val="0"/>
        <w:snapToGrid w:val="0"/>
        <w:spacing w:line="360" w:lineRule="auto"/>
        <w:ind w:left="902" w:firstLineChars="0"/>
        <w:rPr>
          <w:rFonts w:ascii="Times New Roman" w:hAnsi="Times New Roman"/>
          <w:sz w:val="22"/>
        </w:rPr>
      </w:pPr>
      <w:r w:rsidRPr="0023063A">
        <w:rPr>
          <w:noProof/>
        </w:rPr>
        <w:drawing>
          <wp:inline distT="0" distB="0" distL="0" distR="0" wp14:anchorId="30F92566" wp14:editId="3C9F8618">
            <wp:extent cx="5165725" cy="3036570"/>
            <wp:effectExtent l="0" t="0" r="0" b="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65725" cy="3036570"/>
                    </a:xfrm>
                    <a:prstGeom prst="rect">
                      <a:avLst/>
                    </a:prstGeom>
                    <a:noFill/>
                    <a:ln>
                      <a:noFill/>
                    </a:ln>
                  </pic:spPr>
                </pic:pic>
              </a:graphicData>
            </a:graphic>
          </wp:inline>
        </w:drawing>
      </w:r>
    </w:p>
    <w:p w14:paraId="5A0575E9" w14:textId="77777777" w:rsidR="001346FC" w:rsidRPr="0023063A" w:rsidRDefault="002D084F">
      <w:pPr>
        <w:pStyle w:val="3"/>
        <w:spacing w:before="156"/>
        <w:rPr>
          <w:sz w:val="22"/>
          <w:szCs w:val="22"/>
        </w:rPr>
      </w:pPr>
      <w:bookmarkStart w:id="25" w:name="_Toc30809"/>
      <w:bookmarkStart w:id="26" w:name="_Toc26068"/>
      <w:r w:rsidRPr="0023063A">
        <w:rPr>
          <w:sz w:val="22"/>
          <w:szCs w:val="22"/>
        </w:rPr>
        <w:t xml:space="preserve"> </w:t>
      </w:r>
      <w:bookmarkStart w:id="27" w:name="_Toc205110388"/>
      <w:r w:rsidRPr="0023063A">
        <w:rPr>
          <w:sz w:val="22"/>
          <w:szCs w:val="22"/>
        </w:rPr>
        <w:t>环境适应性要求</w:t>
      </w:r>
      <w:bookmarkEnd w:id="25"/>
      <w:bookmarkEnd w:id="26"/>
      <w:bookmarkEnd w:id="27"/>
    </w:p>
    <w:p w14:paraId="1E896029" w14:textId="18AA268C" w:rsidR="001346FC" w:rsidRPr="0023063A" w:rsidRDefault="002D084F">
      <w:pPr>
        <w:spacing w:line="360" w:lineRule="auto"/>
        <w:ind w:firstLine="400"/>
        <w:rPr>
          <w:rFonts w:ascii="Times New Roman" w:hAnsi="Times New Roman" w:cs="Times New Roman"/>
          <w:sz w:val="22"/>
        </w:rPr>
      </w:pPr>
      <w:r w:rsidRPr="0023063A">
        <w:rPr>
          <w:rFonts w:ascii="Times New Roman" w:hAnsi="Times New Roman" w:cs="Times New Roman"/>
          <w:sz w:val="22"/>
        </w:rPr>
        <w:t>1</w:t>
      </w:r>
      <w:r w:rsidRPr="0023063A">
        <w:rPr>
          <w:rFonts w:ascii="Times New Roman" w:hAnsi="Times New Roman" w:cs="Times New Roman"/>
          <w:sz w:val="22"/>
        </w:rPr>
        <w:t>）工作温度：</w:t>
      </w:r>
      <w:r w:rsidRPr="0023063A">
        <w:rPr>
          <w:rFonts w:ascii="Times New Roman" w:hAnsi="Times New Roman" w:cs="Times New Roman"/>
          <w:sz w:val="22"/>
        </w:rPr>
        <w:t>-</w:t>
      </w:r>
      <w:r w:rsidR="00E520DA" w:rsidRPr="0023063A">
        <w:rPr>
          <w:rFonts w:ascii="Times New Roman" w:hAnsi="Times New Roman" w:cs="Times New Roman" w:hint="eastAsia"/>
          <w:sz w:val="22"/>
        </w:rPr>
        <w:t>55</w:t>
      </w:r>
      <w:r w:rsidRPr="0023063A">
        <w:rPr>
          <w:rFonts w:ascii="Times New Roman" w:hAnsi="Times New Roman" w:cs="Times New Roman"/>
          <w:sz w:val="22"/>
        </w:rPr>
        <w:t>℃~</w:t>
      </w:r>
      <w:r w:rsidR="00E520DA" w:rsidRPr="0023063A">
        <w:rPr>
          <w:rFonts w:ascii="Times New Roman" w:hAnsi="Times New Roman" w:cs="Times New Roman" w:hint="eastAsia"/>
          <w:sz w:val="22"/>
        </w:rPr>
        <w:t>71</w:t>
      </w:r>
      <w:r w:rsidRPr="0023063A">
        <w:rPr>
          <w:rFonts w:ascii="Times New Roman" w:hAnsi="Times New Roman" w:cs="Times New Roman"/>
          <w:sz w:val="22"/>
        </w:rPr>
        <w:t>℃</w:t>
      </w:r>
      <w:r w:rsidRPr="0023063A">
        <w:rPr>
          <w:rFonts w:ascii="Times New Roman" w:hAnsi="Times New Roman" w:cs="Times New Roman"/>
          <w:sz w:val="22"/>
        </w:rPr>
        <w:t>。</w:t>
      </w:r>
    </w:p>
    <w:p w14:paraId="173AC9AE" w14:textId="65C2ABB2" w:rsidR="001346FC" w:rsidRPr="0023063A" w:rsidRDefault="002D084F">
      <w:pPr>
        <w:spacing w:line="360" w:lineRule="auto"/>
        <w:ind w:firstLine="400"/>
        <w:rPr>
          <w:rFonts w:ascii="Times New Roman" w:hAnsi="Times New Roman" w:cs="Times New Roman"/>
          <w:sz w:val="22"/>
        </w:rPr>
      </w:pPr>
      <w:r w:rsidRPr="0023063A">
        <w:rPr>
          <w:rFonts w:ascii="Times New Roman" w:hAnsi="Times New Roman" w:cs="Times New Roman"/>
          <w:sz w:val="22"/>
        </w:rPr>
        <w:t>2</w:t>
      </w:r>
      <w:r w:rsidRPr="0023063A">
        <w:rPr>
          <w:rFonts w:ascii="Times New Roman" w:hAnsi="Times New Roman" w:cs="Times New Roman"/>
          <w:sz w:val="22"/>
        </w:rPr>
        <w:t>）贮存温度：</w:t>
      </w:r>
      <w:r w:rsidRPr="0023063A">
        <w:rPr>
          <w:rFonts w:ascii="Times New Roman" w:hAnsi="Times New Roman" w:cs="Times New Roman"/>
          <w:sz w:val="22"/>
        </w:rPr>
        <w:t>-</w:t>
      </w:r>
      <w:r w:rsidR="00E520DA" w:rsidRPr="0023063A">
        <w:rPr>
          <w:rFonts w:ascii="Times New Roman" w:hAnsi="Times New Roman" w:cs="Times New Roman" w:hint="eastAsia"/>
          <w:sz w:val="22"/>
        </w:rPr>
        <w:t>55</w:t>
      </w:r>
      <w:r w:rsidRPr="0023063A">
        <w:rPr>
          <w:rFonts w:ascii="Times New Roman" w:hAnsi="Times New Roman" w:cs="Times New Roman"/>
          <w:sz w:val="22"/>
        </w:rPr>
        <w:t>℃</w:t>
      </w:r>
      <w:r w:rsidRPr="0023063A">
        <w:rPr>
          <w:rFonts w:ascii="Times New Roman" w:hAnsi="Times New Roman" w:cs="Times New Roman"/>
          <w:sz w:val="22"/>
        </w:rPr>
        <w:t>。</w:t>
      </w:r>
    </w:p>
    <w:p w14:paraId="4557E84F" w14:textId="77777777" w:rsidR="001346FC" w:rsidRPr="0023063A" w:rsidRDefault="001346FC">
      <w:pPr>
        <w:ind w:left="420"/>
      </w:pPr>
    </w:p>
    <w:p w14:paraId="5877FF35" w14:textId="77777777" w:rsidR="001346FC" w:rsidRPr="0023063A" w:rsidRDefault="002D084F">
      <w:pPr>
        <w:pStyle w:val="2"/>
        <w:spacing w:before="156"/>
        <w:rPr>
          <w:rFonts w:ascii="Times New Roman" w:eastAsia="宋体" w:hAnsi="Times New Roman"/>
          <w:color w:val="auto"/>
        </w:rPr>
      </w:pPr>
      <w:bookmarkStart w:id="28" w:name="_接口要求"/>
      <w:bookmarkStart w:id="29" w:name="_Toc65407354"/>
      <w:bookmarkStart w:id="30" w:name="_Toc205110389"/>
      <w:bookmarkEnd w:id="28"/>
      <w:r w:rsidRPr="0023063A">
        <w:rPr>
          <w:rFonts w:ascii="Times New Roman" w:eastAsia="宋体" w:hAnsi="Times New Roman"/>
          <w:color w:val="auto"/>
        </w:rPr>
        <w:t>接口要求</w:t>
      </w:r>
      <w:bookmarkEnd w:id="29"/>
      <w:bookmarkEnd w:id="30"/>
    </w:p>
    <w:p w14:paraId="0E866C4C" w14:textId="02EFF044" w:rsidR="001346FC" w:rsidRPr="0023063A" w:rsidRDefault="009542C6" w:rsidP="009542C6">
      <w:pPr>
        <w:pStyle w:val="3"/>
        <w:numPr>
          <w:ilvl w:val="0"/>
          <w:numId w:val="0"/>
        </w:numPr>
        <w:spacing w:before="156"/>
      </w:pPr>
      <w:r w:rsidRPr="0023063A">
        <w:tab/>
      </w:r>
      <w:bookmarkStart w:id="31" w:name="_Toc205110390"/>
      <w:r w:rsidRPr="0023063A">
        <w:rPr>
          <w:rFonts w:hint="eastAsia"/>
        </w:rPr>
        <w:t xml:space="preserve">3.3.1 </w:t>
      </w:r>
      <w:commentRangeStart w:id="32"/>
      <w:r w:rsidR="002D084F" w:rsidRPr="0023063A">
        <w:t>电气与供电接口</w:t>
      </w:r>
      <w:commentRangeEnd w:id="32"/>
      <w:r w:rsidR="00D70682" w:rsidRPr="0023063A">
        <w:rPr>
          <w:rStyle w:val="aff1"/>
          <w:rFonts w:ascii="Calibri" w:hAnsi="Calibri" w:cs="黑体"/>
          <w:b w:val="0"/>
          <w:kern w:val="2"/>
        </w:rPr>
        <w:commentReference w:id="32"/>
      </w:r>
      <w:bookmarkEnd w:id="31"/>
    </w:p>
    <w:p w14:paraId="0DD0D063" w14:textId="3C9120AC" w:rsidR="001346FC" w:rsidRPr="0023063A" w:rsidRDefault="00741B9E" w:rsidP="00741B9E">
      <w:pPr>
        <w:adjustRightInd w:val="0"/>
        <w:snapToGrid w:val="0"/>
        <w:spacing w:beforeLines="50" w:before="156"/>
        <w:ind w:firstLine="420"/>
        <w:rPr>
          <w:rFonts w:ascii="Times New Roman" w:hAnsi="Times New Roman"/>
          <w:sz w:val="24"/>
          <w:szCs w:val="24"/>
        </w:rPr>
      </w:pPr>
      <w:r w:rsidRPr="0023063A">
        <w:rPr>
          <w:rFonts w:ascii="Times New Roman" w:hAnsi="Times New Roman" w:hint="eastAsia"/>
          <w:sz w:val="24"/>
          <w:szCs w:val="24"/>
        </w:rPr>
        <w:t>PCB</w:t>
      </w:r>
      <w:r w:rsidRPr="0023063A">
        <w:rPr>
          <w:rFonts w:ascii="Times New Roman" w:hAnsi="Times New Roman" w:hint="eastAsia"/>
          <w:sz w:val="24"/>
          <w:szCs w:val="24"/>
        </w:rPr>
        <w:t>电路板使用直接焊线式连接，屏蔽外壳使用穿墙</w:t>
      </w:r>
      <w:proofErr w:type="gramStart"/>
      <w:r w:rsidRPr="0023063A">
        <w:rPr>
          <w:rFonts w:ascii="Times New Roman" w:hAnsi="Times New Roman" w:hint="eastAsia"/>
          <w:sz w:val="24"/>
          <w:szCs w:val="24"/>
        </w:rPr>
        <w:t>式航插对</w:t>
      </w:r>
      <w:proofErr w:type="gramEnd"/>
      <w:r w:rsidRPr="0023063A">
        <w:rPr>
          <w:rFonts w:ascii="Times New Roman" w:hAnsi="Times New Roman" w:hint="eastAsia"/>
          <w:sz w:val="24"/>
          <w:szCs w:val="24"/>
        </w:rPr>
        <w:t>外部连接器进行转接。</w:t>
      </w:r>
    </w:p>
    <w:p w14:paraId="1ED70F54" w14:textId="35791834" w:rsidR="001346FC" w:rsidRPr="0023063A" w:rsidRDefault="009542C6" w:rsidP="009542C6">
      <w:pPr>
        <w:pStyle w:val="3"/>
        <w:numPr>
          <w:ilvl w:val="0"/>
          <w:numId w:val="0"/>
        </w:numPr>
        <w:spacing w:before="156"/>
        <w:ind w:left="1134" w:hanging="567"/>
        <w:rPr>
          <w:sz w:val="22"/>
          <w:szCs w:val="22"/>
        </w:rPr>
      </w:pPr>
      <w:bookmarkStart w:id="33" w:name="_Toc205110391"/>
      <w:r w:rsidRPr="0023063A">
        <w:rPr>
          <w:rFonts w:hint="eastAsia"/>
          <w:sz w:val="22"/>
          <w:szCs w:val="22"/>
        </w:rPr>
        <w:t>3.3.2</w:t>
      </w:r>
      <w:r w:rsidR="002D084F" w:rsidRPr="0023063A">
        <w:rPr>
          <w:rFonts w:hint="eastAsia"/>
          <w:sz w:val="22"/>
          <w:szCs w:val="22"/>
        </w:rPr>
        <w:t>数据通信接口</w:t>
      </w:r>
      <w:bookmarkEnd w:id="33"/>
    </w:p>
    <w:p w14:paraId="050739A7" w14:textId="01A26114" w:rsidR="00C338E6" w:rsidRPr="0023063A" w:rsidRDefault="009542C6" w:rsidP="009542C6">
      <w:pPr>
        <w:pStyle w:val="4"/>
        <w:numPr>
          <w:ilvl w:val="0"/>
          <w:numId w:val="0"/>
        </w:numPr>
        <w:spacing w:before="156" w:after="156"/>
      </w:pPr>
      <w:bookmarkStart w:id="34" w:name="_Toc401956499"/>
      <w:bookmarkStart w:id="35" w:name="_Toc451847901"/>
      <w:bookmarkStart w:id="36" w:name="_Toc65407355"/>
      <w:r w:rsidRPr="0023063A">
        <w:tab/>
      </w:r>
      <w:r w:rsidR="002D084F" w:rsidRPr="0023063A">
        <w:rPr>
          <w:rFonts w:hint="eastAsia"/>
        </w:rPr>
        <w:t>3</w:t>
      </w:r>
      <w:r w:rsidR="002D084F" w:rsidRPr="0023063A">
        <w:t>.3.2.1</w:t>
      </w:r>
      <w:r w:rsidR="00711D1A" w:rsidRPr="0023063A">
        <w:rPr>
          <w:rFonts w:hint="eastAsia"/>
        </w:rPr>
        <w:t xml:space="preserve"> </w:t>
      </w:r>
      <w:r w:rsidR="00711D1A" w:rsidRPr="0023063A">
        <w:rPr>
          <w:rFonts w:hint="eastAsia"/>
        </w:rPr>
        <w:t>水泵及风扇控制</w:t>
      </w:r>
    </w:p>
    <w:p w14:paraId="6AFBD39E" w14:textId="77777777" w:rsidR="00711D1A" w:rsidRPr="0023063A" w:rsidRDefault="00711D1A" w:rsidP="00711D1A">
      <w:pPr>
        <w:pStyle w:val="my10"/>
      </w:pPr>
      <w:r w:rsidRPr="0023063A">
        <w:t>水泵通过</w:t>
      </w:r>
      <w:r w:rsidRPr="0023063A">
        <w:t>CAN</w:t>
      </w:r>
      <w:r w:rsidRPr="0023063A">
        <w:t>总线的控制方式，控制协议如下表所示：总线通信波特率为</w:t>
      </w:r>
      <w:r w:rsidRPr="0023063A">
        <w:t>125kbps</w:t>
      </w:r>
      <w:r w:rsidRPr="0023063A">
        <w:t>，水泵发送报文</w:t>
      </w:r>
      <w:r w:rsidRPr="0023063A">
        <w:t>ID</w:t>
      </w:r>
      <w:r w:rsidRPr="0023063A">
        <w:t>为</w:t>
      </w:r>
      <w:r w:rsidRPr="0023063A">
        <w:t>0x490</w:t>
      </w:r>
      <w:r w:rsidRPr="0023063A">
        <w:t>，接收报文</w:t>
      </w:r>
      <w:r w:rsidRPr="0023063A">
        <w:t>ID</w:t>
      </w:r>
      <w:r w:rsidRPr="0023063A">
        <w:t>为</w:t>
      </w:r>
      <w:r w:rsidRPr="0023063A">
        <w:t>0x495</w:t>
      </w:r>
      <w:r w:rsidRPr="0023063A">
        <w:t>。</w:t>
      </w:r>
    </w:p>
    <w:p w14:paraId="59F238BA" w14:textId="77777777" w:rsidR="00711D1A" w:rsidRPr="0023063A" w:rsidRDefault="00711D1A" w:rsidP="009542C6">
      <w:pPr>
        <w:pStyle w:val="af2"/>
        <w:ind w:firstLine="420"/>
        <w:jc w:val="both"/>
        <w:rPr>
          <w:rFonts w:hint="eastAsia"/>
        </w:rPr>
      </w:pPr>
      <w:r w:rsidRPr="0023063A">
        <w:rPr>
          <w:rFonts w:hint="eastAsia"/>
        </w:rPr>
        <w:lastRenderedPageBreak/>
        <w:t>表</w:t>
      </w:r>
      <w:r w:rsidRPr="0023063A">
        <w:rPr>
          <w:rFonts w:hint="eastAsia"/>
        </w:rPr>
        <w:t xml:space="preserve"> </w:t>
      </w:r>
      <w:r w:rsidRPr="0023063A">
        <w:fldChar w:fldCharType="begin"/>
      </w:r>
      <w:r w:rsidRPr="0023063A">
        <w:instrText xml:space="preserve"> </w:instrText>
      </w:r>
      <w:r w:rsidRPr="0023063A">
        <w:rPr>
          <w:rFonts w:hint="eastAsia"/>
        </w:rPr>
        <w:instrText xml:space="preserve">SEQ </w:instrText>
      </w:r>
      <w:r w:rsidRPr="0023063A">
        <w:rPr>
          <w:rFonts w:hint="eastAsia"/>
        </w:rPr>
        <w:instrText>表</w:instrText>
      </w:r>
      <w:r w:rsidRPr="0023063A">
        <w:rPr>
          <w:rFonts w:hint="eastAsia"/>
        </w:rPr>
        <w:instrText xml:space="preserve"> \* ARABIC</w:instrText>
      </w:r>
      <w:r w:rsidRPr="0023063A">
        <w:instrText xml:space="preserve"> </w:instrText>
      </w:r>
      <w:r w:rsidRPr="0023063A">
        <w:fldChar w:fldCharType="separate"/>
      </w:r>
      <w:r w:rsidRPr="0023063A">
        <w:rPr>
          <w:noProof/>
        </w:rPr>
        <w:t>4</w:t>
      </w:r>
      <w:r w:rsidRPr="0023063A">
        <w:fldChar w:fldCharType="end"/>
      </w:r>
      <w:r w:rsidRPr="0023063A">
        <w:t xml:space="preserve"> </w:t>
      </w:r>
      <w:r w:rsidRPr="0023063A">
        <w:rPr>
          <w:rFonts w:hint="eastAsia"/>
        </w:rPr>
        <w:t>接收报文参数</w:t>
      </w:r>
    </w:p>
    <w:tbl>
      <w:tblPr>
        <w:tblpPr w:leftFromText="180" w:rightFromText="180" w:vertAnchor="text" w:horzAnchor="margin" w:tblpXSpec="center" w:tblpY="149"/>
        <w:tblOverlap w:val="never"/>
        <w:tblW w:w="5000" w:type="pct"/>
        <w:tblLook w:val="04A0" w:firstRow="1" w:lastRow="0" w:firstColumn="1" w:lastColumn="0" w:noHBand="0" w:noVBand="1"/>
      </w:tblPr>
      <w:tblGrid>
        <w:gridCol w:w="1028"/>
        <w:gridCol w:w="3067"/>
        <w:gridCol w:w="1448"/>
        <w:gridCol w:w="2265"/>
        <w:gridCol w:w="1208"/>
      </w:tblGrid>
      <w:tr w:rsidR="0023063A" w:rsidRPr="0023063A" w14:paraId="00511113"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7719CD" w14:textId="77777777" w:rsidR="00711D1A" w:rsidRPr="0023063A" w:rsidRDefault="00711D1A" w:rsidP="005227B1">
            <w:pPr>
              <w:autoSpaceDE w:val="0"/>
              <w:autoSpaceDN w:val="0"/>
            </w:pPr>
            <w:r w:rsidRPr="0023063A">
              <w:t>0x495</w:t>
            </w:r>
          </w:p>
        </w:tc>
        <w:tc>
          <w:tcPr>
            <w:tcW w:w="443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025AC55" w14:textId="77777777" w:rsidR="00711D1A" w:rsidRPr="0023063A" w:rsidRDefault="00711D1A" w:rsidP="005227B1">
            <w:pPr>
              <w:autoSpaceDE w:val="0"/>
              <w:autoSpaceDN w:val="0"/>
              <w:ind w:left="5727"/>
            </w:pPr>
            <w:r w:rsidRPr="0023063A">
              <w:t>数据</w:t>
            </w:r>
          </w:p>
        </w:tc>
      </w:tr>
      <w:tr w:rsidR="0023063A" w:rsidRPr="0023063A" w14:paraId="5201DF9E"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08B15C" w14:textId="77777777" w:rsidR="00711D1A" w:rsidRPr="0023063A" w:rsidRDefault="00711D1A" w:rsidP="005227B1">
            <w:pPr>
              <w:autoSpaceDE w:val="0"/>
              <w:autoSpaceDN w:val="0"/>
            </w:pPr>
            <w:r w:rsidRPr="0023063A">
              <w:t>BYTE</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88FDC1" w14:textId="77777777" w:rsidR="00711D1A" w:rsidRPr="0023063A" w:rsidRDefault="00711D1A" w:rsidP="005227B1">
            <w:pPr>
              <w:autoSpaceDE w:val="0"/>
              <w:autoSpaceDN w:val="0"/>
            </w:pPr>
            <w:r w:rsidRPr="0023063A">
              <w:t>数据名</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7B831E" w14:textId="77777777" w:rsidR="00711D1A" w:rsidRPr="0023063A" w:rsidRDefault="00711D1A" w:rsidP="005227B1">
            <w:pPr>
              <w:autoSpaceDE w:val="0"/>
              <w:autoSpaceDN w:val="0"/>
            </w:pPr>
            <w:r w:rsidRPr="0023063A">
              <w:t>分辨率</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6203F7" w14:textId="77777777" w:rsidR="00711D1A" w:rsidRPr="0023063A" w:rsidRDefault="00711D1A" w:rsidP="005227B1">
            <w:pPr>
              <w:autoSpaceDE w:val="0"/>
              <w:autoSpaceDN w:val="0"/>
            </w:pPr>
            <w:r w:rsidRPr="0023063A">
              <w:t>实际量程</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3F147E" w14:textId="77777777" w:rsidR="00711D1A" w:rsidRPr="0023063A" w:rsidRDefault="00711D1A" w:rsidP="005227B1">
            <w:pPr>
              <w:autoSpaceDE w:val="0"/>
              <w:autoSpaceDN w:val="0"/>
            </w:pPr>
            <w:r w:rsidRPr="0023063A">
              <w:t>偏移量</w:t>
            </w:r>
          </w:p>
        </w:tc>
      </w:tr>
      <w:tr w:rsidR="0023063A" w:rsidRPr="0023063A" w14:paraId="6AA90C9F"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EC92EE" w14:textId="77777777" w:rsidR="00711D1A" w:rsidRPr="0023063A" w:rsidRDefault="00711D1A" w:rsidP="005227B1">
            <w:pPr>
              <w:autoSpaceDE w:val="0"/>
              <w:autoSpaceDN w:val="0"/>
            </w:pPr>
            <w:r w:rsidRPr="0023063A">
              <w:t>0</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CD88D5" w14:textId="77777777" w:rsidR="00711D1A" w:rsidRPr="0023063A" w:rsidRDefault="00711D1A" w:rsidP="005227B1">
            <w:pPr>
              <w:autoSpaceDE w:val="0"/>
              <w:autoSpaceDN w:val="0"/>
            </w:pPr>
            <w:r w:rsidRPr="0023063A">
              <w:t>电机目标转速高字节</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071B17" w14:textId="77777777" w:rsidR="00711D1A" w:rsidRPr="0023063A" w:rsidRDefault="00711D1A" w:rsidP="005227B1">
            <w:pPr>
              <w:autoSpaceDE w:val="0"/>
              <w:autoSpaceDN w:val="0"/>
            </w:pPr>
            <w:r w:rsidRPr="0023063A">
              <w:t>1rpm/bit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A6EE50" w14:textId="77777777" w:rsidR="00711D1A" w:rsidRPr="0023063A" w:rsidRDefault="00711D1A" w:rsidP="005227B1">
            <w:pPr>
              <w:autoSpaceDE w:val="0"/>
              <w:autoSpaceDN w:val="0"/>
            </w:pPr>
            <w:r w:rsidRPr="0023063A">
              <w:t xml:space="preserve">0 </w:t>
            </w:r>
            <w:r w:rsidRPr="0023063A">
              <w:t>～</w:t>
            </w:r>
            <w:r w:rsidRPr="0023063A">
              <w:t>30000rpm</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114C4E" w14:textId="77777777" w:rsidR="00711D1A" w:rsidRPr="0023063A" w:rsidRDefault="00711D1A" w:rsidP="005227B1">
            <w:pPr>
              <w:autoSpaceDE w:val="0"/>
              <w:autoSpaceDN w:val="0"/>
            </w:pPr>
            <w:r w:rsidRPr="0023063A">
              <w:t>0 rpm</w:t>
            </w:r>
          </w:p>
        </w:tc>
      </w:tr>
      <w:tr w:rsidR="0023063A" w:rsidRPr="0023063A" w14:paraId="325FC7DD"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562A1E" w14:textId="77777777" w:rsidR="00711D1A" w:rsidRPr="0023063A" w:rsidRDefault="00711D1A" w:rsidP="005227B1">
            <w:pPr>
              <w:autoSpaceDE w:val="0"/>
              <w:autoSpaceDN w:val="0"/>
            </w:pPr>
            <w:r w:rsidRPr="0023063A">
              <w:t>1</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9AB27D" w14:textId="77777777" w:rsidR="00711D1A" w:rsidRPr="0023063A" w:rsidRDefault="00711D1A" w:rsidP="005227B1">
            <w:pPr>
              <w:autoSpaceDE w:val="0"/>
              <w:autoSpaceDN w:val="0"/>
            </w:pPr>
            <w:r w:rsidRPr="0023063A">
              <w:t>电机目标转速低字节</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BE4D56" w14:textId="77777777" w:rsidR="00711D1A" w:rsidRPr="0023063A" w:rsidRDefault="00711D1A" w:rsidP="005227B1">
            <w:pPr>
              <w:autoSpaceDE w:val="0"/>
              <w:autoSpaceDN w:val="0"/>
            </w:pPr>
            <w:r w:rsidRPr="0023063A">
              <w:t>1rpm/bit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A9B3B0" w14:textId="77777777" w:rsidR="00711D1A" w:rsidRPr="0023063A" w:rsidRDefault="00711D1A" w:rsidP="005227B1">
            <w:pPr>
              <w:autoSpaceDE w:val="0"/>
              <w:autoSpaceDN w:val="0"/>
            </w:pPr>
            <w:r w:rsidRPr="0023063A">
              <w:t xml:space="preserve">0 </w:t>
            </w:r>
            <w:r w:rsidRPr="0023063A">
              <w:t>～</w:t>
            </w:r>
            <w:r w:rsidRPr="0023063A">
              <w:t>30000rpm</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5F1970" w14:textId="77777777" w:rsidR="00711D1A" w:rsidRPr="0023063A" w:rsidRDefault="00711D1A" w:rsidP="005227B1">
            <w:pPr>
              <w:autoSpaceDE w:val="0"/>
              <w:autoSpaceDN w:val="0"/>
            </w:pPr>
            <w:r w:rsidRPr="0023063A">
              <w:t>0 rpm</w:t>
            </w:r>
          </w:p>
        </w:tc>
      </w:tr>
      <w:tr w:rsidR="0023063A" w:rsidRPr="0023063A" w14:paraId="6D289522"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834287" w14:textId="77777777" w:rsidR="00711D1A" w:rsidRPr="0023063A" w:rsidRDefault="00711D1A" w:rsidP="005227B1">
            <w:pPr>
              <w:autoSpaceDE w:val="0"/>
              <w:autoSpaceDN w:val="0"/>
            </w:pPr>
            <w:r w:rsidRPr="0023063A">
              <w:t>2</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9BF556" w14:textId="77777777" w:rsidR="00711D1A" w:rsidRPr="0023063A" w:rsidRDefault="00711D1A" w:rsidP="005227B1">
            <w:pPr>
              <w:autoSpaceDE w:val="0"/>
              <w:autoSpaceDN w:val="0"/>
            </w:pPr>
            <w:r w:rsidRPr="0023063A">
              <w:t>电机控制器工作指令</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1F91E0" w14:textId="77777777" w:rsidR="00711D1A" w:rsidRPr="0023063A" w:rsidRDefault="00711D1A" w:rsidP="005227B1">
            <w:pPr>
              <w:autoSpaceDE w:val="0"/>
              <w:autoSpaceDN w:val="0"/>
            </w:pPr>
            <w:r w:rsidRPr="0023063A">
              <w: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2C099B" w14:textId="77777777" w:rsidR="00711D1A" w:rsidRPr="0023063A" w:rsidRDefault="00711D1A" w:rsidP="005227B1">
            <w:pPr>
              <w:autoSpaceDE w:val="0"/>
              <w:autoSpaceDN w:val="0"/>
              <w:jc w:val="center"/>
            </w:pPr>
            <w:r w:rsidRPr="0023063A">
              <w:t>Bit1</w:t>
            </w:r>
            <w:r w:rsidRPr="0023063A">
              <w:t>：</w:t>
            </w:r>
            <w:r w:rsidRPr="0023063A">
              <w:t>1-</w:t>
            </w:r>
            <w:r w:rsidRPr="0023063A">
              <w:t>工作</w:t>
            </w:r>
          </w:p>
          <w:p w14:paraId="697940DE" w14:textId="77777777" w:rsidR="00711D1A" w:rsidRPr="0023063A" w:rsidRDefault="00711D1A" w:rsidP="005227B1">
            <w:pPr>
              <w:autoSpaceDE w:val="0"/>
              <w:autoSpaceDN w:val="0"/>
              <w:jc w:val="center"/>
            </w:pPr>
            <w:r w:rsidRPr="0023063A">
              <w:t>0-</w:t>
            </w:r>
            <w:r w:rsidRPr="0023063A">
              <w:t>停止；</w:t>
            </w:r>
            <w:r w:rsidRPr="0023063A">
              <w:t xml:space="preserve"> </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BA8260" w14:textId="77777777" w:rsidR="00711D1A" w:rsidRPr="0023063A" w:rsidRDefault="00711D1A" w:rsidP="005227B1">
            <w:pPr>
              <w:autoSpaceDE w:val="0"/>
              <w:autoSpaceDN w:val="0"/>
            </w:pPr>
          </w:p>
        </w:tc>
      </w:tr>
      <w:tr w:rsidR="0023063A" w:rsidRPr="0023063A" w14:paraId="383E291A"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EE27B9" w14:textId="77777777" w:rsidR="00711D1A" w:rsidRPr="0023063A" w:rsidRDefault="00711D1A" w:rsidP="005227B1">
            <w:pPr>
              <w:autoSpaceDE w:val="0"/>
              <w:autoSpaceDN w:val="0"/>
            </w:pPr>
            <w:r w:rsidRPr="0023063A">
              <w:t>3</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76AD1C" w14:textId="77777777" w:rsidR="00711D1A" w:rsidRPr="0023063A" w:rsidRDefault="00711D1A" w:rsidP="005227B1">
            <w:pPr>
              <w:autoSpaceDE w:val="0"/>
              <w:autoSpaceDN w:val="0"/>
            </w:pPr>
            <w:r w:rsidRPr="0023063A">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DC0143" w14:textId="77777777" w:rsidR="00711D1A" w:rsidRPr="0023063A" w:rsidRDefault="00711D1A" w:rsidP="005227B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292501" w14:textId="77777777" w:rsidR="00711D1A" w:rsidRPr="0023063A" w:rsidRDefault="00711D1A" w:rsidP="005227B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7D8403" w14:textId="77777777" w:rsidR="00711D1A" w:rsidRPr="0023063A" w:rsidRDefault="00711D1A" w:rsidP="005227B1">
            <w:pPr>
              <w:autoSpaceDE w:val="0"/>
              <w:autoSpaceDN w:val="0"/>
            </w:pPr>
          </w:p>
        </w:tc>
      </w:tr>
      <w:tr w:rsidR="0023063A" w:rsidRPr="0023063A" w14:paraId="3E880E5F"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BBA542" w14:textId="77777777" w:rsidR="00711D1A" w:rsidRPr="0023063A" w:rsidRDefault="00711D1A" w:rsidP="005227B1">
            <w:pPr>
              <w:autoSpaceDE w:val="0"/>
              <w:autoSpaceDN w:val="0"/>
            </w:pPr>
            <w:r w:rsidRPr="0023063A">
              <w:t>4</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BFB483" w14:textId="77777777" w:rsidR="00711D1A" w:rsidRPr="0023063A" w:rsidRDefault="00711D1A" w:rsidP="005227B1">
            <w:pPr>
              <w:autoSpaceDE w:val="0"/>
              <w:autoSpaceDN w:val="0"/>
            </w:pPr>
            <w:r w:rsidRPr="0023063A">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7CCFC5" w14:textId="77777777" w:rsidR="00711D1A" w:rsidRPr="0023063A" w:rsidRDefault="00711D1A" w:rsidP="005227B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3B8BAA" w14:textId="77777777" w:rsidR="00711D1A" w:rsidRPr="0023063A" w:rsidRDefault="00711D1A" w:rsidP="005227B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69BD18" w14:textId="77777777" w:rsidR="00711D1A" w:rsidRPr="0023063A" w:rsidRDefault="00711D1A" w:rsidP="005227B1">
            <w:pPr>
              <w:autoSpaceDE w:val="0"/>
              <w:autoSpaceDN w:val="0"/>
            </w:pPr>
          </w:p>
        </w:tc>
      </w:tr>
      <w:tr w:rsidR="0023063A" w:rsidRPr="0023063A" w14:paraId="0488CE08"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9C2563" w14:textId="77777777" w:rsidR="00711D1A" w:rsidRPr="0023063A" w:rsidRDefault="00711D1A" w:rsidP="005227B1">
            <w:pPr>
              <w:autoSpaceDE w:val="0"/>
              <w:autoSpaceDN w:val="0"/>
            </w:pPr>
            <w:r w:rsidRPr="0023063A">
              <w:t>5</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52F664" w14:textId="77777777" w:rsidR="00711D1A" w:rsidRPr="0023063A" w:rsidRDefault="00711D1A" w:rsidP="005227B1">
            <w:pPr>
              <w:autoSpaceDE w:val="0"/>
              <w:autoSpaceDN w:val="0"/>
            </w:pPr>
            <w:r w:rsidRPr="0023063A">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C359B6" w14:textId="77777777" w:rsidR="00711D1A" w:rsidRPr="0023063A" w:rsidRDefault="00711D1A" w:rsidP="005227B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554681" w14:textId="77777777" w:rsidR="00711D1A" w:rsidRPr="0023063A" w:rsidRDefault="00711D1A" w:rsidP="005227B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7E7CDB" w14:textId="77777777" w:rsidR="00711D1A" w:rsidRPr="0023063A" w:rsidRDefault="00711D1A" w:rsidP="005227B1">
            <w:pPr>
              <w:autoSpaceDE w:val="0"/>
              <w:autoSpaceDN w:val="0"/>
            </w:pPr>
          </w:p>
        </w:tc>
      </w:tr>
      <w:tr w:rsidR="0023063A" w:rsidRPr="0023063A" w14:paraId="474ABC21"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54C5AD" w14:textId="4748149A" w:rsidR="00711D1A" w:rsidRPr="0023063A" w:rsidRDefault="00A24352" w:rsidP="005227B1">
            <w:pPr>
              <w:autoSpaceDE w:val="0"/>
              <w:autoSpaceDN w:val="0"/>
            </w:pPr>
            <w:r w:rsidRPr="0023063A">
              <w:rPr>
                <w:noProof/>
              </w:rPr>
              <mc:AlternateContent>
                <mc:Choice Requires="wps">
                  <w:drawing>
                    <wp:anchor distT="0" distB="0" distL="0" distR="0" simplePos="0" relativeHeight="251662336" behindDoc="1" locked="0" layoutInCell="1" allowOverlap="1" wp14:anchorId="01CD8148" wp14:editId="115D6714">
                      <wp:simplePos x="0" y="0"/>
                      <wp:positionH relativeFrom="page">
                        <wp:posOffset>-38735</wp:posOffset>
                      </wp:positionH>
                      <wp:positionV relativeFrom="page">
                        <wp:posOffset>243840</wp:posOffset>
                      </wp:positionV>
                      <wp:extent cx="5657215" cy="45085"/>
                      <wp:effectExtent l="0" t="0" r="0" b="0"/>
                      <wp:wrapNone/>
                      <wp:docPr id="70" name="矩形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657215" cy="45085"/>
                              </a:xfrm>
                              <a:prstGeom prst="rect">
                                <a:avLst/>
                              </a:prstGeom>
                              <a:ln>
                                <a:noFill/>
                              </a:ln>
                            </wps:spPr>
                            <wps:txbx>
                              <w:txbxContent>
                                <w:p w14:paraId="18680D98" w14:textId="77777777" w:rsidR="00711D1A" w:rsidRDefault="00711D1A" w:rsidP="00711D1A">
                                  <w:pPr>
                                    <w:ind w:firstLine="480"/>
                                    <w:rPr>
                                      <w:rFonts w:ascii="宋体" w:hAnsi="宋体" w:hint="eastAsia"/>
                                      <w:color w:val="000000"/>
                                    </w:rPr>
                                  </w:pPr>
                                </w:p>
                              </w:txbxContent>
                            </wps:txbx>
                            <wps:bodyPr vert="horz" wrap="square"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01CD8148" id="矩形 70" o:spid="_x0000_s1026" style="position:absolute;left:0;text-align:left;margin-left:-3.05pt;margin-top:19.2pt;width:445.45pt;height:3.55pt;flip:y;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" filled="f" stroked="f">
                      <v:textbox inset="0,0,0,0">
                        <w:txbxContent>
                          <w:p w14:paraId="18680D98" w14:textId="77777777" w:rsidR="00711D1A" w:rsidRDefault="00711D1A" w:rsidP="00711D1A">
                            <w:pPr>
                              <w:ind w:firstLine="480"/>
                              <w:rPr>
                                <w:rFonts w:ascii="宋体" w:hAnsi="宋体" w:hint="eastAsia"/>
                                <w:color w:val="000000"/>
                              </w:rPr>
                            </w:pPr>
                          </w:p>
                        </w:txbxContent>
                      </v:textbox>
                      <w10:wrap anchorx="page" anchory="page"/>
                    </v:rect>
                  </w:pict>
                </mc:Fallback>
              </mc:AlternateContent>
            </w:r>
            <w:r w:rsidR="00711D1A" w:rsidRPr="0023063A">
              <w:t>6</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303D3D" w14:textId="77777777" w:rsidR="00711D1A" w:rsidRPr="0023063A" w:rsidRDefault="00711D1A" w:rsidP="005227B1">
            <w:pPr>
              <w:autoSpaceDE w:val="0"/>
              <w:autoSpaceDN w:val="0"/>
            </w:pPr>
            <w:r w:rsidRPr="0023063A">
              <w:t>限制功率</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AA1A43" w14:textId="77777777" w:rsidR="00711D1A" w:rsidRPr="0023063A" w:rsidRDefault="00711D1A" w:rsidP="005227B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BE52A8" w14:textId="77777777" w:rsidR="00711D1A" w:rsidRPr="0023063A" w:rsidRDefault="00711D1A" w:rsidP="005227B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75DA76" w14:textId="77777777" w:rsidR="00711D1A" w:rsidRPr="0023063A" w:rsidRDefault="00711D1A" w:rsidP="005227B1">
            <w:pPr>
              <w:autoSpaceDE w:val="0"/>
              <w:autoSpaceDN w:val="0"/>
            </w:pPr>
            <w:r w:rsidRPr="0023063A">
              <w:t>1W</w:t>
            </w:r>
          </w:p>
        </w:tc>
      </w:tr>
      <w:tr w:rsidR="0023063A" w:rsidRPr="0023063A" w14:paraId="3A1D6312" w14:textId="77777777" w:rsidTr="005227B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2020F9" w14:textId="77777777" w:rsidR="00711D1A" w:rsidRPr="0023063A" w:rsidRDefault="00711D1A" w:rsidP="005227B1">
            <w:pPr>
              <w:autoSpaceDE w:val="0"/>
              <w:autoSpaceDN w:val="0"/>
            </w:pPr>
            <w:r w:rsidRPr="0023063A">
              <w:t>7</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9DA1EA" w14:textId="77777777" w:rsidR="00711D1A" w:rsidRPr="0023063A" w:rsidRDefault="00711D1A" w:rsidP="005227B1">
            <w:pPr>
              <w:autoSpaceDE w:val="0"/>
              <w:autoSpaceDN w:val="0"/>
            </w:pPr>
            <w:r w:rsidRPr="0023063A">
              <w:t>限制功率</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593CFD" w14:textId="77777777" w:rsidR="00711D1A" w:rsidRPr="0023063A" w:rsidRDefault="00711D1A" w:rsidP="005227B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858B7C" w14:textId="77777777" w:rsidR="00711D1A" w:rsidRPr="0023063A" w:rsidRDefault="00711D1A" w:rsidP="005227B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44BD41" w14:textId="77777777" w:rsidR="00711D1A" w:rsidRPr="0023063A" w:rsidRDefault="00711D1A" w:rsidP="005227B1">
            <w:pPr>
              <w:autoSpaceDE w:val="0"/>
              <w:autoSpaceDN w:val="0"/>
            </w:pPr>
            <w:r w:rsidRPr="0023063A">
              <w:t>1W</w:t>
            </w:r>
          </w:p>
        </w:tc>
      </w:tr>
    </w:tbl>
    <w:p w14:paraId="146E7824" w14:textId="77777777" w:rsidR="00711D1A" w:rsidRPr="0023063A" w:rsidRDefault="00711D1A" w:rsidP="009542C6">
      <w:pPr>
        <w:pStyle w:val="af2"/>
        <w:ind w:firstLine="420"/>
        <w:jc w:val="both"/>
        <w:rPr>
          <w:rFonts w:cs="Times New Roman" w:hint="eastAsia"/>
        </w:rPr>
      </w:pPr>
      <w:bookmarkStart w:id="37" w:name="_Toc194422236"/>
      <w:r w:rsidRPr="0023063A">
        <w:rPr>
          <w:rFonts w:cs="Times New Roman" w:hint="eastAsia"/>
        </w:rPr>
        <w:t>表</w:t>
      </w:r>
      <w:r w:rsidRPr="0023063A">
        <w:rPr>
          <w:rFonts w:cs="Times New Roman" w:hint="eastAsia"/>
        </w:rPr>
        <w:t xml:space="preserve"> 5</w:t>
      </w:r>
      <w:r w:rsidRPr="0023063A">
        <w:rPr>
          <w:rFonts w:cs="Times New Roman"/>
        </w:rPr>
        <w:t xml:space="preserve"> </w:t>
      </w:r>
      <w:r w:rsidRPr="0023063A">
        <w:rPr>
          <w:rFonts w:cs="Times New Roman"/>
        </w:rPr>
        <w:t>发送报文参数</w:t>
      </w:r>
      <w:bookmarkEnd w:id="37"/>
    </w:p>
    <w:tbl>
      <w:tblPr>
        <w:tblpPr w:leftFromText="180" w:rightFromText="180" w:vertAnchor="text" w:horzAnchor="margin" w:tblpXSpec="center" w:tblpY="149"/>
        <w:tblOverlap w:val="never"/>
        <w:tblW w:w="5000" w:type="pct"/>
        <w:tblLook w:val="04A0" w:firstRow="1" w:lastRow="0" w:firstColumn="1" w:lastColumn="0" w:noHBand="0" w:noVBand="1"/>
      </w:tblPr>
      <w:tblGrid>
        <w:gridCol w:w="1450"/>
        <w:gridCol w:w="2707"/>
        <w:gridCol w:w="1352"/>
        <w:gridCol w:w="2000"/>
        <w:gridCol w:w="1507"/>
      </w:tblGrid>
      <w:tr w:rsidR="0023063A" w:rsidRPr="0023063A" w14:paraId="79359627"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03C54E" w14:textId="77777777" w:rsidR="00711D1A" w:rsidRPr="0023063A" w:rsidRDefault="00711D1A" w:rsidP="005227B1">
            <w:pPr>
              <w:autoSpaceDE w:val="0"/>
              <w:autoSpaceDN w:val="0"/>
              <w:jc w:val="center"/>
            </w:pPr>
            <w:r w:rsidRPr="0023063A">
              <w:t>0x490</w:t>
            </w:r>
          </w:p>
        </w:tc>
        <w:tc>
          <w:tcPr>
            <w:tcW w:w="4196"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4B5456F" w14:textId="77777777" w:rsidR="00711D1A" w:rsidRPr="0023063A" w:rsidRDefault="00711D1A" w:rsidP="005227B1">
            <w:pPr>
              <w:autoSpaceDE w:val="0"/>
              <w:autoSpaceDN w:val="0"/>
              <w:ind w:left="5727"/>
              <w:jc w:val="center"/>
            </w:pPr>
            <w:r w:rsidRPr="0023063A">
              <w:t>数据</w:t>
            </w:r>
          </w:p>
        </w:tc>
      </w:tr>
      <w:tr w:rsidR="0023063A" w:rsidRPr="0023063A" w14:paraId="128DB2A0"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CE466A" w14:textId="77777777" w:rsidR="00711D1A" w:rsidRPr="0023063A" w:rsidRDefault="00711D1A" w:rsidP="005227B1">
            <w:pPr>
              <w:autoSpaceDE w:val="0"/>
              <w:autoSpaceDN w:val="0"/>
              <w:jc w:val="center"/>
            </w:pPr>
            <w:r w:rsidRPr="0023063A">
              <w:t>BYTE</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7007E1" w14:textId="77777777" w:rsidR="00711D1A" w:rsidRPr="0023063A" w:rsidRDefault="00711D1A" w:rsidP="005227B1">
            <w:pPr>
              <w:autoSpaceDE w:val="0"/>
              <w:autoSpaceDN w:val="0"/>
              <w:jc w:val="center"/>
            </w:pPr>
            <w:r w:rsidRPr="0023063A">
              <w:t>数据名</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EB257E" w14:textId="77777777" w:rsidR="00711D1A" w:rsidRPr="0023063A" w:rsidRDefault="00711D1A" w:rsidP="005227B1">
            <w:pPr>
              <w:autoSpaceDE w:val="0"/>
              <w:autoSpaceDN w:val="0"/>
              <w:jc w:val="center"/>
            </w:pPr>
            <w:r w:rsidRPr="0023063A">
              <w:t>分辨率</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0A3C0C" w14:textId="77777777" w:rsidR="00711D1A" w:rsidRPr="0023063A" w:rsidRDefault="00711D1A" w:rsidP="005227B1">
            <w:pPr>
              <w:autoSpaceDE w:val="0"/>
              <w:autoSpaceDN w:val="0"/>
              <w:jc w:val="center"/>
            </w:pPr>
            <w:r w:rsidRPr="0023063A">
              <w:t>实际量程</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AE7A10" w14:textId="77777777" w:rsidR="00711D1A" w:rsidRPr="0023063A" w:rsidRDefault="00711D1A" w:rsidP="005227B1">
            <w:pPr>
              <w:autoSpaceDE w:val="0"/>
              <w:autoSpaceDN w:val="0"/>
              <w:jc w:val="center"/>
            </w:pPr>
            <w:r w:rsidRPr="0023063A">
              <w:t>偏移量</w:t>
            </w:r>
          </w:p>
        </w:tc>
      </w:tr>
      <w:tr w:rsidR="0023063A" w:rsidRPr="0023063A" w14:paraId="15D1786D"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0A4C82" w14:textId="77777777" w:rsidR="00711D1A" w:rsidRPr="0023063A" w:rsidRDefault="00711D1A" w:rsidP="005227B1">
            <w:pPr>
              <w:autoSpaceDE w:val="0"/>
              <w:autoSpaceDN w:val="0"/>
              <w:jc w:val="center"/>
            </w:pPr>
            <w:r w:rsidRPr="0023063A">
              <w:t>0</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2613C1" w14:textId="77777777" w:rsidR="00711D1A" w:rsidRPr="0023063A" w:rsidRDefault="00711D1A" w:rsidP="005227B1">
            <w:pPr>
              <w:autoSpaceDE w:val="0"/>
              <w:autoSpaceDN w:val="0"/>
              <w:jc w:val="center"/>
            </w:pPr>
            <w:r w:rsidRPr="0023063A">
              <w:t>电机实际转速高字节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D0CEF8" w14:textId="77777777" w:rsidR="00711D1A" w:rsidRPr="0023063A" w:rsidRDefault="00711D1A" w:rsidP="005227B1">
            <w:pPr>
              <w:autoSpaceDE w:val="0"/>
              <w:autoSpaceDN w:val="0"/>
              <w:jc w:val="center"/>
            </w:pPr>
            <w:r w:rsidRPr="0023063A">
              <w:t>1rpm/bit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A0E399" w14:textId="77777777" w:rsidR="00711D1A" w:rsidRPr="0023063A" w:rsidRDefault="00711D1A" w:rsidP="005227B1">
            <w:pPr>
              <w:autoSpaceDE w:val="0"/>
              <w:autoSpaceDN w:val="0"/>
              <w:jc w:val="center"/>
            </w:pPr>
            <w:r w:rsidRPr="0023063A">
              <w:t xml:space="preserve">0 </w:t>
            </w:r>
            <w:r w:rsidRPr="0023063A">
              <w:t>～</w:t>
            </w:r>
            <w:r w:rsidRPr="0023063A">
              <w:t>30000rpm</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4846D0" w14:textId="77777777" w:rsidR="00711D1A" w:rsidRPr="0023063A" w:rsidRDefault="00711D1A" w:rsidP="005227B1">
            <w:pPr>
              <w:autoSpaceDE w:val="0"/>
              <w:autoSpaceDN w:val="0"/>
              <w:jc w:val="center"/>
            </w:pPr>
            <w:r w:rsidRPr="0023063A">
              <w:t>0 rpm</w:t>
            </w:r>
          </w:p>
        </w:tc>
      </w:tr>
      <w:tr w:rsidR="0023063A" w:rsidRPr="0023063A" w14:paraId="39FC47A7" w14:textId="77777777" w:rsidTr="005227B1">
        <w:trPr>
          <w:cantSplit/>
          <w:trHeight w:val="402"/>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059F6D" w14:textId="77777777" w:rsidR="00711D1A" w:rsidRPr="0023063A" w:rsidRDefault="00711D1A" w:rsidP="005227B1">
            <w:pPr>
              <w:autoSpaceDE w:val="0"/>
              <w:autoSpaceDN w:val="0"/>
              <w:jc w:val="center"/>
            </w:pPr>
            <w:r w:rsidRPr="0023063A">
              <w:t>1</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C1EA6C" w14:textId="77777777" w:rsidR="00711D1A" w:rsidRPr="0023063A" w:rsidRDefault="00711D1A" w:rsidP="005227B1">
            <w:pPr>
              <w:autoSpaceDE w:val="0"/>
              <w:autoSpaceDN w:val="0"/>
              <w:jc w:val="center"/>
            </w:pPr>
            <w:r w:rsidRPr="0023063A">
              <w:t>电机实际转速低字节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4AF233" w14:textId="77777777" w:rsidR="00711D1A" w:rsidRPr="0023063A" w:rsidRDefault="00711D1A" w:rsidP="005227B1">
            <w:pPr>
              <w:autoSpaceDE w:val="0"/>
              <w:autoSpaceDN w:val="0"/>
              <w:jc w:val="center"/>
            </w:pPr>
            <w:r w:rsidRPr="0023063A">
              <w:t>1rpm/bit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3A5483" w14:textId="77777777" w:rsidR="00711D1A" w:rsidRPr="0023063A" w:rsidRDefault="00711D1A" w:rsidP="005227B1">
            <w:pPr>
              <w:autoSpaceDE w:val="0"/>
              <w:autoSpaceDN w:val="0"/>
              <w:jc w:val="center"/>
            </w:pPr>
            <w:r w:rsidRPr="0023063A">
              <w:t xml:space="preserve">0 </w:t>
            </w:r>
            <w:r w:rsidRPr="0023063A">
              <w:t>～</w:t>
            </w:r>
            <w:r w:rsidRPr="0023063A">
              <w:t>30000rpm</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C8F217" w14:textId="77777777" w:rsidR="00711D1A" w:rsidRPr="0023063A" w:rsidRDefault="00711D1A" w:rsidP="005227B1">
            <w:pPr>
              <w:autoSpaceDE w:val="0"/>
              <w:autoSpaceDN w:val="0"/>
              <w:jc w:val="center"/>
            </w:pPr>
            <w:r w:rsidRPr="0023063A">
              <w:t>0 rpm</w:t>
            </w:r>
          </w:p>
        </w:tc>
      </w:tr>
      <w:tr w:rsidR="0023063A" w:rsidRPr="0023063A" w14:paraId="4759D71E"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55AFB5" w14:textId="77777777" w:rsidR="00711D1A" w:rsidRPr="0023063A" w:rsidRDefault="00711D1A" w:rsidP="005227B1">
            <w:pPr>
              <w:autoSpaceDE w:val="0"/>
              <w:autoSpaceDN w:val="0"/>
              <w:jc w:val="center"/>
            </w:pPr>
            <w:r w:rsidRPr="0023063A">
              <w:t>2</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4264A8" w14:textId="77777777" w:rsidR="00711D1A" w:rsidRPr="0023063A" w:rsidRDefault="00711D1A" w:rsidP="005227B1">
            <w:pPr>
              <w:autoSpaceDE w:val="0"/>
              <w:autoSpaceDN w:val="0"/>
              <w:jc w:val="center"/>
            </w:pPr>
            <w:r w:rsidRPr="0023063A">
              <w:t>控制器状态</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1C59D3" w14:textId="77777777" w:rsidR="00711D1A" w:rsidRPr="0023063A" w:rsidRDefault="00711D1A" w:rsidP="005227B1">
            <w:pPr>
              <w:autoSpaceDE w:val="0"/>
              <w:autoSpaceDN w:val="0"/>
              <w:jc w:val="center"/>
            </w:pPr>
            <w:r w:rsidRPr="0023063A">
              <w: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AEB07F" w14:textId="77777777" w:rsidR="00711D1A" w:rsidRPr="0023063A" w:rsidRDefault="00711D1A" w:rsidP="005227B1">
            <w:pPr>
              <w:autoSpaceDE w:val="0"/>
              <w:autoSpaceDN w:val="0"/>
              <w:jc w:val="center"/>
            </w:pPr>
            <w:r w:rsidRPr="0023063A">
              <w:t>见注释</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B5BE7F" w14:textId="77777777" w:rsidR="00711D1A" w:rsidRPr="0023063A" w:rsidRDefault="00711D1A" w:rsidP="005227B1">
            <w:pPr>
              <w:autoSpaceDE w:val="0"/>
              <w:autoSpaceDN w:val="0"/>
              <w:jc w:val="center"/>
            </w:pPr>
          </w:p>
        </w:tc>
      </w:tr>
      <w:tr w:rsidR="0023063A" w:rsidRPr="0023063A" w14:paraId="3FC0ACA6"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9E7097" w14:textId="77777777" w:rsidR="00711D1A" w:rsidRPr="0023063A" w:rsidRDefault="00711D1A" w:rsidP="005227B1">
            <w:pPr>
              <w:autoSpaceDE w:val="0"/>
              <w:autoSpaceDN w:val="0"/>
              <w:jc w:val="center"/>
            </w:pPr>
            <w:r w:rsidRPr="0023063A">
              <w:t>3</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5230C4" w14:textId="77777777" w:rsidR="00711D1A" w:rsidRPr="0023063A" w:rsidRDefault="00711D1A" w:rsidP="005227B1">
            <w:pPr>
              <w:autoSpaceDE w:val="0"/>
              <w:autoSpaceDN w:val="0"/>
              <w:jc w:val="center"/>
            </w:pPr>
            <w:r w:rsidRPr="0023063A">
              <w:t>直流母线电压高字节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2595DB" w14:textId="77777777" w:rsidR="00711D1A" w:rsidRPr="0023063A" w:rsidRDefault="00711D1A" w:rsidP="005227B1">
            <w:pPr>
              <w:autoSpaceDE w:val="0"/>
              <w:autoSpaceDN w:val="0"/>
              <w:jc w:val="center"/>
            </w:pPr>
            <w:r w:rsidRPr="0023063A">
              <w:t>0.1V/bit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F2FDC7" w14:textId="77777777" w:rsidR="00711D1A" w:rsidRPr="0023063A" w:rsidRDefault="00711D1A" w:rsidP="005227B1">
            <w:pPr>
              <w:autoSpaceDE w:val="0"/>
              <w:autoSpaceDN w:val="0"/>
              <w:jc w:val="center"/>
            </w:pPr>
            <w:r w:rsidRPr="0023063A">
              <w:t>0-500V</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FE81A6" w14:textId="77777777" w:rsidR="00711D1A" w:rsidRPr="0023063A" w:rsidRDefault="00711D1A" w:rsidP="005227B1">
            <w:pPr>
              <w:autoSpaceDE w:val="0"/>
              <w:autoSpaceDN w:val="0"/>
              <w:jc w:val="center"/>
            </w:pPr>
            <w:r w:rsidRPr="0023063A">
              <w:t>0V</w:t>
            </w:r>
          </w:p>
        </w:tc>
      </w:tr>
      <w:tr w:rsidR="0023063A" w:rsidRPr="0023063A" w14:paraId="6FB8CD00"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AC3325" w14:textId="77777777" w:rsidR="00711D1A" w:rsidRPr="0023063A" w:rsidRDefault="00711D1A" w:rsidP="005227B1">
            <w:pPr>
              <w:autoSpaceDE w:val="0"/>
              <w:autoSpaceDN w:val="0"/>
              <w:jc w:val="center"/>
            </w:pPr>
            <w:r w:rsidRPr="0023063A">
              <w:t>4</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33004A" w14:textId="77777777" w:rsidR="00711D1A" w:rsidRPr="0023063A" w:rsidRDefault="00711D1A" w:rsidP="005227B1">
            <w:pPr>
              <w:autoSpaceDE w:val="0"/>
              <w:autoSpaceDN w:val="0"/>
              <w:jc w:val="center"/>
            </w:pPr>
            <w:r w:rsidRPr="0023063A">
              <w:t>直流</w:t>
            </w:r>
            <w:proofErr w:type="gramStart"/>
            <w:r w:rsidRPr="0023063A">
              <w:t>母线电</w:t>
            </w:r>
            <w:proofErr w:type="gramEnd"/>
            <w:r w:rsidRPr="0023063A">
              <w:t>压低字节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9ED54C" w14:textId="77777777" w:rsidR="00711D1A" w:rsidRPr="0023063A" w:rsidRDefault="00711D1A" w:rsidP="005227B1">
            <w:pPr>
              <w:autoSpaceDE w:val="0"/>
              <w:autoSpaceDN w:val="0"/>
              <w:jc w:val="center"/>
            </w:pPr>
            <w:r w:rsidRPr="0023063A">
              <w:t>0.1V/bit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69AA37" w14:textId="77777777" w:rsidR="00711D1A" w:rsidRPr="0023063A" w:rsidRDefault="00711D1A" w:rsidP="005227B1">
            <w:pPr>
              <w:autoSpaceDE w:val="0"/>
              <w:autoSpaceDN w:val="0"/>
              <w:jc w:val="center"/>
            </w:pPr>
            <w:r w:rsidRPr="0023063A">
              <w:t>0-500V</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B3BF26" w14:textId="77777777" w:rsidR="00711D1A" w:rsidRPr="0023063A" w:rsidRDefault="00711D1A" w:rsidP="005227B1">
            <w:pPr>
              <w:autoSpaceDE w:val="0"/>
              <w:autoSpaceDN w:val="0"/>
              <w:jc w:val="center"/>
            </w:pPr>
            <w:r w:rsidRPr="0023063A">
              <w:t>0V</w:t>
            </w:r>
          </w:p>
        </w:tc>
      </w:tr>
      <w:tr w:rsidR="0023063A" w:rsidRPr="0023063A" w14:paraId="75BD3860"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9D5BAF" w14:textId="77777777" w:rsidR="00711D1A" w:rsidRPr="0023063A" w:rsidRDefault="00711D1A" w:rsidP="005227B1">
            <w:pPr>
              <w:autoSpaceDE w:val="0"/>
              <w:autoSpaceDN w:val="0"/>
              <w:jc w:val="center"/>
            </w:pPr>
            <w:r w:rsidRPr="0023063A">
              <w:t>5</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D30497" w14:textId="77777777" w:rsidR="00711D1A" w:rsidRPr="0023063A" w:rsidRDefault="00711D1A" w:rsidP="005227B1">
            <w:pPr>
              <w:autoSpaceDE w:val="0"/>
              <w:autoSpaceDN w:val="0"/>
              <w:jc w:val="center"/>
            </w:pPr>
            <w:r w:rsidRPr="0023063A">
              <w:t>直流母线电流</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6401A7" w14:textId="77777777" w:rsidR="00711D1A" w:rsidRPr="0023063A" w:rsidRDefault="00711D1A" w:rsidP="005227B1">
            <w:pPr>
              <w:autoSpaceDE w:val="0"/>
              <w:autoSpaceDN w:val="0"/>
              <w:jc w:val="center"/>
            </w:pPr>
            <w:r w:rsidRPr="0023063A">
              <w:t>0.1A/bit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A0339E" w14:textId="77777777" w:rsidR="00711D1A" w:rsidRPr="0023063A" w:rsidRDefault="00711D1A" w:rsidP="005227B1">
            <w:pPr>
              <w:autoSpaceDE w:val="0"/>
              <w:autoSpaceDN w:val="0"/>
              <w:jc w:val="center"/>
            </w:pPr>
            <w:r w:rsidRPr="0023063A">
              <w:t>0-25A</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E906F8" w14:textId="77777777" w:rsidR="00711D1A" w:rsidRPr="0023063A" w:rsidRDefault="00711D1A" w:rsidP="005227B1">
            <w:pPr>
              <w:autoSpaceDE w:val="0"/>
              <w:autoSpaceDN w:val="0"/>
              <w:jc w:val="center"/>
            </w:pPr>
            <w:r w:rsidRPr="0023063A">
              <w:t>0A</w:t>
            </w:r>
          </w:p>
        </w:tc>
      </w:tr>
      <w:tr w:rsidR="0023063A" w:rsidRPr="0023063A" w14:paraId="13955FF7"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28A45F" w14:textId="2F6CD7F1" w:rsidR="00711D1A" w:rsidRPr="0023063A" w:rsidRDefault="00A24352" w:rsidP="005227B1">
            <w:pPr>
              <w:autoSpaceDE w:val="0"/>
              <w:autoSpaceDN w:val="0"/>
              <w:jc w:val="center"/>
            </w:pPr>
            <w:r w:rsidRPr="0023063A">
              <w:rPr>
                <w:noProof/>
              </w:rPr>
              <mc:AlternateContent>
                <mc:Choice Requires="wps">
                  <w:drawing>
                    <wp:anchor distT="0" distB="0" distL="0" distR="0" simplePos="0" relativeHeight="251663360" behindDoc="1" locked="0" layoutInCell="1" allowOverlap="1" wp14:anchorId="2BCF5C6E" wp14:editId="79AAFB05">
                      <wp:simplePos x="0" y="0"/>
                      <wp:positionH relativeFrom="page">
                        <wp:posOffset>-38735</wp:posOffset>
                      </wp:positionH>
                      <wp:positionV relativeFrom="page">
                        <wp:posOffset>243840</wp:posOffset>
                      </wp:positionV>
                      <wp:extent cx="5657215" cy="45085"/>
                      <wp:effectExtent l="0" t="0" r="0" b="0"/>
                      <wp:wrapNone/>
                      <wp:docPr id="69" name="矩形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657215" cy="45085"/>
                              </a:xfrm>
                              <a:prstGeom prst="rect">
                                <a:avLst/>
                              </a:prstGeom>
                              <a:ln>
                                <a:noFill/>
                              </a:ln>
                            </wps:spPr>
                            <wps:txbx>
                              <w:txbxContent>
                                <w:p w14:paraId="6ADE3DF5" w14:textId="77777777" w:rsidR="00711D1A" w:rsidRDefault="00711D1A" w:rsidP="00711D1A">
                                  <w:pPr>
                                    <w:ind w:firstLine="480"/>
                                    <w:rPr>
                                      <w:rFonts w:ascii="宋体" w:hAnsi="宋体" w:hint="eastAsia"/>
                                      <w:color w:val="000000"/>
                                    </w:rPr>
                                  </w:pPr>
                                </w:p>
                              </w:txbxContent>
                            </wps:txbx>
                            <wps:bodyPr vert="horz" wrap="square"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2BCF5C6E" id="矩形 69" o:spid="_x0000_s1027" style="position:absolute;left:0;text-align:left;margin-left:-3.05pt;margin-top:19.2pt;width:445.45pt;height:3.55pt;flip:y;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" filled="f" stroked="f">
                      <v:textbox inset="0,0,0,0">
                        <w:txbxContent>
                          <w:p w14:paraId="6ADE3DF5" w14:textId="77777777" w:rsidR="00711D1A" w:rsidRDefault="00711D1A" w:rsidP="00711D1A">
                            <w:pPr>
                              <w:ind w:firstLine="480"/>
                              <w:rPr>
                                <w:rFonts w:ascii="宋体" w:hAnsi="宋体" w:hint="eastAsia"/>
                                <w:color w:val="000000"/>
                              </w:rPr>
                            </w:pPr>
                          </w:p>
                        </w:txbxContent>
                      </v:textbox>
                      <w10:wrap anchorx="page" anchory="page"/>
                    </v:rect>
                  </w:pict>
                </mc:Fallback>
              </mc:AlternateContent>
            </w:r>
            <w:r w:rsidR="00711D1A" w:rsidRPr="0023063A">
              <w:t>6</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36C71F" w14:textId="77777777" w:rsidR="00711D1A" w:rsidRPr="0023063A" w:rsidRDefault="00711D1A" w:rsidP="005227B1">
            <w:pPr>
              <w:autoSpaceDE w:val="0"/>
              <w:autoSpaceDN w:val="0"/>
              <w:jc w:val="center"/>
            </w:pPr>
            <w:r w:rsidRPr="0023063A">
              <w:t>电机控制器温度</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81DEC7" w14:textId="77777777" w:rsidR="00711D1A" w:rsidRPr="0023063A" w:rsidRDefault="00711D1A" w:rsidP="005227B1">
            <w:pPr>
              <w:autoSpaceDE w:val="0"/>
              <w:autoSpaceDN w:val="0"/>
              <w:jc w:val="center"/>
            </w:pPr>
            <w:r w:rsidRPr="0023063A">
              <w:t>-55℃/bit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4C7580" w14:textId="77777777" w:rsidR="00711D1A" w:rsidRPr="0023063A" w:rsidRDefault="00711D1A" w:rsidP="005227B1">
            <w:pPr>
              <w:autoSpaceDE w:val="0"/>
              <w:autoSpaceDN w:val="0"/>
              <w:jc w:val="center"/>
            </w:pPr>
            <w:r w:rsidRPr="0023063A">
              <w:t>0-100℃</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4476FC" w14:textId="77777777" w:rsidR="00711D1A" w:rsidRPr="0023063A" w:rsidRDefault="00711D1A" w:rsidP="005227B1">
            <w:pPr>
              <w:autoSpaceDE w:val="0"/>
              <w:autoSpaceDN w:val="0"/>
              <w:jc w:val="center"/>
            </w:pPr>
            <w:r w:rsidRPr="0023063A">
              <w:t>0℃</w:t>
            </w:r>
          </w:p>
        </w:tc>
      </w:tr>
      <w:tr w:rsidR="0023063A" w:rsidRPr="0023063A" w14:paraId="1070CC63" w14:textId="77777777" w:rsidTr="005227B1">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8F45F8" w14:textId="77777777" w:rsidR="00711D1A" w:rsidRPr="0023063A" w:rsidRDefault="00711D1A" w:rsidP="005227B1">
            <w:pPr>
              <w:autoSpaceDE w:val="0"/>
              <w:autoSpaceDN w:val="0"/>
              <w:jc w:val="center"/>
            </w:pPr>
            <w:r w:rsidRPr="0023063A">
              <w:t>7</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7C209F" w14:textId="77777777" w:rsidR="00711D1A" w:rsidRPr="0023063A" w:rsidRDefault="00711D1A" w:rsidP="005227B1">
            <w:pPr>
              <w:autoSpaceDE w:val="0"/>
              <w:autoSpaceDN w:val="0"/>
              <w:jc w:val="center"/>
            </w:pPr>
            <w:r w:rsidRPr="0023063A">
              <w:t>功率</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FC5253" w14:textId="77777777" w:rsidR="00711D1A" w:rsidRPr="0023063A" w:rsidRDefault="00711D1A" w:rsidP="005227B1">
            <w:pPr>
              <w:autoSpaceDE w:val="0"/>
              <w:autoSpaceDN w:val="0"/>
              <w:jc w:val="center"/>
            </w:pPr>
            <w:r w:rsidRPr="0023063A">
              <w:t>1W/bit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EEF679" w14:textId="77777777" w:rsidR="00711D1A" w:rsidRPr="0023063A" w:rsidRDefault="00711D1A" w:rsidP="005227B1">
            <w:pPr>
              <w:autoSpaceDE w:val="0"/>
              <w:autoSpaceDN w:val="0"/>
              <w:jc w:val="center"/>
            </w:pPr>
            <w:r w:rsidRPr="0023063A">
              <w:t>0-250W</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723BE6" w14:textId="77777777" w:rsidR="00711D1A" w:rsidRPr="0023063A" w:rsidRDefault="00711D1A" w:rsidP="005227B1">
            <w:pPr>
              <w:autoSpaceDE w:val="0"/>
              <w:autoSpaceDN w:val="0"/>
              <w:jc w:val="center"/>
            </w:pPr>
            <w:r w:rsidRPr="0023063A">
              <w:t>0W</w:t>
            </w:r>
          </w:p>
        </w:tc>
      </w:tr>
    </w:tbl>
    <w:p w14:paraId="56894F9B" w14:textId="77777777" w:rsidR="00711D1A" w:rsidRPr="0023063A" w:rsidRDefault="00711D1A" w:rsidP="00711D1A"/>
    <w:p w14:paraId="3B73C72F" w14:textId="03F9469D" w:rsidR="001346FC" w:rsidRPr="0023063A" w:rsidRDefault="0010517F" w:rsidP="0010517F">
      <w:pPr>
        <w:pStyle w:val="4"/>
        <w:numPr>
          <w:ilvl w:val="0"/>
          <w:numId w:val="0"/>
        </w:numPr>
        <w:spacing w:before="156" w:after="156"/>
      </w:pPr>
      <w:r w:rsidRPr="0023063A">
        <w:tab/>
      </w:r>
      <w:r w:rsidR="00711D1A" w:rsidRPr="0023063A">
        <w:rPr>
          <w:rFonts w:hint="eastAsia"/>
        </w:rPr>
        <w:t>3</w:t>
      </w:r>
      <w:r w:rsidR="00711D1A" w:rsidRPr="0023063A">
        <w:t>.3.2.</w:t>
      </w:r>
      <w:r w:rsidR="00711D1A" w:rsidRPr="0023063A">
        <w:rPr>
          <w:rFonts w:hint="eastAsia"/>
        </w:rPr>
        <w:t>2</w:t>
      </w:r>
      <w:r w:rsidR="002D084F" w:rsidRPr="0023063A">
        <w:rPr>
          <w:rFonts w:hint="eastAsia"/>
        </w:rPr>
        <w:t>激光器驱动及温控模块（激光板）</w:t>
      </w:r>
      <w:r w:rsidR="002D084F" w:rsidRPr="0023063A">
        <w:t>和主控板通讯协议</w:t>
      </w:r>
      <w:bookmarkEnd w:id="34"/>
      <w:bookmarkEnd w:id="35"/>
    </w:p>
    <w:p w14:paraId="0EAB53FA" w14:textId="77777777" w:rsidR="00711D1A" w:rsidRPr="0023063A" w:rsidRDefault="00711D1A" w:rsidP="00711D1A">
      <w:pPr>
        <w:pStyle w:val="my10"/>
      </w:pPr>
      <w:r w:rsidRPr="0023063A">
        <w:t>总控与激光器电控板之间通过隔离型</w:t>
      </w:r>
      <w:r w:rsidRPr="0023063A">
        <w:t>RS422</w:t>
      </w:r>
      <w:r w:rsidRPr="0023063A">
        <w:t>接口（</w:t>
      </w:r>
      <w:r w:rsidRPr="0023063A">
        <w:t>1</w:t>
      </w:r>
      <w:r w:rsidRPr="0023063A">
        <w:t>路收发）进行指令发送与应答返回通信。</w:t>
      </w:r>
      <w:r w:rsidRPr="0023063A">
        <w:t>RS422</w:t>
      </w:r>
      <w:r w:rsidRPr="0023063A">
        <w:t>接口电路建议采用如下图所示电路架构，</w:t>
      </w:r>
      <w:r w:rsidRPr="0023063A">
        <w:t>RS422</w:t>
      </w:r>
      <w:r w:rsidRPr="0023063A">
        <w:t>接口芯片推荐采用西安微电子技术研究所（</w:t>
      </w:r>
      <w:r w:rsidRPr="0023063A">
        <w:t>771</w:t>
      </w:r>
      <w:r w:rsidRPr="0023063A">
        <w:t>所）的单通道隔离型</w:t>
      </w:r>
      <w:r w:rsidRPr="0023063A">
        <w:t>RS422</w:t>
      </w:r>
      <w:r w:rsidRPr="0023063A">
        <w:t>收发器</w:t>
      </w:r>
      <w:r w:rsidRPr="0023063A">
        <w:t>LM2682C,</w:t>
      </w:r>
      <w:r w:rsidRPr="0023063A">
        <w:t>封装</w:t>
      </w:r>
      <w:r w:rsidRPr="0023063A">
        <w:t>CSOP16</w:t>
      </w:r>
      <w:r w:rsidRPr="0023063A">
        <w:t>，最大通信速率</w:t>
      </w:r>
      <w:r w:rsidRPr="0023063A">
        <w:t>16MHz</w:t>
      </w:r>
      <w:r w:rsidRPr="0023063A">
        <w:t>。</w:t>
      </w:r>
    </w:p>
    <w:p w14:paraId="5DC16560" w14:textId="77777777" w:rsidR="00711D1A" w:rsidRPr="0023063A" w:rsidRDefault="00711D1A" w:rsidP="00711D1A">
      <w:pPr>
        <w:pStyle w:val="my10"/>
      </w:pPr>
      <w:r w:rsidRPr="0023063A">
        <w:t>注意：激光器对外需单独输出</w:t>
      </w:r>
      <w:r w:rsidRPr="0023063A">
        <w:t>RS422</w:t>
      </w:r>
      <w:r w:rsidRPr="0023063A">
        <w:t>的隔离地信号</w:t>
      </w:r>
      <w:r w:rsidRPr="0023063A">
        <w:t>G_GND1</w:t>
      </w:r>
      <w:r w:rsidRPr="0023063A">
        <w:t>，即上位机</w:t>
      </w:r>
      <w:r w:rsidRPr="0023063A">
        <w:t>RS422</w:t>
      </w:r>
      <w:r w:rsidRPr="0023063A">
        <w:t>隔离地和激光器的</w:t>
      </w:r>
      <w:r w:rsidRPr="0023063A">
        <w:t>RS422</w:t>
      </w:r>
      <w:r w:rsidRPr="0023063A">
        <w:t>隔离地要求连通。</w:t>
      </w:r>
    </w:p>
    <w:p w14:paraId="79961B89" w14:textId="68A62A1E" w:rsidR="00711D1A" w:rsidRPr="0023063A" w:rsidRDefault="00711D1A" w:rsidP="00711D1A">
      <w:pPr>
        <w:spacing w:line="360" w:lineRule="auto"/>
        <w:ind w:firstLine="480"/>
        <w:jc w:val="center"/>
        <w:rPr>
          <w:bCs/>
          <w:iCs/>
          <w:sz w:val="24"/>
        </w:rPr>
      </w:pPr>
      <w:r w:rsidRPr="0023063A">
        <w:rPr>
          <w:rFonts w:cs="Times New Roman"/>
        </w:rPr>
        <w:object w:dxaOrig="13836" w:dyaOrig="10332" w14:anchorId="741BFE11">
          <v:shape id="_x0000_i1026" type="#_x0000_t75" style="width:226.9pt;height:168.95pt" o:ole="">
            <v:imagedata r:id="rId22" o:title=""/>
          </v:shape>
          <o:OLEObject Type="Embed" ProgID="Visio.Drawing.15" ShapeID="_x0000_i1026" DrawAspect="Content" ObjectID="_1821385309" r:id="rId23"/>
        </w:object>
      </w:r>
    </w:p>
    <w:p w14:paraId="0325B770" w14:textId="726075DA" w:rsidR="001346FC" w:rsidRPr="0023063A" w:rsidRDefault="002D084F">
      <w:pPr>
        <w:spacing w:line="360" w:lineRule="auto"/>
        <w:ind w:firstLine="480"/>
        <w:rPr>
          <w:bCs/>
          <w:iCs/>
          <w:sz w:val="24"/>
        </w:rPr>
      </w:pPr>
      <w:r w:rsidRPr="0023063A">
        <w:rPr>
          <w:bCs/>
          <w:iCs/>
          <w:sz w:val="24"/>
        </w:rPr>
        <w:t>通讯为异步串行格式，</w:t>
      </w:r>
      <w:r w:rsidRPr="0023063A">
        <w:rPr>
          <w:bCs/>
          <w:iCs/>
          <w:sz w:val="24"/>
        </w:rPr>
        <w:t>RS422</w:t>
      </w:r>
      <w:r w:rsidRPr="0023063A">
        <w:rPr>
          <w:bCs/>
          <w:iCs/>
          <w:sz w:val="24"/>
        </w:rPr>
        <w:t>电气标准，</w:t>
      </w:r>
      <w:r w:rsidRPr="0023063A">
        <w:rPr>
          <w:rFonts w:hint="eastAsia"/>
          <w:bCs/>
          <w:iCs/>
          <w:sz w:val="24"/>
        </w:rPr>
        <w:t>115200</w:t>
      </w:r>
      <w:r w:rsidRPr="0023063A">
        <w:rPr>
          <w:bCs/>
          <w:iCs/>
          <w:sz w:val="24"/>
        </w:rPr>
        <w:t>波特率，</w:t>
      </w:r>
      <w:r w:rsidRPr="0023063A">
        <w:rPr>
          <w:bCs/>
          <w:iCs/>
          <w:sz w:val="24"/>
        </w:rPr>
        <w:t>8</w:t>
      </w:r>
      <w:r w:rsidRPr="0023063A">
        <w:rPr>
          <w:bCs/>
          <w:iCs/>
          <w:sz w:val="24"/>
        </w:rPr>
        <w:t>位数据，</w:t>
      </w:r>
      <w:r w:rsidRPr="0023063A">
        <w:rPr>
          <w:bCs/>
          <w:iCs/>
          <w:sz w:val="24"/>
        </w:rPr>
        <w:t>1</w:t>
      </w:r>
      <w:r w:rsidRPr="0023063A">
        <w:rPr>
          <w:bCs/>
          <w:iCs/>
          <w:sz w:val="24"/>
        </w:rPr>
        <w:t>位停止位，</w:t>
      </w:r>
      <w:r w:rsidRPr="0023063A">
        <w:rPr>
          <w:bCs/>
          <w:iCs/>
          <w:sz w:val="24"/>
        </w:rPr>
        <w:t>1</w:t>
      </w:r>
      <w:r w:rsidRPr="0023063A">
        <w:rPr>
          <w:bCs/>
          <w:iCs/>
          <w:sz w:val="24"/>
        </w:rPr>
        <w:t>位校验位，采用</w:t>
      </w:r>
      <w:proofErr w:type="gramStart"/>
      <w:r w:rsidRPr="0023063A">
        <w:rPr>
          <w:rFonts w:hint="eastAsia"/>
          <w:bCs/>
          <w:iCs/>
          <w:sz w:val="24"/>
        </w:rPr>
        <w:t>偶</w:t>
      </w:r>
      <w:proofErr w:type="gramEnd"/>
      <w:r w:rsidRPr="0023063A">
        <w:rPr>
          <w:bCs/>
          <w:iCs/>
          <w:sz w:val="24"/>
        </w:rPr>
        <w:t>校验。信息接收或发送以一帧为单位，每一帧包括的内容约定为：</w:t>
      </w:r>
    </w:p>
    <w:p w14:paraId="58FAF823" w14:textId="12A557F9" w:rsidR="001346FC" w:rsidRPr="0023063A" w:rsidRDefault="002D084F">
      <w:pPr>
        <w:spacing w:line="360" w:lineRule="auto"/>
        <w:rPr>
          <w:b/>
          <w:bCs/>
          <w:iCs/>
          <w:sz w:val="24"/>
        </w:rPr>
      </w:pPr>
      <w:r w:rsidRPr="0023063A">
        <w:rPr>
          <w:b/>
          <w:bCs/>
          <w:iCs/>
          <w:sz w:val="24"/>
        </w:rPr>
        <w:t>&lt;</w:t>
      </w:r>
      <w:proofErr w:type="gramStart"/>
      <w:r w:rsidRPr="0023063A">
        <w:rPr>
          <w:b/>
          <w:bCs/>
          <w:iCs/>
          <w:sz w:val="24"/>
        </w:rPr>
        <w:t>帧头</w:t>
      </w:r>
      <w:proofErr w:type="gramEnd"/>
      <w:r w:rsidRPr="0023063A">
        <w:rPr>
          <w:b/>
          <w:bCs/>
          <w:iCs/>
          <w:sz w:val="24"/>
        </w:rPr>
        <w:t>&gt;&lt;</w:t>
      </w:r>
      <w:r w:rsidRPr="0023063A">
        <w:rPr>
          <w:b/>
          <w:bCs/>
          <w:iCs/>
          <w:sz w:val="24"/>
        </w:rPr>
        <w:t>命令字</w:t>
      </w:r>
      <w:r w:rsidRPr="0023063A">
        <w:rPr>
          <w:b/>
          <w:bCs/>
          <w:iCs/>
          <w:sz w:val="24"/>
        </w:rPr>
        <w:t>&gt;&lt;</w:t>
      </w:r>
      <w:r w:rsidRPr="0023063A">
        <w:rPr>
          <w:b/>
          <w:bCs/>
          <w:iCs/>
          <w:sz w:val="24"/>
        </w:rPr>
        <w:t>数据</w:t>
      </w:r>
      <w:r w:rsidRPr="0023063A">
        <w:rPr>
          <w:rFonts w:hint="eastAsia"/>
          <w:b/>
          <w:bCs/>
          <w:iCs/>
          <w:sz w:val="24"/>
        </w:rPr>
        <w:t>1</w:t>
      </w:r>
      <w:r w:rsidRPr="0023063A">
        <w:rPr>
          <w:b/>
          <w:bCs/>
          <w:iCs/>
          <w:sz w:val="24"/>
        </w:rPr>
        <w:t>&gt;&lt;</w:t>
      </w:r>
      <w:r w:rsidRPr="0023063A">
        <w:rPr>
          <w:b/>
          <w:bCs/>
          <w:iCs/>
          <w:sz w:val="24"/>
        </w:rPr>
        <w:t>数据</w:t>
      </w:r>
      <w:r w:rsidRPr="0023063A">
        <w:rPr>
          <w:rFonts w:hint="eastAsia"/>
          <w:b/>
          <w:bCs/>
          <w:iCs/>
          <w:sz w:val="24"/>
        </w:rPr>
        <w:t>2</w:t>
      </w:r>
      <w:r w:rsidRPr="0023063A">
        <w:rPr>
          <w:b/>
          <w:bCs/>
          <w:iCs/>
          <w:sz w:val="24"/>
        </w:rPr>
        <w:t>&gt;&lt;</w:t>
      </w:r>
      <w:r w:rsidRPr="0023063A">
        <w:rPr>
          <w:b/>
          <w:bCs/>
          <w:iCs/>
          <w:sz w:val="24"/>
        </w:rPr>
        <w:t>数据</w:t>
      </w:r>
      <w:r w:rsidRPr="0023063A">
        <w:rPr>
          <w:rFonts w:hint="eastAsia"/>
          <w:b/>
          <w:bCs/>
          <w:iCs/>
          <w:sz w:val="24"/>
        </w:rPr>
        <w:t>3</w:t>
      </w:r>
      <w:r w:rsidRPr="0023063A">
        <w:rPr>
          <w:b/>
          <w:bCs/>
          <w:iCs/>
          <w:sz w:val="24"/>
        </w:rPr>
        <w:t>&gt;…&lt;</w:t>
      </w:r>
      <w:r w:rsidRPr="0023063A">
        <w:rPr>
          <w:b/>
          <w:bCs/>
          <w:iCs/>
          <w:sz w:val="24"/>
        </w:rPr>
        <w:t>校验和</w:t>
      </w:r>
      <w:r w:rsidRPr="0023063A">
        <w:rPr>
          <w:b/>
          <w:bCs/>
          <w:iCs/>
          <w:sz w:val="24"/>
        </w:rPr>
        <w:t>&gt;&lt;</w:t>
      </w:r>
      <w:r w:rsidRPr="0023063A">
        <w:rPr>
          <w:b/>
          <w:bCs/>
          <w:iCs/>
          <w:sz w:val="24"/>
        </w:rPr>
        <w:t>信息长度</w:t>
      </w:r>
      <w:r w:rsidRPr="0023063A">
        <w:rPr>
          <w:b/>
          <w:bCs/>
          <w:iCs/>
          <w:sz w:val="24"/>
        </w:rPr>
        <w:t>&gt;&lt;</w:t>
      </w:r>
      <w:proofErr w:type="gramStart"/>
      <w:r w:rsidRPr="0023063A">
        <w:rPr>
          <w:b/>
          <w:bCs/>
          <w:iCs/>
          <w:sz w:val="24"/>
        </w:rPr>
        <w:t>帧尾</w:t>
      </w:r>
      <w:r w:rsidRPr="0023063A">
        <w:rPr>
          <w:b/>
          <w:bCs/>
          <w:iCs/>
          <w:sz w:val="24"/>
        </w:rPr>
        <w:t>&gt;</w:t>
      </w:r>
      <w:proofErr w:type="gramEnd"/>
      <w:r w:rsidR="00711D1A" w:rsidRPr="0023063A">
        <w:rPr>
          <w:rFonts w:hint="eastAsia"/>
          <w:b/>
          <w:bCs/>
          <w:iCs/>
          <w:sz w:val="24"/>
        </w:rPr>
        <w:t>。</w:t>
      </w:r>
    </w:p>
    <w:p w14:paraId="2BE5AB69" w14:textId="738F68C6" w:rsidR="00732AB0" w:rsidRPr="0023063A" w:rsidRDefault="00732AB0">
      <w:pPr>
        <w:spacing w:line="360" w:lineRule="auto"/>
        <w:rPr>
          <w:b/>
          <w:bCs/>
          <w:iCs/>
          <w:sz w:val="24"/>
        </w:rPr>
      </w:pPr>
      <w:r w:rsidRPr="0023063A">
        <w:rPr>
          <w:rFonts w:hint="eastAsia"/>
          <w:b/>
          <w:bCs/>
          <w:iCs/>
          <w:sz w:val="24"/>
        </w:rPr>
        <w:t>详细命令见技术要求（缺少帧头、</w:t>
      </w:r>
      <w:r w:rsidR="00A0101F" w:rsidRPr="0023063A">
        <w:rPr>
          <w:rFonts w:hint="eastAsia"/>
          <w:b/>
          <w:bCs/>
          <w:iCs/>
          <w:sz w:val="24"/>
        </w:rPr>
        <w:t>帧尾、校验位，后续根据实际</w:t>
      </w:r>
      <w:r w:rsidR="00D9676D" w:rsidRPr="0023063A">
        <w:rPr>
          <w:rFonts w:hint="eastAsia"/>
          <w:b/>
          <w:bCs/>
          <w:iCs/>
          <w:sz w:val="24"/>
        </w:rPr>
        <w:t>开发</w:t>
      </w:r>
      <w:r w:rsidR="00A0101F" w:rsidRPr="0023063A">
        <w:rPr>
          <w:rFonts w:hint="eastAsia"/>
          <w:b/>
          <w:bCs/>
          <w:iCs/>
          <w:sz w:val="24"/>
        </w:rPr>
        <w:t>调整</w:t>
      </w:r>
      <w:r w:rsidRPr="0023063A">
        <w:rPr>
          <w:rFonts w:hint="eastAsia"/>
          <w:b/>
          <w:bCs/>
          <w:iCs/>
          <w:sz w:val="24"/>
        </w:rPr>
        <w:t>）</w:t>
      </w:r>
    </w:p>
    <w:p w14:paraId="6775D292" w14:textId="31ED07C1" w:rsidR="001346FC" w:rsidRPr="0023063A" w:rsidRDefault="0010517F" w:rsidP="0010517F">
      <w:pPr>
        <w:pStyle w:val="4"/>
        <w:numPr>
          <w:ilvl w:val="0"/>
          <w:numId w:val="0"/>
        </w:numPr>
        <w:spacing w:before="156" w:after="156"/>
      </w:pPr>
      <w:r w:rsidRPr="0023063A">
        <w:tab/>
      </w:r>
      <w:r w:rsidR="00711D1A" w:rsidRPr="0023063A">
        <w:rPr>
          <w:rFonts w:hint="eastAsia"/>
        </w:rPr>
        <w:t>3</w:t>
      </w:r>
      <w:r w:rsidR="00711D1A" w:rsidRPr="0023063A">
        <w:t>.3.2.</w:t>
      </w:r>
      <w:r w:rsidR="00711D1A" w:rsidRPr="0023063A">
        <w:rPr>
          <w:rFonts w:hint="eastAsia"/>
        </w:rPr>
        <w:t>3</w:t>
      </w:r>
      <w:r w:rsidR="00711D1A" w:rsidRPr="0023063A">
        <w:rPr>
          <w:rFonts w:hint="eastAsia"/>
        </w:rPr>
        <w:t>与上位机的隔离型</w:t>
      </w:r>
      <w:r w:rsidR="00711D1A" w:rsidRPr="0023063A">
        <w:rPr>
          <w:rFonts w:hint="eastAsia"/>
        </w:rPr>
        <w:t>LVDS</w:t>
      </w:r>
      <w:r w:rsidR="00711D1A" w:rsidRPr="0023063A">
        <w:rPr>
          <w:rFonts w:hint="eastAsia"/>
        </w:rPr>
        <w:t>同步接口</w:t>
      </w:r>
    </w:p>
    <w:p w14:paraId="0760C451" w14:textId="4D4DD9B1" w:rsidR="00711D1A" w:rsidRPr="0023063A" w:rsidRDefault="00711D1A" w:rsidP="00711D1A">
      <w:pPr>
        <w:pStyle w:val="my10"/>
      </w:pPr>
      <w:r w:rsidRPr="0023063A">
        <w:t>上位机与激光器之间通过隔离型</w:t>
      </w:r>
      <w:r w:rsidRPr="0023063A">
        <w:t>LVDS</w:t>
      </w:r>
      <w:r w:rsidRPr="0023063A">
        <w:t>接口（</w:t>
      </w:r>
      <w:r w:rsidRPr="0023063A">
        <w:t>1.5</w:t>
      </w:r>
      <w:r w:rsidRPr="0023063A">
        <w:t>对收发）进行</w:t>
      </w:r>
      <w:r w:rsidRPr="0023063A">
        <w:rPr>
          <w:rFonts w:hint="eastAsia"/>
        </w:rPr>
        <w:t>触发信号与同步信号的</w:t>
      </w:r>
      <w:r w:rsidRPr="0023063A">
        <w:t>发送与接收。</w:t>
      </w:r>
      <w:r w:rsidRPr="0023063A">
        <w:t>LVDS</w:t>
      </w:r>
      <w:r w:rsidRPr="0023063A">
        <w:t>接口电路建议采用中电</w:t>
      </w:r>
      <w:r w:rsidRPr="0023063A">
        <w:t>58</w:t>
      </w:r>
      <w:r w:rsidRPr="0023063A">
        <w:t>所的</w:t>
      </w:r>
      <w:r w:rsidRPr="0023063A">
        <w:t>CS4651A</w:t>
      </w:r>
      <w:r w:rsidRPr="0023063A">
        <w:t>隔离型</w:t>
      </w:r>
      <w:r w:rsidRPr="0023063A">
        <w:t>LVDS</w:t>
      </w:r>
      <w:r w:rsidRPr="0023063A">
        <w:t>收发器</w:t>
      </w:r>
      <w:r w:rsidR="003B5533" w:rsidRPr="0023063A">
        <w:rPr>
          <w:rFonts w:hint="eastAsia"/>
        </w:rPr>
        <w:t>（</w:t>
      </w:r>
      <w:ins w:id="38" w:author="liu biao" w:date="2025-08-01T22:03:00Z" w16du:dateUtc="2025-08-01T14:03:00Z">
        <w:r w:rsidR="00697E8C" w:rsidRPr="0023063A">
          <w:rPr>
            <w:rFonts w:hint="eastAsia"/>
          </w:rPr>
          <w:t>与</w:t>
        </w:r>
        <w:r w:rsidR="00697E8C" w:rsidRPr="0023063A">
          <w:rPr>
            <w:rFonts w:hint="eastAsia"/>
          </w:rPr>
          <w:t>ADN4651</w:t>
        </w:r>
        <w:r w:rsidR="00697E8C" w:rsidRPr="0023063A">
          <w:rPr>
            <w:rFonts w:hint="eastAsia"/>
          </w:rPr>
          <w:t>兼容</w:t>
        </w:r>
      </w:ins>
      <w:del w:id="39" w:author="liu biao" w:date="2025-08-01T22:02:00Z" w16du:dateUtc="2025-08-01T14:02:00Z">
        <w:r w:rsidR="003B5533" w:rsidRPr="0023063A" w:rsidDel="00697E8C">
          <w:rPr>
            <w:rFonts w:hint="eastAsia"/>
          </w:rPr>
          <w:delText>缺少数据手册与封装</w:delText>
        </w:r>
      </w:del>
      <w:r w:rsidR="003B5533" w:rsidRPr="0023063A">
        <w:rPr>
          <w:rFonts w:hint="eastAsia"/>
        </w:rPr>
        <w:t>）</w:t>
      </w:r>
      <w:r w:rsidRPr="0023063A">
        <w:t>，封装</w:t>
      </w:r>
      <w:r w:rsidRPr="0023063A">
        <w:t>SOP-20</w:t>
      </w:r>
      <w:r w:rsidRPr="0023063A">
        <w:t>，通信速率可达到</w:t>
      </w:r>
      <w:r w:rsidRPr="0023063A">
        <w:t>600Mbps</w:t>
      </w:r>
      <w:r w:rsidRPr="0023063A">
        <w:t>。隔离型电源模块建议采用北京新雷能的隔离型</w:t>
      </w:r>
      <w:r w:rsidRPr="0023063A">
        <w:t>DCDC</w:t>
      </w:r>
      <w:r w:rsidRPr="0023063A">
        <w:t>低功率模块，如</w:t>
      </w:r>
      <w:r w:rsidRPr="0023063A">
        <w:t>LNM8067</w:t>
      </w:r>
      <w:r w:rsidRPr="0023063A">
        <w:t>或</w:t>
      </w:r>
      <w:r w:rsidRPr="0023063A">
        <w:t>LNM8068</w:t>
      </w:r>
      <w:r w:rsidR="003B5533" w:rsidRPr="0023063A">
        <w:rPr>
          <w:rFonts w:hint="eastAsia"/>
        </w:rPr>
        <w:t>（</w:t>
      </w:r>
      <w:ins w:id="40" w:author="liu biao" w:date="2025-08-01T22:03:00Z" w16du:dateUtc="2025-08-01T14:03:00Z">
        <w:r w:rsidR="00697E8C" w:rsidRPr="0023063A">
          <w:rPr>
            <w:rFonts w:hint="eastAsia"/>
          </w:rPr>
          <w:t>与</w:t>
        </w:r>
        <w:r w:rsidR="00697E8C" w:rsidRPr="0023063A">
          <w:rPr>
            <w:rFonts w:hint="eastAsia"/>
          </w:rPr>
          <w:t>LTM8067</w:t>
        </w:r>
        <w:r w:rsidR="00697E8C" w:rsidRPr="0023063A">
          <w:rPr>
            <w:rFonts w:hint="eastAsia"/>
          </w:rPr>
          <w:t>兼容</w:t>
        </w:r>
      </w:ins>
      <w:del w:id="41" w:author="liu biao" w:date="2025-08-01T22:03:00Z" w16du:dateUtc="2025-08-01T14:03:00Z">
        <w:r w:rsidR="003B5533" w:rsidRPr="0023063A" w:rsidDel="00697E8C">
          <w:rPr>
            <w:rFonts w:hint="eastAsia"/>
          </w:rPr>
          <w:delText>缺少数据手册与封装</w:delText>
        </w:r>
      </w:del>
      <w:r w:rsidR="003B5533" w:rsidRPr="0023063A">
        <w:rPr>
          <w:rFonts w:hint="eastAsia"/>
        </w:rPr>
        <w:t>）</w:t>
      </w:r>
      <w:r w:rsidRPr="0023063A">
        <w:t>等。</w:t>
      </w:r>
    </w:p>
    <w:p w14:paraId="26580908" w14:textId="77777777" w:rsidR="00711D1A" w:rsidRPr="0023063A" w:rsidRDefault="00711D1A" w:rsidP="00711D1A">
      <w:pPr>
        <w:pStyle w:val="my10"/>
      </w:pPr>
      <w:r w:rsidRPr="0023063A">
        <w:t>注意：</w:t>
      </w:r>
    </w:p>
    <w:p w14:paraId="1A5F34D3" w14:textId="77777777" w:rsidR="00711D1A" w:rsidRPr="0023063A" w:rsidRDefault="00711D1A" w:rsidP="00711D1A">
      <w:pPr>
        <w:pStyle w:val="my10"/>
      </w:pPr>
      <w:r w:rsidRPr="0023063A">
        <w:t>1</w:t>
      </w:r>
      <w:r w:rsidRPr="0023063A">
        <w:t>）隔离型</w:t>
      </w:r>
      <w:r w:rsidRPr="0023063A">
        <w:t>LVDS</w:t>
      </w:r>
      <w:r w:rsidRPr="0023063A">
        <w:t>接口需要采用单独的隔离型</w:t>
      </w:r>
      <w:r w:rsidRPr="0023063A">
        <w:t>DC/DC</w:t>
      </w:r>
      <w:r w:rsidRPr="0023063A">
        <w:t>进行供电；</w:t>
      </w:r>
    </w:p>
    <w:p w14:paraId="517A4FFA" w14:textId="77777777" w:rsidR="00711D1A" w:rsidRPr="0023063A" w:rsidRDefault="00711D1A" w:rsidP="00711D1A">
      <w:pPr>
        <w:pStyle w:val="my10"/>
      </w:pPr>
      <w:r w:rsidRPr="0023063A">
        <w:t>2</w:t>
      </w:r>
      <w:r w:rsidRPr="0023063A">
        <w:t>）激光器对外需单独输出</w:t>
      </w:r>
      <w:r w:rsidRPr="0023063A">
        <w:t>LVDS</w:t>
      </w:r>
      <w:r w:rsidRPr="0023063A">
        <w:t>的隔离地信号</w:t>
      </w:r>
      <w:r w:rsidRPr="0023063A">
        <w:t>G_GND2</w:t>
      </w:r>
      <w:r w:rsidRPr="0023063A">
        <w:t>，即上位机</w:t>
      </w:r>
      <w:r w:rsidRPr="0023063A">
        <w:t>LVDS</w:t>
      </w:r>
      <w:r w:rsidRPr="0023063A">
        <w:t>隔离地和激光器的</w:t>
      </w:r>
      <w:r w:rsidRPr="0023063A">
        <w:t>LVDS</w:t>
      </w:r>
      <w:r w:rsidRPr="0023063A">
        <w:t>隔离地要求连通。</w:t>
      </w:r>
    </w:p>
    <w:p w14:paraId="2D431E10" w14:textId="77777777" w:rsidR="00711D1A" w:rsidRPr="0023063A" w:rsidRDefault="00711D1A" w:rsidP="00711D1A">
      <w:pPr>
        <w:pStyle w:val="af2"/>
        <w:rPr>
          <w:rFonts w:cs="Times New Roman" w:hint="eastAsia"/>
        </w:rPr>
      </w:pPr>
      <w:r w:rsidRPr="0023063A">
        <w:rPr>
          <w:rFonts w:cs="Times New Roman"/>
        </w:rPr>
        <w:t>表</w:t>
      </w:r>
      <w:r w:rsidRPr="0023063A">
        <w:rPr>
          <w:rFonts w:cs="Times New Roman"/>
        </w:rPr>
        <w:t xml:space="preserve"> </w:t>
      </w:r>
      <w:r w:rsidRPr="0023063A">
        <w:rPr>
          <w:rFonts w:cs="Times New Roman"/>
        </w:rPr>
        <w:fldChar w:fldCharType="begin"/>
      </w:r>
      <w:r w:rsidRPr="0023063A">
        <w:rPr>
          <w:rFonts w:cs="Times New Roman"/>
        </w:rPr>
        <w:instrText xml:space="preserve"> SEQ </w:instrText>
      </w:r>
      <w:r w:rsidRPr="0023063A">
        <w:rPr>
          <w:rFonts w:cs="Times New Roman"/>
        </w:rPr>
        <w:instrText>表</w:instrText>
      </w:r>
      <w:r w:rsidRPr="0023063A">
        <w:rPr>
          <w:rFonts w:cs="Times New Roman"/>
        </w:rPr>
        <w:instrText xml:space="preserve"> \* ARABIC </w:instrText>
      </w:r>
      <w:r w:rsidRPr="0023063A">
        <w:rPr>
          <w:rFonts w:cs="Times New Roman"/>
        </w:rPr>
        <w:fldChar w:fldCharType="separate"/>
      </w:r>
      <w:r w:rsidRPr="0023063A">
        <w:rPr>
          <w:rFonts w:cs="Times New Roman"/>
          <w:noProof/>
        </w:rPr>
        <w:t>5</w:t>
      </w:r>
      <w:r w:rsidRPr="0023063A">
        <w:rPr>
          <w:rFonts w:cs="Times New Roman"/>
        </w:rPr>
        <w:fldChar w:fldCharType="end"/>
      </w:r>
      <w:r w:rsidRPr="0023063A">
        <w:rPr>
          <w:rFonts w:cs="Times New Roman"/>
        </w:rPr>
        <w:t xml:space="preserve"> </w:t>
      </w:r>
      <w:r w:rsidRPr="0023063A">
        <w:rPr>
          <w:rFonts w:cs="Times New Roman"/>
        </w:rPr>
        <w:t>激光器与上位机信号标识一览表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25"/>
        <w:gridCol w:w="709"/>
        <w:gridCol w:w="567"/>
        <w:gridCol w:w="1134"/>
        <w:gridCol w:w="2126"/>
        <w:gridCol w:w="709"/>
        <w:gridCol w:w="2268"/>
        <w:gridCol w:w="701"/>
      </w:tblGrid>
      <w:tr w:rsidR="0023063A" w:rsidRPr="0023063A" w14:paraId="0DDD76CE" w14:textId="77777777" w:rsidTr="00A0101F">
        <w:trPr>
          <w:trHeight w:val="255"/>
          <w:jc w:val="center"/>
        </w:trPr>
        <w:tc>
          <w:tcPr>
            <w:tcW w:w="421" w:type="dxa"/>
            <w:noWrap/>
            <w:vAlign w:val="center"/>
            <w:hideMark/>
          </w:tcPr>
          <w:p w14:paraId="02E52834" w14:textId="77777777" w:rsidR="00711D1A" w:rsidRPr="0023063A" w:rsidRDefault="00711D1A" w:rsidP="00A0101F">
            <w:pPr>
              <w:jc w:val="center"/>
              <w:rPr>
                <w:rFonts w:ascii="Times New Roman" w:hAnsi="Times New Roman"/>
              </w:rPr>
            </w:pPr>
            <w:r w:rsidRPr="0023063A">
              <w:rPr>
                <w:rFonts w:ascii="Times New Roman" w:hAnsi="Times New Roman"/>
              </w:rPr>
              <w:t>序号</w:t>
            </w:r>
          </w:p>
        </w:tc>
        <w:tc>
          <w:tcPr>
            <w:tcW w:w="425" w:type="dxa"/>
            <w:noWrap/>
            <w:vAlign w:val="center"/>
            <w:hideMark/>
          </w:tcPr>
          <w:p w14:paraId="2C4404F2" w14:textId="77777777" w:rsidR="00711D1A" w:rsidRPr="0023063A" w:rsidRDefault="00711D1A" w:rsidP="00A0101F">
            <w:pPr>
              <w:jc w:val="center"/>
              <w:rPr>
                <w:rFonts w:ascii="Times New Roman" w:hAnsi="Times New Roman"/>
              </w:rPr>
            </w:pPr>
            <w:proofErr w:type="gramStart"/>
            <w:r w:rsidRPr="0023063A">
              <w:rPr>
                <w:rFonts w:ascii="Times New Roman" w:hAnsi="Times New Roman"/>
              </w:rPr>
              <w:t>源端</w:t>
            </w:r>
            <w:proofErr w:type="gramEnd"/>
          </w:p>
        </w:tc>
        <w:tc>
          <w:tcPr>
            <w:tcW w:w="709" w:type="dxa"/>
            <w:noWrap/>
            <w:vAlign w:val="center"/>
            <w:hideMark/>
          </w:tcPr>
          <w:p w14:paraId="487E7848" w14:textId="77777777" w:rsidR="00711D1A" w:rsidRPr="0023063A" w:rsidRDefault="00711D1A" w:rsidP="00A0101F">
            <w:pPr>
              <w:jc w:val="center"/>
              <w:rPr>
                <w:rFonts w:ascii="Times New Roman" w:hAnsi="Times New Roman"/>
              </w:rPr>
            </w:pPr>
            <w:r w:rsidRPr="0023063A">
              <w:rPr>
                <w:rFonts w:ascii="Times New Roman" w:hAnsi="Times New Roman"/>
              </w:rPr>
              <w:t>信号方向</w:t>
            </w:r>
          </w:p>
        </w:tc>
        <w:tc>
          <w:tcPr>
            <w:tcW w:w="567" w:type="dxa"/>
            <w:noWrap/>
            <w:vAlign w:val="center"/>
            <w:hideMark/>
          </w:tcPr>
          <w:p w14:paraId="36D92DC3" w14:textId="77777777" w:rsidR="00711D1A" w:rsidRPr="0023063A" w:rsidRDefault="00711D1A" w:rsidP="00A0101F">
            <w:pPr>
              <w:jc w:val="center"/>
              <w:rPr>
                <w:rFonts w:ascii="Times New Roman" w:hAnsi="Times New Roman"/>
              </w:rPr>
            </w:pPr>
            <w:r w:rsidRPr="0023063A">
              <w:rPr>
                <w:rFonts w:ascii="Times New Roman" w:hAnsi="Times New Roman"/>
              </w:rPr>
              <w:t>终端</w:t>
            </w:r>
          </w:p>
        </w:tc>
        <w:tc>
          <w:tcPr>
            <w:tcW w:w="1134" w:type="dxa"/>
            <w:noWrap/>
            <w:vAlign w:val="center"/>
            <w:hideMark/>
          </w:tcPr>
          <w:p w14:paraId="44BD4FE1" w14:textId="77777777" w:rsidR="00711D1A" w:rsidRPr="0023063A" w:rsidRDefault="00711D1A" w:rsidP="00A0101F">
            <w:pPr>
              <w:jc w:val="center"/>
              <w:rPr>
                <w:rFonts w:ascii="Times New Roman" w:hAnsi="Times New Roman"/>
              </w:rPr>
            </w:pPr>
            <w:r w:rsidRPr="0023063A">
              <w:rPr>
                <w:rFonts w:ascii="Times New Roman" w:hAnsi="Times New Roman"/>
              </w:rPr>
              <w:t>信号标识</w:t>
            </w:r>
          </w:p>
        </w:tc>
        <w:tc>
          <w:tcPr>
            <w:tcW w:w="2126" w:type="dxa"/>
            <w:noWrap/>
            <w:vAlign w:val="center"/>
            <w:hideMark/>
          </w:tcPr>
          <w:p w14:paraId="2DAE53DD" w14:textId="77777777" w:rsidR="00711D1A" w:rsidRPr="0023063A" w:rsidRDefault="00711D1A" w:rsidP="00A0101F">
            <w:pPr>
              <w:jc w:val="center"/>
              <w:rPr>
                <w:rFonts w:ascii="Times New Roman" w:hAnsi="Times New Roman"/>
              </w:rPr>
            </w:pPr>
            <w:r w:rsidRPr="0023063A">
              <w:rPr>
                <w:rFonts w:ascii="Times New Roman" w:hAnsi="Times New Roman"/>
              </w:rPr>
              <w:t>信号名称</w:t>
            </w:r>
          </w:p>
        </w:tc>
        <w:tc>
          <w:tcPr>
            <w:tcW w:w="709" w:type="dxa"/>
            <w:noWrap/>
            <w:vAlign w:val="center"/>
            <w:hideMark/>
          </w:tcPr>
          <w:p w14:paraId="13D4190F" w14:textId="77777777" w:rsidR="00711D1A" w:rsidRPr="0023063A" w:rsidRDefault="00711D1A" w:rsidP="00A0101F">
            <w:pPr>
              <w:jc w:val="center"/>
              <w:rPr>
                <w:rFonts w:ascii="Times New Roman" w:hAnsi="Times New Roman"/>
              </w:rPr>
            </w:pPr>
            <w:r w:rsidRPr="0023063A">
              <w:rPr>
                <w:rFonts w:ascii="Times New Roman" w:hAnsi="Times New Roman"/>
              </w:rPr>
              <w:t>节点数</w:t>
            </w:r>
          </w:p>
        </w:tc>
        <w:tc>
          <w:tcPr>
            <w:tcW w:w="2268" w:type="dxa"/>
            <w:noWrap/>
            <w:vAlign w:val="center"/>
            <w:hideMark/>
          </w:tcPr>
          <w:p w14:paraId="4AD20AC6" w14:textId="77777777" w:rsidR="00711D1A" w:rsidRPr="0023063A" w:rsidRDefault="00711D1A" w:rsidP="00A0101F">
            <w:pPr>
              <w:jc w:val="center"/>
              <w:rPr>
                <w:rFonts w:ascii="Times New Roman" w:hAnsi="Times New Roman"/>
              </w:rPr>
            </w:pPr>
            <w:r w:rsidRPr="0023063A">
              <w:rPr>
                <w:rFonts w:ascii="Times New Roman" w:hAnsi="Times New Roman"/>
              </w:rPr>
              <w:t>信号特性</w:t>
            </w:r>
          </w:p>
        </w:tc>
        <w:tc>
          <w:tcPr>
            <w:tcW w:w="701" w:type="dxa"/>
            <w:noWrap/>
            <w:vAlign w:val="center"/>
            <w:hideMark/>
          </w:tcPr>
          <w:p w14:paraId="76F41BDA" w14:textId="77777777" w:rsidR="00711D1A" w:rsidRPr="0023063A" w:rsidRDefault="00711D1A" w:rsidP="00A0101F">
            <w:pPr>
              <w:jc w:val="center"/>
              <w:rPr>
                <w:rFonts w:ascii="Times New Roman" w:hAnsi="Times New Roman"/>
              </w:rPr>
            </w:pPr>
            <w:r w:rsidRPr="0023063A">
              <w:rPr>
                <w:rFonts w:ascii="Times New Roman" w:hAnsi="Times New Roman"/>
              </w:rPr>
              <w:t>信号特征</w:t>
            </w:r>
          </w:p>
        </w:tc>
      </w:tr>
      <w:tr w:rsidR="0023063A" w:rsidRPr="0023063A" w14:paraId="28746CDB" w14:textId="77777777" w:rsidTr="00A0101F">
        <w:trPr>
          <w:trHeight w:val="263"/>
          <w:jc w:val="center"/>
        </w:trPr>
        <w:tc>
          <w:tcPr>
            <w:tcW w:w="421" w:type="dxa"/>
            <w:noWrap/>
            <w:vAlign w:val="center"/>
          </w:tcPr>
          <w:p w14:paraId="04237303" w14:textId="77777777" w:rsidR="00711D1A" w:rsidRPr="0023063A" w:rsidRDefault="00711D1A" w:rsidP="00A0101F">
            <w:pPr>
              <w:jc w:val="center"/>
              <w:rPr>
                <w:rFonts w:ascii="Times New Roman" w:hAnsi="Times New Roman"/>
              </w:rPr>
            </w:pPr>
          </w:p>
        </w:tc>
        <w:tc>
          <w:tcPr>
            <w:tcW w:w="425" w:type="dxa"/>
            <w:vMerge w:val="restart"/>
            <w:noWrap/>
            <w:vAlign w:val="center"/>
            <w:hideMark/>
          </w:tcPr>
          <w:p w14:paraId="5EFFFA14" w14:textId="77777777" w:rsidR="00711D1A" w:rsidRPr="0023063A" w:rsidRDefault="00711D1A" w:rsidP="00A0101F">
            <w:pPr>
              <w:jc w:val="center"/>
              <w:rPr>
                <w:rFonts w:ascii="Times New Roman" w:hAnsi="Times New Roman"/>
              </w:rPr>
            </w:pPr>
            <w:r w:rsidRPr="0023063A">
              <w:rPr>
                <w:rFonts w:ascii="Times New Roman" w:hAnsi="Times New Roman"/>
              </w:rPr>
              <w:t>上位机</w:t>
            </w:r>
          </w:p>
        </w:tc>
        <w:tc>
          <w:tcPr>
            <w:tcW w:w="709" w:type="dxa"/>
            <w:noWrap/>
            <w:vAlign w:val="center"/>
            <w:hideMark/>
          </w:tcPr>
          <w:p w14:paraId="1D29AFC1"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val="restart"/>
            <w:noWrap/>
            <w:vAlign w:val="center"/>
          </w:tcPr>
          <w:p w14:paraId="63483476" w14:textId="77777777" w:rsidR="00711D1A" w:rsidRPr="0023063A" w:rsidRDefault="00711D1A" w:rsidP="00A0101F">
            <w:pPr>
              <w:jc w:val="center"/>
              <w:rPr>
                <w:rFonts w:ascii="Times New Roman" w:hAnsi="Times New Roman"/>
              </w:rPr>
            </w:pPr>
            <w:r w:rsidRPr="0023063A">
              <w:rPr>
                <w:rFonts w:ascii="Times New Roman" w:hAnsi="Times New Roman"/>
              </w:rPr>
              <w:t>激光器</w:t>
            </w:r>
          </w:p>
        </w:tc>
        <w:tc>
          <w:tcPr>
            <w:tcW w:w="1134" w:type="dxa"/>
            <w:noWrap/>
            <w:vAlign w:val="center"/>
            <w:hideMark/>
          </w:tcPr>
          <w:p w14:paraId="6411794B" w14:textId="77777777" w:rsidR="00711D1A" w:rsidRPr="0023063A" w:rsidRDefault="00711D1A" w:rsidP="00A0101F">
            <w:pPr>
              <w:jc w:val="center"/>
              <w:rPr>
                <w:rFonts w:ascii="Times New Roman" w:hAnsi="Times New Roman"/>
              </w:rPr>
            </w:pPr>
            <w:r w:rsidRPr="0023063A">
              <w:rPr>
                <w:rFonts w:ascii="Times New Roman" w:hAnsi="Times New Roman"/>
              </w:rPr>
              <w:t>JGQ_TX+</w:t>
            </w:r>
          </w:p>
        </w:tc>
        <w:tc>
          <w:tcPr>
            <w:tcW w:w="2126" w:type="dxa"/>
            <w:noWrap/>
            <w:vAlign w:val="center"/>
            <w:hideMark/>
          </w:tcPr>
          <w:p w14:paraId="0D6717B4" w14:textId="77777777" w:rsidR="00711D1A" w:rsidRPr="0023063A" w:rsidRDefault="00711D1A" w:rsidP="00A0101F">
            <w:pPr>
              <w:jc w:val="center"/>
              <w:rPr>
                <w:rFonts w:ascii="Times New Roman" w:hAnsi="Times New Roman"/>
              </w:rPr>
            </w:pPr>
            <w:r w:rsidRPr="0023063A">
              <w:rPr>
                <w:rFonts w:ascii="Times New Roman" w:hAnsi="Times New Roman"/>
              </w:rPr>
              <w:t>激光器通信发送</w:t>
            </w:r>
            <w:r w:rsidRPr="0023063A">
              <w:rPr>
                <w:rFonts w:ascii="Times New Roman" w:hAnsi="Times New Roman"/>
              </w:rPr>
              <w:t>+</w:t>
            </w:r>
          </w:p>
        </w:tc>
        <w:tc>
          <w:tcPr>
            <w:tcW w:w="709" w:type="dxa"/>
            <w:noWrap/>
            <w:vAlign w:val="center"/>
            <w:hideMark/>
          </w:tcPr>
          <w:p w14:paraId="4705059E"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26B56534" w14:textId="77777777" w:rsidR="00711D1A" w:rsidRPr="0023063A" w:rsidRDefault="00711D1A" w:rsidP="00A0101F">
            <w:pPr>
              <w:jc w:val="center"/>
              <w:rPr>
                <w:rFonts w:ascii="Times New Roman" w:hAnsi="Times New Roman"/>
              </w:rPr>
            </w:pPr>
            <w:r w:rsidRPr="0023063A">
              <w:rPr>
                <w:rFonts w:ascii="Times New Roman" w:hAnsi="Times New Roman"/>
              </w:rPr>
              <w:t>低速隔离型</w:t>
            </w:r>
            <w:r w:rsidRPr="0023063A">
              <w:rPr>
                <w:rFonts w:ascii="Times New Roman" w:hAnsi="Times New Roman"/>
              </w:rPr>
              <w:t>RS422</w:t>
            </w:r>
            <w:r w:rsidRPr="0023063A">
              <w:rPr>
                <w:rFonts w:ascii="Times New Roman" w:hAnsi="Times New Roman"/>
              </w:rPr>
              <w:t>电信号</w:t>
            </w:r>
          </w:p>
        </w:tc>
        <w:tc>
          <w:tcPr>
            <w:tcW w:w="701" w:type="dxa"/>
            <w:vMerge w:val="restart"/>
            <w:noWrap/>
            <w:vAlign w:val="center"/>
            <w:hideMark/>
          </w:tcPr>
          <w:p w14:paraId="17F83776" w14:textId="77777777" w:rsidR="00711D1A" w:rsidRPr="0023063A" w:rsidRDefault="00711D1A" w:rsidP="00A0101F">
            <w:pPr>
              <w:jc w:val="center"/>
              <w:rPr>
                <w:rFonts w:ascii="Times New Roman" w:hAnsi="Times New Roman"/>
              </w:rPr>
            </w:pPr>
            <w:r w:rsidRPr="0023063A">
              <w:rPr>
                <w:rFonts w:ascii="Times New Roman" w:hAnsi="Times New Roman"/>
              </w:rPr>
              <w:t>差分</w:t>
            </w:r>
            <w:r w:rsidRPr="0023063A">
              <w:rPr>
                <w:rFonts w:ascii="Times New Roman" w:hAnsi="Times New Roman"/>
              </w:rPr>
              <w:t>21</w:t>
            </w:r>
          </w:p>
        </w:tc>
      </w:tr>
      <w:tr w:rsidR="0023063A" w:rsidRPr="0023063A" w14:paraId="765DEB91" w14:textId="77777777" w:rsidTr="00A0101F">
        <w:trPr>
          <w:trHeight w:val="263"/>
          <w:jc w:val="center"/>
        </w:trPr>
        <w:tc>
          <w:tcPr>
            <w:tcW w:w="421" w:type="dxa"/>
            <w:noWrap/>
            <w:vAlign w:val="center"/>
          </w:tcPr>
          <w:p w14:paraId="1580CFE0" w14:textId="77777777" w:rsidR="00711D1A" w:rsidRPr="0023063A" w:rsidRDefault="00711D1A" w:rsidP="00A0101F">
            <w:pPr>
              <w:jc w:val="center"/>
              <w:rPr>
                <w:rFonts w:ascii="Times New Roman" w:hAnsi="Times New Roman"/>
              </w:rPr>
            </w:pPr>
          </w:p>
        </w:tc>
        <w:tc>
          <w:tcPr>
            <w:tcW w:w="425" w:type="dxa"/>
            <w:vMerge/>
            <w:noWrap/>
            <w:vAlign w:val="center"/>
          </w:tcPr>
          <w:p w14:paraId="09B36E57" w14:textId="77777777" w:rsidR="00711D1A" w:rsidRPr="0023063A" w:rsidRDefault="00711D1A" w:rsidP="00A0101F">
            <w:pPr>
              <w:jc w:val="center"/>
              <w:rPr>
                <w:rFonts w:ascii="Times New Roman" w:hAnsi="Times New Roman"/>
              </w:rPr>
            </w:pPr>
          </w:p>
        </w:tc>
        <w:tc>
          <w:tcPr>
            <w:tcW w:w="709" w:type="dxa"/>
            <w:noWrap/>
            <w:vAlign w:val="center"/>
            <w:hideMark/>
          </w:tcPr>
          <w:p w14:paraId="439CA84B"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6BF110EC" w14:textId="77777777" w:rsidR="00711D1A" w:rsidRPr="0023063A" w:rsidRDefault="00711D1A" w:rsidP="00A0101F">
            <w:pPr>
              <w:jc w:val="center"/>
              <w:rPr>
                <w:rFonts w:ascii="Times New Roman" w:hAnsi="Times New Roman"/>
              </w:rPr>
            </w:pPr>
          </w:p>
        </w:tc>
        <w:tc>
          <w:tcPr>
            <w:tcW w:w="1134" w:type="dxa"/>
            <w:noWrap/>
            <w:vAlign w:val="center"/>
            <w:hideMark/>
          </w:tcPr>
          <w:p w14:paraId="1A23191C" w14:textId="77777777" w:rsidR="00711D1A" w:rsidRPr="0023063A" w:rsidRDefault="00711D1A" w:rsidP="00A0101F">
            <w:pPr>
              <w:jc w:val="center"/>
              <w:rPr>
                <w:rFonts w:ascii="Times New Roman" w:hAnsi="Times New Roman"/>
              </w:rPr>
            </w:pPr>
            <w:r w:rsidRPr="0023063A">
              <w:rPr>
                <w:rFonts w:ascii="Times New Roman" w:hAnsi="Times New Roman"/>
              </w:rPr>
              <w:t>JGQ_TX-</w:t>
            </w:r>
          </w:p>
        </w:tc>
        <w:tc>
          <w:tcPr>
            <w:tcW w:w="2126" w:type="dxa"/>
            <w:noWrap/>
            <w:vAlign w:val="center"/>
            <w:hideMark/>
          </w:tcPr>
          <w:p w14:paraId="4F8705E3" w14:textId="77777777" w:rsidR="00711D1A" w:rsidRPr="0023063A" w:rsidRDefault="00711D1A" w:rsidP="00A0101F">
            <w:pPr>
              <w:jc w:val="center"/>
              <w:rPr>
                <w:rFonts w:ascii="Times New Roman" w:hAnsi="Times New Roman"/>
              </w:rPr>
            </w:pPr>
            <w:r w:rsidRPr="0023063A">
              <w:rPr>
                <w:rFonts w:ascii="Times New Roman" w:hAnsi="Times New Roman"/>
              </w:rPr>
              <w:t>激光器通信发送</w:t>
            </w:r>
            <w:r w:rsidRPr="0023063A">
              <w:rPr>
                <w:rFonts w:ascii="Times New Roman" w:hAnsi="Times New Roman"/>
              </w:rPr>
              <w:t>+</w:t>
            </w:r>
          </w:p>
        </w:tc>
        <w:tc>
          <w:tcPr>
            <w:tcW w:w="709" w:type="dxa"/>
            <w:noWrap/>
            <w:vAlign w:val="center"/>
            <w:hideMark/>
          </w:tcPr>
          <w:p w14:paraId="09F9B095"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4AF7F2CF" w14:textId="77777777" w:rsidR="00711D1A" w:rsidRPr="0023063A" w:rsidRDefault="00711D1A" w:rsidP="00A0101F">
            <w:pPr>
              <w:jc w:val="center"/>
              <w:rPr>
                <w:rFonts w:ascii="Times New Roman" w:hAnsi="Times New Roman"/>
              </w:rPr>
            </w:pPr>
            <w:r w:rsidRPr="0023063A">
              <w:rPr>
                <w:rFonts w:ascii="Times New Roman" w:hAnsi="Times New Roman"/>
              </w:rPr>
              <w:t>低速隔离型</w:t>
            </w:r>
            <w:r w:rsidRPr="0023063A">
              <w:rPr>
                <w:rFonts w:ascii="Times New Roman" w:hAnsi="Times New Roman"/>
              </w:rPr>
              <w:t>RS422</w:t>
            </w:r>
            <w:r w:rsidRPr="0023063A">
              <w:rPr>
                <w:rFonts w:ascii="Times New Roman" w:hAnsi="Times New Roman"/>
              </w:rPr>
              <w:t>电信号</w:t>
            </w:r>
          </w:p>
        </w:tc>
        <w:tc>
          <w:tcPr>
            <w:tcW w:w="701" w:type="dxa"/>
            <w:vMerge/>
            <w:vAlign w:val="center"/>
            <w:hideMark/>
          </w:tcPr>
          <w:p w14:paraId="252ACF42" w14:textId="77777777" w:rsidR="00711D1A" w:rsidRPr="0023063A" w:rsidRDefault="00711D1A" w:rsidP="00A0101F">
            <w:pPr>
              <w:jc w:val="center"/>
              <w:rPr>
                <w:rFonts w:ascii="Times New Roman" w:hAnsi="Times New Roman"/>
              </w:rPr>
            </w:pPr>
          </w:p>
        </w:tc>
      </w:tr>
      <w:tr w:rsidR="0023063A" w:rsidRPr="0023063A" w14:paraId="0835600A" w14:textId="77777777" w:rsidTr="00A0101F">
        <w:trPr>
          <w:trHeight w:val="263"/>
          <w:jc w:val="center"/>
        </w:trPr>
        <w:tc>
          <w:tcPr>
            <w:tcW w:w="421" w:type="dxa"/>
            <w:noWrap/>
            <w:vAlign w:val="center"/>
          </w:tcPr>
          <w:p w14:paraId="0C231CA7" w14:textId="77777777" w:rsidR="00711D1A" w:rsidRPr="0023063A" w:rsidRDefault="00711D1A" w:rsidP="00A0101F">
            <w:pPr>
              <w:jc w:val="center"/>
              <w:rPr>
                <w:rFonts w:ascii="Times New Roman" w:hAnsi="Times New Roman"/>
              </w:rPr>
            </w:pPr>
          </w:p>
        </w:tc>
        <w:tc>
          <w:tcPr>
            <w:tcW w:w="425" w:type="dxa"/>
            <w:vMerge/>
            <w:noWrap/>
            <w:vAlign w:val="center"/>
          </w:tcPr>
          <w:p w14:paraId="3A0EF9A0" w14:textId="77777777" w:rsidR="00711D1A" w:rsidRPr="0023063A" w:rsidRDefault="00711D1A" w:rsidP="00A0101F">
            <w:pPr>
              <w:jc w:val="center"/>
              <w:rPr>
                <w:rFonts w:ascii="Times New Roman" w:hAnsi="Times New Roman"/>
              </w:rPr>
            </w:pPr>
          </w:p>
        </w:tc>
        <w:tc>
          <w:tcPr>
            <w:tcW w:w="709" w:type="dxa"/>
            <w:noWrap/>
            <w:vAlign w:val="center"/>
            <w:hideMark/>
          </w:tcPr>
          <w:p w14:paraId="6B8B497C"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598F1C7F" w14:textId="77777777" w:rsidR="00711D1A" w:rsidRPr="0023063A" w:rsidRDefault="00711D1A" w:rsidP="00A0101F">
            <w:pPr>
              <w:jc w:val="center"/>
              <w:rPr>
                <w:rFonts w:ascii="Times New Roman" w:hAnsi="Times New Roman"/>
              </w:rPr>
            </w:pPr>
          </w:p>
        </w:tc>
        <w:tc>
          <w:tcPr>
            <w:tcW w:w="1134" w:type="dxa"/>
            <w:noWrap/>
            <w:vAlign w:val="center"/>
            <w:hideMark/>
          </w:tcPr>
          <w:p w14:paraId="6245171D" w14:textId="77777777" w:rsidR="00711D1A" w:rsidRPr="0023063A" w:rsidRDefault="00711D1A" w:rsidP="00A0101F">
            <w:pPr>
              <w:jc w:val="center"/>
              <w:rPr>
                <w:rFonts w:ascii="Times New Roman" w:hAnsi="Times New Roman"/>
              </w:rPr>
            </w:pPr>
            <w:r w:rsidRPr="0023063A">
              <w:rPr>
                <w:rFonts w:ascii="Times New Roman" w:hAnsi="Times New Roman"/>
              </w:rPr>
              <w:t>JGQ_RX+</w:t>
            </w:r>
          </w:p>
        </w:tc>
        <w:tc>
          <w:tcPr>
            <w:tcW w:w="2126" w:type="dxa"/>
            <w:noWrap/>
            <w:vAlign w:val="center"/>
            <w:hideMark/>
          </w:tcPr>
          <w:p w14:paraId="0F94B1B8" w14:textId="77777777" w:rsidR="00711D1A" w:rsidRPr="0023063A" w:rsidRDefault="00711D1A" w:rsidP="00A0101F">
            <w:pPr>
              <w:jc w:val="center"/>
              <w:rPr>
                <w:rFonts w:ascii="Times New Roman" w:hAnsi="Times New Roman"/>
              </w:rPr>
            </w:pPr>
            <w:r w:rsidRPr="0023063A">
              <w:rPr>
                <w:rFonts w:ascii="Times New Roman" w:hAnsi="Times New Roman"/>
              </w:rPr>
              <w:t>激光器通信接收</w:t>
            </w:r>
            <w:r w:rsidRPr="0023063A">
              <w:rPr>
                <w:rFonts w:ascii="Times New Roman" w:hAnsi="Times New Roman"/>
              </w:rPr>
              <w:t>+</w:t>
            </w:r>
          </w:p>
        </w:tc>
        <w:tc>
          <w:tcPr>
            <w:tcW w:w="709" w:type="dxa"/>
            <w:noWrap/>
            <w:vAlign w:val="center"/>
            <w:hideMark/>
          </w:tcPr>
          <w:p w14:paraId="56728ED3"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03DE0A39" w14:textId="77777777" w:rsidR="00711D1A" w:rsidRPr="0023063A" w:rsidRDefault="00711D1A" w:rsidP="00A0101F">
            <w:pPr>
              <w:jc w:val="center"/>
              <w:rPr>
                <w:rFonts w:ascii="Times New Roman" w:hAnsi="Times New Roman"/>
              </w:rPr>
            </w:pPr>
            <w:r w:rsidRPr="0023063A">
              <w:rPr>
                <w:rFonts w:ascii="Times New Roman" w:hAnsi="Times New Roman"/>
              </w:rPr>
              <w:t>低速隔离型</w:t>
            </w:r>
            <w:r w:rsidRPr="0023063A">
              <w:rPr>
                <w:rFonts w:ascii="Times New Roman" w:hAnsi="Times New Roman"/>
              </w:rPr>
              <w:t>RS422</w:t>
            </w:r>
            <w:r w:rsidRPr="0023063A">
              <w:rPr>
                <w:rFonts w:ascii="Times New Roman" w:hAnsi="Times New Roman"/>
              </w:rPr>
              <w:t>电信号</w:t>
            </w:r>
          </w:p>
        </w:tc>
        <w:tc>
          <w:tcPr>
            <w:tcW w:w="701" w:type="dxa"/>
            <w:vMerge w:val="restart"/>
            <w:noWrap/>
            <w:vAlign w:val="center"/>
            <w:hideMark/>
          </w:tcPr>
          <w:p w14:paraId="783AF0D0" w14:textId="77777777" w:rsidR="00711D1A" w:rsidRPr="0023063A" w:rsidRDefault="00711D1A" w:rsidP="00A0101F">
            <w:pPr>
              <w:jc w:val="center"/>
              <w:rPr>
                <w:rFonts w:ascii="Times New Roman" w:hAnsi="Times New Roman"/>
              </w:rPr>
            </w:pPr>
            <w:r w:rsidRPr="0023063A">
              <w:rPr>
                <w:rFonts w:ascii="Times New Roman" w:hAnsi="Times New Roman"/>
              </w:rPr>
              <w:t>差分</w:t>
            </w:r>
            <w:r w:rsidRPr="0023063A">
              <w:rPr>
                <w:rFonts w:ascii="Times New Roman" w:hAnsi="Times New Roman"/>
              </w:rPr>
              <w:t>22</w:t>
            </w:r>
          </w:p>
        </w:tc>
      </w:tr>
      <w:tr w:rsidR="0023063A" w:rsidRPr="0023063A" w14:paraId="7F51C104" w14:textId="77777777" w:rsidTr="00A0101F">
        <w:trPr>
          <w:trHeight w:val="263"/>
          <w:jc w:val="center"/>
        </w:trPr>
        <w:tc>
          <w:tcPr>
            <w:tcW w:w="421" w:type="dxa"/>
            <w:noWrap/>
            <w:vAlign w:val="center"/>
          </w:tcPr>
          <w:p w14:paraId="02B21882" w14:textId="77777777" w:rsidR="00711D1A" w:rsidRPr="0023063A" w:rsidRDefault="00711D1A" w:rsidP="00A0101F">
            <w:pPr>
              <w:jc w:val="center"/>
              <w:rPr>
                <w:rFonts w:ascii="Times New Roman" w:hAnsi="Times New Roman"/>
              </w:rPr>
            </w:pPr>
          </w:p>
        </w:tc>
        <w:tc>
          <w:tcPr>
            <w:tcW w:w="425" w:type="dxa"/>
            <w:vMerge/>
            <w:noWrap/>
            <w:vAlign w:val="center"/>
          </w:tcPr>
          <w:p w14:paraId="0562E189" w14:textId="77777777" w:rsidR="00711D1A" w:rsidRPr="0023063A" w:rsidRDefault="00711D1A" w:rsidP="00A0101F">
            <w:pPr>
              <w:jc w:val="center"/>
              <w:rPr>
                <w:rFonts w:ascii="Times New Roman" w:hAnsi="Times New Roman"/>
              </w:rPr>
            </w:pPr>
          </w:p>
        </w:tc>
        <w:tc>
          <w:tcPr>
            <w:tcW w:w="709" w:type="dxa"/>
            <w:noWrap/>
            <w:vAlign w:val="center"/>
            <w:hideMark/>
          </w:tcPr>
          <w:p w14:paraId="3D7301FD"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002020BE" w14:textId="77777777" w:rsidR="00711D1A" w:rsidRPr="0023063A" w:rsidRDefault="00711D1A" w:rsidP="00A0101F">
            <w:pPr>
              <w:jc w:val="center"/>
              <w:rPr>
                <w:rFonts w:ascii="Times New Roman" w:hAnsi="Times New Roman"/>
              </w:rPr>
            </w:pPr>
          </w:p>
        </w:tc>
        <w:tc>
          <w:tcPr>
            <w:tcW w:w="1134" w:type="dxa"/>
            <w:noWrap/>
            <w:vAlign w:val="center"/>
            <w:hideMark/>
          </w:tcPr>
          <w:p w14:paraId="6B94DB68" w14:textId="77777777" w:rsidR="00711D1A" w:rsidRPr="0023063A" w:rsidRDefault="00711D1A" w:rsidP="00A0101F">
            <w:pPr>
              <w:jc w:val="center"/>
              <w:rPr>
                <w:rFonts w:ascii="Times New Roman" w:hAnsi="Times New Roman"/>
              </w:rPr>
            </w:pPr>
            <w:r w:rsidRPr="0023063A">
              <w:rPr>
                <w:rFonts w:ascii="Times New Roman" w:hAnsi="Times New Roman"/>
              </w:rPr>
              <w:t>JGQ_RX-</w:t>
            </w:r>
          </w:p>
        </w:tc>
        <w:tc>
          <w:tcPr>
            <w:tcW w:w="2126" w:type="dxa"/>
            <w:noWrap/>
            <w:vAlign w:val="center"/>
            <w:hideMark/>
          </w:tcPr>
          <w:p w14:paraId="48B22270" w14:textId="77777777" w:rsidR="00711D1A" w:rsidRPr="0023063A" w:rsidRDefault="00711D1A" w:rsidP="00A0101F">
            <w:pPr>
              <w:jc w:val="center"/>
              <w:rPr>
                <w:rFonts w:ascii="Times New Roman" w:hAnsi="Times New Roman"/>
              </w:rPr>
            </w:pPr>
            <w:r w:rsidRPr="0023063A">
              <w:rPr>
                <w:rFonts w:ascii="Times New Roman" w:hAnsi="Times New Roman"/>
              </w:rPr>
              <w:t>激光器通信接收</w:t>
            </w:r>
            <w:r w:rsidRPr="0023063A">
              <w:rPr>
                <w:rFonts w:ascii="Times New Roman" w:hAnsi="Times New Roman"/>
              </w:rPr>
              <w:t>+</w:t>
            </w:r>
          </w:p>
        </w:tc>
        <w:tc>
          <w:tcPr>
            <w:tcW w:w="709" w:type="dxa"/>
            <w:noWrap/>
            <w:vAlign w:val="center"/>
            <w:hideMark/>
          </w:tcPr>
          <w:p w14:paraId="74DFFC13"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4FD6597D" w14:textId="77777777" w:rsidR="00711D1A" w:rsidRPr="0023063A" w:rsidRDefault="00711D1A" w:rsidP="00A0101F">
            <w:pPr>
              <w:jc w:val="center"/>
              <w:rPr>
                <w:rFonts w:ascii="Times New Roman" w:hAnsi="Times New Roman"/>
              </w:rPr>
            </w:pPr>
            <w:r w:rsidRPr="0023063A">
              <w:rPr>
                <w:rFonts w:ascii="Times New Roman" w:hAnsi="Times New Roman"/>
              </w:rPr>
              <w:t>低速隔离型</w:t>
            </w:r>
            <w:r w:rsidRPr="0023063A">
              <w:rPr>
                <w:rFonts w:ascii="Times New Roman" w:hAnsi="Times New Roman"/>
              </w:rPr>
              <w:t>RS422</w:t>
            </w:r>
            <w:r w:rsidRPr="0023063A">
              <w:rPr>
                <w:rFonts w:ascii="Times New Roman" w:hAnsi="Times New Roman"/>
              </w:rPr>
              <w:t>电信号</w:t>
            </w:r>
          </w:p>
        </w:tc>
        <w:tc>
          <w:tcPr>
            <w:tcW w:w="701" w:type="dxa"/>
            <w:vMerge/>
            <w:vAlign w:val="center"/>
            <w:hideMark/>
          </w:tcPr>
          <w:p w14:paraId="6D340286" w14:textId="77777777" w:rsidR="00711D1A" w:rsidRPr="0023063A" w:rsidRDefault="00711D1A" w:rsidP="00A0101F">
            <w:pPr>
              <w:jc w:val="center"/>
              <w:rPr>
                <w:rFonts w:ascii="Times New Roman" w:hAnsi="Times New Roman"/>
              </w:rPr>
            </w:pPr>
          </w:p>
        </w:tc>
      </w:tr>
      <w:tr w:rsidR="0023063A" w:rsidRPr="0023063A" w14:paraId="77CA8510" w14:textId="77777777" w:rsidTr="00A0101F">
        <w:trPr>
          <w:trHeight w:val="263"/>
          <w:jc w:val="center"/>
        </w:trPr>
        <w:tc>
          <w:tcPr>
            <w:tcW w:w="421" w:type="dxa"/>
            <w:noWrap/>
            <w:vAlign w:val="center"/>
          </w:tcPr>
          <w:p w14:paraId="7E66BDD8" w14:textId="77777777" w:rsidR="00711D1A" w:rsidRPr="0023063A" w:rsidRDefault="00711D1A" w:rsidP="00A0101F">
            <w:pPr>
              <w:jc w:val="center"/>
              <w:rPr>
                <w:rFonts w:ascii="Times New Roman" w:hAnsi="Times New Roman"/>
              </w:rPr>
            </w:pPr>
          </w:p>
        </w:tc>
        <w:tc>
          <w:tcPr>
            <w:tcW w:w="425" w:type="dxa"/>
            <w:vMerge/>
            <w:noWrap/>
            <w:vAlign w:val="center"/>
          </w:tcPr>
          <w:p w14:paraId="468E105D" w14:textId="77777777" w:rsidR="00711D1A" w:rsidRPr="0023063A" w:rsidRDefault="00711D1A" w:rsidP="00A0101F">
            <w:pPr>
              <w:jc w:val="center"/>
              <w:rPr>
                <w:rFonts w:ascii="Times New Roman" w:hAnsi="Times New Roman"/>
              </w:rPr>
            </w:pPr>
          </w:p>
        </w:tc>
        <w:tc>
          <w:tcPr>
            <w:tcW w:w="709" w:type="dxa"/>
            <w:noWrap/>
            <w:vAlign w:val="center"/>
            <w:hideMark/>
          </w:tcPr>
          <w:p w14:paraId="5316943A"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24416A1C" w14:textId="77777777" w:rsidR="00711D1A" w:rsidRPr="0023063A" w:rsidRDefault="00711D1A" w:rsidP="00A0101F">
            <w:pPr>
              <w:jc w:val="center"/>
              <w:rPr>
                <w:rFonts w:ascii="Times New Roman" w:hAnsi="Times New Roman"/>
              </w:rPr>
            </w:pPr>
          </w:p>
        </w:tc>
        <w:tc>
          <w:tcPr>
            <w:tcW w:w="1134" w:type="dxa"/>
            <w:noWrap/>
            <w:vAlign w:val="center"/>
            <w:hideMark/>
          </w:tcPr>
          <w:p w14:paraId="7C90835E" w14:textId="77777777" w:rsidR="00711D1A" w:rsidRPr="0023063A" w:rsidRDefault="00711D1A" w:rsidP="00A0101F">
            <w:pPr>
              <w:jc w:val="center"/>
              <w:rPr>
                <w:rFonts w:ascii="Times New Roman" w:hAnsi="Times New Roman"/>
              </w:rPr>
            </w:pPr>
            <w:r w:rsidRPr="0023063A">
              <w:rPr>
                <w:rFonts w:ascii="Times New Roman" w:hAnsi="Times New Roman"/>
              </w:rPr>
              <w:t>G_GND1</w:t>
            </w:r>
          </w:p>
        </w:tc>
        <w:tc>
          <w:tcPr>
            <w:tcW w:w="2126" w:type="dxa"/>
            <w:noWrap/>
            <w:vAlign w:val="center"/>
            <w:hideMark/>
          </w:tcPr>
          <w:p w14:paraId="4F0CAD20" w14:textId="77777777" w:rsidR="00711D1A" w:rsidRPr="0023063A" w:rsidRDefault="00711D1A" w:rsidP="00A0101F">
            <w:pPr>
              <w:jc w:val="center"/>
              <w:rPr>
                <w:rFonts w:ascii="Times New Roman" w:hAnsi="Times New Roman"/>
              </w:rPr>
            </w:pPr>
            <w:r w:rsidRPr="0023063A">
              <w:rPr>
                <w:rFonts w:ascii="Times New Roman" w:hAnsi="Times New Roman"/>
              </w:rPr>
              <w:t>隔离</w:t>
            </w:r>
            <w:r w:rsidRPr="0023063A">
              <w:rPr>
                <w:rFonts w:ascii="Times New Roman" w:hAnsi="Times New Roman"/>
              </w:rPr>
              <w:t>GND1</w:t>
            </w:r>
          </w:p>
        </w:tc>
        <w:tc>
          <w:tcPr>
            <w:tcW w:w="709" w:type="dxa"/>
            <w:noWrap/>
            <w:vAlign w:val="center"/>
            <w:hideMark/>
          </w:tcPr>
          <w:p w14:paraId="345A87C2"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1016DCDF" w14:textId="77777777" w:rsidR="00711D1A" w:rsidRPr="0023063A" w:rsidRDefault="00711D1A" w:rsidP="00A0101F">
            <w:pPr>
              <w:jc w:val="center"/>
              <w:rPr>
                <w:rFonts w:ascii="Times New Roman" w:hAnsi="Times New Roman"/>
              </w:rPr>
            </w:pPr>
            <w:r w:rsidRPr="0023063A">
              <w:rPr>
                <w:rFonts w:ascii="Times New Roman" w:hAnsi="Times New Roman"/>
              </w:rPr>
              <w:t>RS422</w:t>
            </w:r>
            <w:r w:rsidRPr="0023063A">
              <w:rPr>
                <w:rFonts w:ascii="Times New Roman" w:hAnsi="Times New Roman"/>
              </w:rPr>
              <w:t>隔离地</w:t>
            </w:r>
            <w:r w:rsidRPr="0023063A">
              <w:rPr>
                <w:rFonts w:ascii="Times New Roman" w:hAnsi="Times New Roman"/>
              </w:rPr>
              <w:t>1</w:t>
            </w:r>
          </w:p>
        </w:tc>
        <w:tc>
          <w:tcPr>
            <w:tcW w:w="701" w:type="dxa"/>
            <w:noWrap/>
            <w:vAlign w:val="center"/>
            <w:hideMark/>
          </w:tcPr>
          <w:p w14:paraId="5823FDC0" w14:textId="77777777" w:rsidR="00711D1A" w:rsidRPr="0023063A" w:rsidRDefault="00711D1A" w:rsidP="00A0101F">
            <w:pPr>
              <w:jc w:val="center"/>
              <w:rPr>
                <w:rFonts w:ascii="Times New Roman" w:hAnsi="Times New Roman"/>
              </w:rPr>
            </w:pPr>
            <w:r w:rsidRPr="0023063A">
              <w:rPr>
                <w:rFonts w:ascii="Times New Roman" w:hAnsi="Times New Roman"/>
              </w:rPr>
              <w:t>单端</w:t>
            </w:r>
            <w:r w:rsidRPr="0023063A">
              <w:rPr>
                <w:rFonts w:ascii="Times New Roman" w:hAnsi="Times New Roman"/>
              </w:rPr>
              <w:t>27</w:t>
            </w:r>
          </w:p>
        </w:tc>
      </w:tr>
      <w:tr w:rsidR="0023063A" w:rsidRPr="0023063A" w14:paraId="775A7742" w14:textId="77777777" w:rsidTr="00A0101F">
        <w:trPr>
          <w:trHeight w:val="263"/>
          <w:jc w:val="center"/>
        </w:trPr>
        <w:tc>
          <w:tcPr>
            <w:tcW w:w="421" w:type="dxa"/>
            <w:noWrap/>
            <w:vAlign w:val="center"/>
          </w:tcPr>
          <w:p w14:paraId="2F5FC09B" w14:textId="77777777" w:rsidR="00711D1A" w:rsidRPr="0023063A" w:rsidRDefault="00711D1A" w:rsidP="00A0101F">
            <w:pPr>
              <w:jc w:val="center"/>
              <w:rPr>
                <w:rFonts w:ascii="Times New Roman" w:hAnsi="Times New Roman"/>
              </w:rPr>
            </w:pPr>
          </w:p>
        </w:tc>
        <w:tc>
          <w:tcPr>
            <w:tcW w:w="425" w:type="dxa"/>
            <w:vMerge/>
            <w:noWrap/>
            <w:vAlign w:val="center"/>
          </w:tcPr>
          <w:p w14:paraId="076CD5A6" w14:textId="77777777" w:rsidR="00711D1A" w:rsidRPr="0023063A" w:rsidRDefault="00711D1A" w:rsidP="00A0101F">
            <w:pPr>
              <w:jc w:val="center"/>
              <w:rPr>
                <w:rFonts w:ascii="Times New Roman" w:hAnsi="Times New Roman"/>
              </w:rPr>
            </w:pPr>
          </w:p>
        </w:tc>
        <w:tc>
          <w:tcPr>
            <w:tcW w:w="709" w:type="dxa"/>
            <w:noWrap/>
            <w:vAlign w:val="center"/>
            <w:hideMark/>
          </w:tcPr>
          <w:p w14:paraId="754D04E3"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26C17286" w14:textId="77777777" w:rsidR="00711D1A" w:rsidRPr="0023063A" w:rsidRDefault="00711D1A" w:rsidP="00A0101F">
            <w:pPr>
              <w:jc w:val="center"/>
              <w:rPr>
                <w:rFonts w:ascii="Times New Roman" w:hAnsi="Times New Roman"/>
              </w:rPr>
            </w:pPr>
          </w:p>
        </w:tc>
        <w:tc>
          <w:tcPr>
            <w:tcW w:w="1134" w:type="dxa"/>
            <w:noWrap/>
            <w:vAlign w:val="center"/>
            <w:hideMark/>
          </w:tcPr>
          <w:p w14:paraId="66535478" w14:textId="77777777" w:rsidR="00711D1A" w:rsidRPr="0023063A" w:rsidRDefault="00711D1A" w:rsidP="00A0101F">
            <w:pPr>
              <w:jc w:val="center"/>
              <w:rPr>
                <w:rFonts w:ascii="Times New Roman" w:hAnsi="Times New Roman"/>
              </w:rPr>
            </w:pPr>
            <w:r w:rsidRPr="0023063A">
              <w:rPr>
                <w:rFonts w:ascii="Times New Roman" w:hAnsi="Times New Roman"/>
              </w:rPr>
              <w:t>TRIG+</w:t>
            </w:r>
          </w:p>
        </w:tc>
        <w:tc>
          <w:tcPr>
            <w:tcW w:w="2126" w:type="dxa"/>
            <w:noWrap/>
            <w:vAlign w:val="center"/>
            <w:hideMark/>
          </w:tcPr>
          <w:p w14:paraId="25DC7EF9" w14:textId="77777777" w:rsidR="00711D1A" w:rsidRPr="0023063A" w:rsidRDefault="00711D1A" w:rsidP="00A0101F">
            <w:pPr>
              <w:jc w:val="center"/>
              <w:rPr>
                <w:rFonts w:ascii="Times New Roman" w:hAnsi="Times New Roman"/>
              </w:rPr>
            </w:pPr>
            <w:r w:rsidRPr="0023063A">
              <w:rPr>
                <w:rFonts w:ascii="Times New Roman" w:hAnsi="Times New Roman"/>
              </w:rPr>
              <w:t>激光器触发信号</w:t>
            </w:r>
            <w:r w:rsidRPr="0023063A">
              <w:rPr>
                <w:rFonts w:ascii="Times New Roman" w:hAnsi="Times New Roman"/>
              </w:rPr>
              <w:t>+</w:t>
            </w:r>
          </w:p>
        </w:tc>
        <w:tc>
          <w:tcPr>
            <w:tcW w:w="709" w:type="dxa"/>
            <w:noWrap/>
            <w:vAlign w:val="center"/>
            <w:hideMark/>
          </w:tcPr>
          <w:p w14:paraId="16FFE835"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727BF33F" w14:textId="77777777" w:rsidR="00711D1A" w:rsidRPr="0023063A" w:rsidRDefault="00711D1A" w:rsidP="00A0101F">
            <w:pPr>
              <w:jc w:val="center"/>
              <w:rPr>
                <w:rFonts w:ascii="Times New Roman" w:hAnsi="Times New Roman"/>
              </w:rPr>
            </w:pPr>
            <w:r w:rsidRPr="0023063A">
              <w:rPr>
                <w:rFonts w:ascii="Times New Roman" w:hAnsi="Times New Roman"/>
              </w:rPr>
              <w:t>高速隔离型</w:t>
            </w:r>
            <w:r w:rsidRPr="0023063A">
              <w:rPr>
                <w:rFonts w:ascii="Times New Roman" w:hAnsi="Times New Roman"/>
              </w:rPr>
              <w:t>LVDS</w:t>
            </w:r>
            <w:r w:rsidRPr="0023063A">
              <w:rPr>
                <w:rFonts w:ascii="Times New Roman" w:hAnsi="Times New Roman"/>
              </w:rPr>
              <w:t>电信号</w:t>
            </w:r>
          </w:p>
        </w:tc>
        <w:tc>
          <w:tcPr>
            <w:tcW w:w="701" w:type="dxa"/>
            <w:vMerge w:val="restart"/>
            <w:noWrap/>
            <w:vAlign w:val="center"/>
            <w:hideMark/>
          </w:tcPr>
          <w:p w14:paraId="182FA85B" w14:textId="77777777" w:rsidR="00711D1A" w:rsidRPr="0023063A" w:rsidRDefault="00711D1A" w:rsidP="00A0101F">
            <w:pPr>
              <w:jc w:val="center"/>
              <w:rPr>
                <w:rFonts w:ascii="Times New Roman" w:hAnsi="Times New Roman"/>
              </w:rPr>
            </w:pPr>
            <w:r w:rsidRPr="0023063A">
              <w:rPr>
                <w:rFonts w:ascii="Times New Roman" w:hAnsi="Times New Roman"/>
              </w:rPr>
              <w:t>差分</w:t>
            </w:r>
            <w:r w:rsidRPr="0023063A">
              <w:rPr>
                <w:rFonts w:ascii="Times New Roman" w:hAnsi="Times New Roman"/>
              </w:rPr>
              <w:t>23</w:t>
            </w:r>
          </w:p>
        </w:tc>
      </w:tr>
      <w:tr w:rsidR="0023063A" w:rsidRPr="0023063A" w14:paraId="30FBB7ED" w14:textId="77777777" w:rsidTr="00A0101F">
        <w:trPr>
          <w:trHeight w:val="263"/>
          <w:jc w:val="center"/>
        </w:trPr>
        <w:tc>
          <w:tcPr>
            <w:tcW w:w="421" w:type="dxa"/>
            <w:noWrap/>
            <w:vAlign w:val="center"/>
          </w:tcPr>
          <w:p w14:paraId="649E14C3" w14:textId="77777777" w:rsidR="00711D1A" w:rsidRPr="0023063A" w:rsidRDefault="00711D1A" w:rsidP="00A0101F">
            <w:pPr>
              <w:jc w:val="center"/>
              <w:rPr>
                <w:rFonts w:ascii="Times New Roman" w:hAnsi="Times New Roman"/>
              </w:rPr>
            </w:pPr>
          </w:p>
        </w:tc>
        <w:tc>
          <w:tcPr>
            <w:tcW w:w="425" w:type="dxa"/>
            <w:vMerge/>
            <w:noWrap/>
            <w:vAlign w:val="center"/>
          </w:tcPr>
          <w:p w14:paraId="1F8F6B5D" w14:textId="77777777" w:rsidR="00711D1A" w:rsidRPr="0023063A" w:rsidRDefault="00711D1A" w:rsidP="00A0101F">
            <w:pPr>
              <w:jc w:val="center"/>
              <w:rPr>
                <w:rFonts w:ascii="Times New Roman" w:hAnsi="Times New Roman"/>
              </w:rPr>
            </w:pPr>
          </w:p>
        </w:tc>
        <w:tc>
          <w:tcPr>
            <w:tcW w:w="709" w:type="dxa"/>
            <w:noWrap/>
            <w:vAlign w:val="center"/>
            <w:hideMark/>
          </w:tcPr>
          <w:p w14:paraId="5C167F30"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661A3B50" w14:textId="77777777" w:rsidR="00711D1A" w:rsidRPr="0023063A" w:rsidRDefault="00711D1A" w:rsidP="00A0101F">
            <w:pPr>
              <w:jc w:val="center"/>
              <w:rPr>
                <w:rFonts w:ascii="Times New Roman" w:hAnsi="Times New Roman"/>
              </w:rPr>
            </w:pPr>
          </w:p>
        </w:tc>
        <w:tc>
          <w:tcPr>
            <w:tcW w:w="1134" w:type="dxa"/>
            <w:noWrap/>
            <w:vAlign w:val="center"/>
            <w:hideMark/>
          </w:tcPr>
          <w:p w14:paraId="176254F7" w14:textId="77777777" w:rsidR="00711D1A" w:rsidRPr="0023063A" w:rsidRDefault="00711D1A" w:rsidP="00A0101F">
            <w:pPr>
              <w:jc w:val="center"/>
              <w:rPr>
                <w:rFonts w:ascii="Times New Roman" w:hAnsi="Times New Roman"/>
              </w:rPr>
            </w:pPr>
            <w:r w:rsidRPr="0023063A">
              <w:rPr>
                <w:rFonts w:ascii="Times New Roman" w:hAnsi="Times New Roman"/>
              </w:rPr>
              <w:t>TRIG-</w:t>
            </w:r>
          </w:p>
        </w:tc>
        <w:tc>
          <w:tcPr>
            <w:tcW w:w="2126" w:type="dxa"/>
            <w:noWrap/>
            <w:vAlign w:val="center"/>
            <w:hideMark/>
          </w:tcPr>
          <w:p w14:paraId="32624699" w14:textId="77777777" w:rsidR="00711D1A" w:rsidRPr="0023063A" w:rsidRDefault="00711D1A" w:rsidP="00A0101F">
            <w:pPr>
              <w:jc w:val="center"/>
              <w:rPr>
                <w:rFonts w:ascii="Times New Roman" w:hAnsi="Times New Roman"/>
              </w:rPr>
            </w:pPr>
            <w:r w:rsidRPr="0023063A">
              <w:rPr>
                <w:rFonts w:ascii="Times New Roman" w:hAnsi="Times New Roman"/>
              </w:rPr>
              <w:t>激光器触发信号</w:t>
            </w:r>
            <w:r w:rsidRPr="0023063A">
              <w:rPr>
                <w:rFonts w:ascii="Times New Roman" w:hAnsi="Times New Roman"/>
              </w:rPr>
              <w:t>+</w:t>
            </w:r>
          </w:p>
        </w:tc>
        <w:tc>
          <w:tcPr>
            <w:tcW w:w="709" w:type="dxa"/>
            <w:noWrap/>
            <w:vAlign w:val="center"/>
            <w:hideMark/>
          </w:tcPr>
          <w:p w14:paraId="7F3B1E44"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1A0509DF" w14:textId="77777777" w:rsidR="00711D1A" w:rsidRPr="0023063A" w:rsidRDefault="00711D1A" w:rsidP="00A0101F">
            <w:pPr>
              <w:jc w:val="center"/>
              <w:rPr>
                <w:rFonts w:ascii="Times New Roman" w:hAnsi="Times New Roman"/>
              </w:rPr>
            </w:pPr>
            <w:r w:rsidRPr="0023063A">
              <w:rPr>
                <w:rFonts w:ascii="Times New Roman" w:hAnsi="Times New Roman"/>
              </w:rPr>
              <w:t>高速隔离型</w:t>
            </w:r>
            <w:r w:rsidRPr="0023063A">
              <w:rPr>
                <w:rFonts w:ascii="Times New Roman" w:hAnsi="Times New Roman"/>
              </w:rPr>
              <w:t>LVDS</w:t>
            </w:r>
            <w:r w:rsidRPr="0023063A">
              <w:rPr>
                <w:rFonts w:ascii="Times New Roman" w:hAnsi="Times New Roman"/>
              </w:rPr>
              <w:t>电信号</w:t>
            </w:r>
          </w:p>
        </w:tc>
        <w:tc>
          <w:tcPr>
            <w:tcW w:w="701" w:type="dxa"/>
            <w:vMerge/>
            <w:vAlign w:val="center"/>
            <w:hideMark/>
          </w:tcPr>
          <w:p w14:paraId="4E586A88" w14:textId="77777777" w:rsidR="00711D1A" w:rsidRPr="0023063A" w:rsidRDefault="00711D1A" w:rsidP="00A0101F">
            <w:pPr>
              <w:jc w:val="center"/>
              <w:rPr>
                <w:rFonts w:ascii="Times New Roman" w:hAnsi="Times New Roman"/>
              </w:rPr>
            </w:pPr>
          </w:p>
        </w:tc>
      </w:tr>
      <w:tr w:rsidR="0023063A" w:rsidRPr="0023063A" w14:paraId="332C0A4D" w14:textId="77777777" w:rsidTr="00A0101F">
        <w:trPr>
          <w:trHeight w:val="263"/>
          <w:jc w:val="center"/>
        </w:trPr>
        <w:tc>
          <w:tcPr>
            <w:tcW w:w="421" w:type="dxa"/>
            <w:noWrap/>
            <w:vAlign w:val="center"/>
          </w:tcPr>
          <w:p w14:paraId="43CBD4BE" w14:textId="77777777" w:rsidR="00711D1A" w:rsidRPr="0023063A" w:rsidRDefault="00711D1A" w:rsidP="00A0101F">
            <w:pPr>
              <w:jc w:val="center"/>
              <w:rPr>
                <w:rFonts w:ascii="Times New Roman" w:hAnsi="Times New Roman"/>
              </w:rPr>
            </w:pPr>
          </w:p>
        </w:tc>
        <w:tc>
          <w:tcPr>
            <w:tcW w:w="425" w:type="dxa"/>
            <w:vMerge/>
            <w:noWrap/>
            <w:vAlign w:val="center"/>
          </w:tcPr>
          <w:p w14:paraId="7DAD4819" w14:textId="77777777" w:rsidR="00711D1A" w:rsidRPr="0023063A" w:rsidRDefault="00711D1A" w:rsidP="00A0101F">
            <w:pPr>
              <w:jc w:val="center"/>
              <w:rPr>
                <w:rFonts w:ascii="Times New Roman" w:hAnsi="Times New Roman"/>
              </w:rPr>
            </w:pPr>
          </w:p>
        </w:tc>
        <w:tc>
          <w:tcPr>
            <w:tcW w:w="709" w:type="dxa"/>
            <w:noWrap/>
            <w:vAlign w:val="center"/>
            <w:hideMark/>
          </w:tcPr>
          <w:p w14:paraId="7BB3E76E"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3FC26D02" w14:textId="77777777" w:rsidR="00711D1A" w:rsidRPr="0023063A" w:rsidRDefault="00711D1A" w:rsidP="00A0101F">
            <w:pPr>
              <w:jc w:val="center"/>
              <w:rPr>
                <w:rFonts w:ascii="Times New Roman" w:hAnsi="Times New Roman"/>
              </w:rPr>
            </w:pPr>
          </w:p>
        </w:tc>
        <w:tc>
          <w:tcPr>
            <w:tcW w:w="1134" w:type="dxa"/>
            <w:noWrap/>
            <w:vAlign w:val="center"/>
            <w:hideMark/>
          </w:tcPr>
          <w:p w14:paraId="20DCBDEB" w14:textId="77777777" w:rsidR="00711D1A" w:rsidRPr="0023063A" w:rsidRDefault="00711D1A" w:rsidP="00A0101F">
            <w:pPr>
              <w:jc w:val="center"/>
              <w:rPr>
                <w:rFonts w:ascii="Times New Roman" w:hAnsi="Times New Roman"/>
              </w:rPr>
            </w:pPr>
            <w:r w:rsidRPr="0023063A">
              <w:rPr>
                <w:rFonts w:ascii="Times New Roman" w:hAnsi="Times New Roman"/>
              </w:rPr>
              <w:t>D_SYNC+</w:t>
            </w:r>
          </w:p>
        </w:tc>
        <w:tc>
          <w:tcPr>
            <w:tcW w:w="2126" w:type="dxa"/>
            <w:noWrap/>
            <w:vAlign w:val="center"/>
            <w:hideMark/>
          </w:tcPr>
          <w:p w14:paraId="4F6EB231" w14:textId="77777777" w:rsidR="00711D1A" w:rsidRPr="0023063A" w:rsidRDefault="00711D1A" w:rsidP="00A0101F">
            <w:pPr>
              <w:jc w:val="center"/>
              <w:rPr>
                <w:rFonts w:ascii="Times New Roman" w:hAnsi="Times New Roman"/>
              </w:rPr>
            </w:pPr>
            <w:r w:rsidRPr="0023063A">
              <w:rPr>
                <w:rFonts w:ascii="Times New Roman" w:hAnsi="Times New Roman"/>
              </w:rPr>
              <w:t>激光器电同步信号</w:t>
            </w:r>
            <w:r w:rsidRPr="0023063A">
              <w:rPr>
                <w:rFonts w:ascii="Times New Roman" w:hAnsi="Times New Roman"/>
              </w:rPr>
              <w:t>+</w:t>
            </w:r>
          </w:p>
        </w:tc>
        <w:tc>
          <w:tcPr>
            <w:tcW w:w="709" w:type="dxa"/>
            <w:noWrap/>
            <w:vAlign w:val="center"/>
            <w:hideMark/>
          </w:tcPr>
          <w:p w14:paraId="64B6E920"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581A5CF8" w14:textId="77777777" w:rsidR="00711D1A" w:rsidRPr="0023063A" w:rsidRDefault="00711D1A" w:rsidP="00A0101F">
            <w:pPr>
              <w:jc w:val="center"/>
              <w:rPr>
                <w:rFonts w:ascii="Times New Roman" w:hAnsi="Times New Roman"/>
              </w:rPr>
            </w:pPr>
            <w:r w:rsidRPr="0023063A">
              <w:rPr>
                <w:rFonts w:ascii="Times New Roman" w:hAnsi="Times New Roman"/>
              </w:rPr>
              <w:t>高速隔离型</w:t>
            </w:r>
            <w:r w:rsidRPr="0023063A">
              <w:rPr>
                <w:rFonts w:ascii="Times New Roman" w:hAnsi="Times New Roman"/>
              </w:rPr>
              <w:t>LVDS</w:t>
            </w:r>
            <w:r w:rsidRPr="0023063A">
              <w:rPr>
                <w:rFonts w:ascii="Times New Roman" w:hAnsi="Times New Roman"/>
              </w:rPr>
              <w:t>电信号</w:t>
            </w:r>
          </w:p>
        </w:tc>
        <w:tc>
          <w:tcPr>
            <w:tcW w:w="701" w:type="dxa"/>
            <w:vMerge w:val="restart"/>
            <w:noWrap/>
            <w:vAlign w:val="center"/>
            <w:hideMark/>
          </w:tcPr>
          <w:p w14:paraId="066D88F6" w14:textId="77777777" w:rsidR="00711D1A" w:rsidRPr="0023063A" w:rsidRDefault="00711D1A" w:rsidP="00A0101F">
            <w:pPr>
              <w:jc w:val="center"/>
              <w:rPr>
                <w:rFonts w:ascii="Times New Roman" w:hAnsi="Times New Roman"/>
              </w:rPr>
            </w:pPr>
            <w:r w:rsidRPr="0023063A">
              <w:rPr>
                <w:rFonts w:ascii="Times New Roman" w:hAnsi="Times New Roman"/>
              </w:rPr>
              <w:t>差分</w:t>
            </w:r>
            <w:r w:rsidRPr="0023063A">
              <w:rPr>
                <w:rFonts w:ascii="Times New Roman" w:hAnsi="Times New Roman"/>
              </w:rPr>
              <w:t>24</w:t>
            </w:r>
          </w:p>
        </w:tc>
      </w:tr>
      <w:tr w:rsidR="0023063A" w:rsidRPr="0023063A" w14:paraId="6CDD65DC" w14:textId="77777777" w:rsidTr="00A0101F">
        <w:trPr>
          <w:trHeight w:val="263"/>
          <w:jc w:val="center"/>
        </w:trPr>
        <w:tc>
          <w:tcPr>
            <w:tcW w:w="421" w:type="dxa"/>
            <w:noWrap/>
            <w:vAlign w:val="center"/>
          </w:tcPr>
          <w:p w14:paraId="3B940A02" w14:textId="77777777" w:rsidR="00711D1A" w:rsidRPr="0023063A" w:rsidRDefault="00711D1A" w:rsidP="00A0101F">
            <w:pPr>
              <w:jc w:val="center"/>
              <w:rPr>
                <w:rFonts w:ascii="Times New Roman" w:hAnsi="Times New Roman"/>
              </w:rPr>
            </w:pPr>
          </w:p>
        </w:tc>
        <w:tc>
          <w:tcPr>
            <w:tcW w:w="425" w:type="dxa"/>
            <w:vMerge/>
            <w:noWrap/>
            <w:vAlign w:val="center"/>
          </w:tcPr>
          <w:p w14:paraId="3950C6FE" w14:textId="77777777" w:rsidR="00711D1A" w:rsidRPr="0023063A" w:rsidRDefault="00711D1A" w:rsidP="00A0101F">
            <w:pPr>
              <w:jc w:val="center"/>
              <w:rPr>
                <w:rFonts w:ascii="Times New Roman" w:hAnsi="Times New Roman"/>
              </w:rPr>
            </w:pPr>
          </w:p>
        </w:tc>
        <w:tc>
          <w:tcPr>
            <w:tcW w:w="709" w:type="dxa"/>
            <w:noWrap/>
            <w:vAlign w:val="center"/>
            <w:hideMark/>
          </w:tcPr>
          <w:p w14:paraId="6AEED710"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67BD6404" w14:textId="77777777" w:rsidR="00711D1A" w:rsidRPr="0023063A" w:rsidRDefault="00711D1A" w:rsidP="00A0101F">
            <w:pPr>
              <w:jc w:val="center"/>
              <w:rPr>
                <w:rFonts w:ascii="Times New Roman" w:hAnsi="Times New Roman"/>
              </w:rPr>
            </w:pPr>
          </w:p>
        </w:tc>
        <w:tc>
          <w:tcPr>
            <w:tcW w:w="1134" w:type="dxa"/>
            <w:noWrap/>
            <w:vAlign w:val="center"/>
            <w:hideMark/>
          </w:tcPr>
          <w:p w14:paraId="67B2DA2C" w14:textId="77777777" w:rsidR="00711D1A" w:rsidRPr="0023063A" w:rsidRDefault="00711D1A" w:rsidP="00A0101F">
            <w:pPr>
              <w:jc w:val="center"/>
              <w:rPr>
                <w:rFonts w:ascii="Times New Roman" w:hAnsi="Times New Roman"/>
              </w:rPr>
            </w:pPr>
            <w:r w:rsidRPr="0023063A">
              <w:rPr>
                <w:rFonts w:ascii="Times New Roman" w:hAnsi="Times New Roman"/>
              </w:rPr>
              <w:t>D_SYNC-</w:t>
            </w:r>
          </w:p>
        </w:tc>
        <w:tc>
          <w:tcPr>
            <w:tcW w:w="2126" w:type="dxa"/>
            <w:noWrap/>
            <w:vAlign w:val="center"/>
            <w:hideMark/>
          </w:tcPr>
          <w:p w14:paraId="5368B954" w14:textId="77777777" w:rsidR="00711D1A" w:rsidRPr="0023063A" w:rsidRDefault="00711D1A" w:rsidP="00A0101F">
            <w:pPr>
              <w:jc w:val="center"/>
              <w:rPr>
                <w:rFonts w:ascii="Times New Roman" w:hAnsi="Times New Roman"/>
              </w:rPr>
            </w:pPr>
            <w:r w:rsidRPr="0023063A">
              <w:rPr>
                <w:rFonts w:ascii="Times New Roman" w:hAnsi="Times New Roman"/>
              </w:rPr>
              <w:t>激光器电同步信号</w:t>
            </w:r>
            <w:r w:rsidRPr="0023063A">
              <w:rPr>
                <w:rFonts w:ascii="Times New Roman" w:hAnsi="Times New Roman"/>
              </w:rPr>
              <w:t>-</w:t>
            </w:r>
          </w:p>
        </w:tc>
        <w:tc>
          <w:tcPr>
            <w:tcW w:w="709" w:type="dxa"/>
            <w:noWrap/>
            <w:vAlign w:val="center"/>
            <w:hideMark/>
          </w:tcPr>
          <w:p w14:paraId="739AA234"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0E4DAB2A" w14:textId="77777777" w:rsidR="00711D1A" w:rsidRPr="0023063A" w:rsidRDefault="00711D1A" w:rsidP="00A0101F">
            <w:pPr>
              <w:jc w:val="center"/>
              <w:rPr>
                <w:rFonts w:ascii="Times New Roman" w:hAnsi="Times New Roman"/>
              </w:rPr>
            </w:pPr>
            <w:r w:rsidRPr="0023063A">
              <w:rPr>
                <w:rFonts w:ascii="Times New Roman" w:hAnsi="Times New Roman"/>
              </w:rPr>
              <w:t>高速隔离型</w:t>
            </w:r>
            <w:r w:rsidRPr="0023063A">
              <w:rPr>
                <w:rFonts w:ascii="Times New Roman" w:hAnsi="Times New Roman"/>
              </w:rPr>
              <w:t>LVDS</w:t>
            </w:r>
            <w:r w:rsidRPr="0023063A">
              <w:rPr>
                <w:rFonts w:ascii="Times New Roman" w:hAnsi="Times New Roman"/>
              </w:rPr>
              <w:t>电信号</w:t>
            </w:r>
          </w:p>
        </w:tc>
        <w:tc>
          <w:tcPr>
            <w:tcW w:w="701" w:type="dxa"/>
            <w:vMerge/>
            <w:vAlign w:val="center"/>
            <w:hideMark/>
          </w:tcPr>
          <w:p w14:paraId="54AC30EA" w14:textId="77777777" w:rsidR="00711D1A" w:rsidRPr="0023063A" w:rsidRDefault="00711D1A" w:rsidP="00A0101F">
            <w:pPr>
              <w:jc w:val="center"/>
              <w:rPr>
                <w:rFonts w:ascii="Times New Roman" w:hAnsi="Times New Roman"/>
              </w:rPr>
            </w:pPr>
          </w:p>
        </w:tc>
      </w:tr>
      <w:tr w:rsidR="0023063A" w:rsidRPr="0023063A" w14:paraId="35290D10" w14:textId="77777777" w:rsidTr="00A0101F">
        <w:trPr>
          <w:trHeight w:val="263"/>
          <w:jc w:val="center"/>
        </w:trPr>
        <w:tc>
          <w:tcPr>
            <w:tcW w:w="421" w:type="dxa"/>
            <w:noWrap/>
            <w:vAlign w:val="center"/>
          </w:tcPr>
          <w:p w14:paraId="0499957F" w14:textId="77777777" w:rsidR="00711D1A" w:rsidRPr="0023063A" w:rsidRDefault="00711D1A" w:rsidP="00A0101F">
            <w:pPr>
              <w:jc w:val="center"/>
              <w:rPr>
                <w:rFonts w:ascii="Times New Roman" w:hAnsi="Times New Roman"/>
              </w:rPr>
            </w:pPr>
          </w:p>
        </w:tc>
        <w:tc>
          <w:tcPr>
            <w:tcW w:w="425" w:type="dxa"/>
            <w:vMerge/>
            <w:noWrap/>
            <w:vAlign w:val="center"/>
          </w:tcPr>
          <w:p w14:paraId="1308E442" w14:textId="77777777" w:rsidR="00711D1A" w:rsidRPr="0023063A" w:rsidRDefault="00711D1A" w:rsidP="00A0101F">
            <w:pPr>
              <w:jc w:val="center"/>
              <w:rPr>
                <w:rFonts w:ascii="Times New Roman" w:hAnsi="Times New Roman"/>
              </w:rPr>
            </w:pPr>
          </w:p>
        </w:tc>
        <w:tc>
          <w:tcPr>
            <w:tcW w:w="709" w:type="dxa"/>
            <w:noWrap/>
            <w:vAlign w:val="center"/>
            <w:hideMark/>
          </w:tcPr>
          <w:p w14:paraId="57297784"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6CDADDFD" w14:textId="77777777" w:rsidR="00711D1A" w:rsidRPr="0023063A" w:rsidRDefault="00711D1A" w:rsidP="00A0101F">
            <w:pPr>
              <w:jc w:val="center"/>
              <w:rPr>
                <w:rFonts w:ascii="Times New Roman" w:hAnsi="Times New Roman"/>
              </w:rPr>
            </w:pPr>
          </w:p>
        </w:tc>
        <w:tc>
          <w:tcPr>
            <w:tcW w:w="1134" w:type="dxa"/>
            <w:noWrap/>
            <w:vAlign w:val="center"/>
            <w:hideMark/>
          </w:tcPr>
          <w:p w14:paraId="2383275A" w14:textId="77777777" w:rsidR="00711D1A" w:rsidRPr="0023063A" w:rsidRDefault="00711D1A" w:rsidP="00A0101F">
            <w:pPr>
              <w:jc w:val="center"/>
              <w:rPr>
                <w:rFonts w:ascii="Times New Roman" w:hAnsi="Times New Roman"/>
              </w:rPr>
            </w:pPr>
            <w:r w:rsidRPr="0023063A">
              <w:rPr>
                <w:rFonts w:ascii="Times New Roman" w:hAnsi="Times New Roman"/>
              </w:rPr>
              <w:t>G_GND2</w:t>
            </w:r>
          </w:p>
        </w:tc>
        <w:tc>
          <w:tcPr>
            <w:tcW w:w="2126" w:type="dxa"/>
            <w:noWrap/>
            <w:vAlign w:val="center"/>
            <w:hideMark/>
          </w:tcPr>
          <w:p w14:paraId="798965A8" w14:textId="77777777" w:rsidR="00711D1A" w:rsidRPr="0023063A" w:rsidRDefault="00711D1A" w:rsidP="00A0101F">
            <w:pPr>
              <w:jc w:val="center"/>
              <w:rPr>
                <w:rFonts w:ascii="Times New Roman" w:hAnsi="Times New Roman"/>
              </w:rPr>
            </w:pPr>
            <w:r w:rsidRPr="0023063A">
              <w:rPr>
                <w:rFonts w:ascii="Times New Roman" w:hAnsi="Times New Roman"/>
              </w:rPr>
              <w:t>隔离</w:t>
            </w:r>
            <w:r w:rsidRPr="0023063A">
              <w:rPr>
                <w:rFonts w:ascii="Times New Roman" w:hAnsi="Times New Roman"/>
              </w:rPr>
              <w:t>GND2</w:t>
            </w:r>
          </w:p>
        </w:tc>
        <w:tc>
          <w:tcPr>
            <w:tcW w:w="709" w:type="dxa"/>
            <w:noWrap/>
            <w:vAlign w:val="center"/>
            <w:hideMark/>
          </w:tcPr>
          <w:p w14:paraId="270DE68D"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5B528743" w14:textId="77777777" w:rsidR="00711D1A" w:rsidRPr="0023063A" w:rsidRDefault="00711D1A" w:rsidP="00A0101F">
            <w:pPr>
              <w:jc w:val="center"/>
              <w:rPr>
                <w:rFonts w:ascii="Times New Roman" w:hAnsi="Times New Roman"/>
              </w:rPr>
            </w:pPr>
            <w:r w:rsidRPr="0023063A">
              <w:rPr>
                <w:rFonts w:ascii="Times New Roman" w:hAnsi="Times New Roman"/>
              </w:rPr>
              <w:t>LVDS</w:t>
            </w:r>
            <w:r w:rsidRPr="0023063A">
              <w:rPr>
                <w:rFonts w:ascii="Times New Roman" w:hAnsi="Times New Roman"/>
              </w:rPr>
              <w:t>隔离地</w:t>
            </w:r>
            <w:r w:rsidRPr="0023063A">
              <w:rPr>
                <w:rFonts w:ascii="Times New Roman" w:hAnsi="Times New Roman"/>
              </w:rPr>
              <w:t>2</w:t>
            </w:r>
          </w:p>
        </w:tc>
        <w:tc>
          <w:tcPr>
            <w:tcW w:w="701" w:type="dxa"/>
            <w:noWrap/>
            <w:vAlign w:val="center"/>
            <w:hideMark/>
          </w:tcPr>
          <w:p w14:paraId="081BFF98" w14:textId="77777777" w:rsidR="00711D1A" w:rsidRPr="0023063A" w:rsidRDefault="00711D1A" w:rsidP="00A0101F">
            <w:pPr>
              <w:jc w:val="center"/>
              <w:rPr>
                <w:rFonts w:ascii="Times New Roman" w:hAnsi="Times New Roman"/>
              </w:rPr>
            </w:pPr>
            <w:r w:rsidRPr="0023063A">
              <w:rPr>
                <w:rFonts w:ascii="Times New Roman" w:hAnsi="Times New Roman"/>
              </w:rPr>
              <w:t>单端</w:t>
            </w:r>
            <w:r w:rsidRPr="0023063A">
              <w:rPr>
                <w:rFonts w:ascii="Times New Roman" w:hAnsi="Times New Roman"/>
              </w:rPr>
              <w:t>28</w:t>
            </w:r>
          </w:p>
        </w:tc>
      </w:tr>
      <w:tr w:rsidR="0023063A" w:rsidRPr="0023063A" w14:paraId="5E7D1BD9" w14:textId="77777777" w:rsidTr="00A0101F">
        <w:trPr>
          <w:trHeight w:val="263"/>
          <w:jc w:val="center"/>
        </w:trPr>
        <w:tc>
          <w:tcPr>
            <w:tcW w:w="421" w:type="dxa"/>
            <w:noWrap/>
            <w:vAlign w:val="center"/>
          </w:tcPr>
          <w:p w14:paraId="02E6E40D" w14:textId="77777777" w:rsidR="00711D1A" w:rsidRPr="0023063A" w:rsidRDefault="00711D1A" w:rsidP="00A0101F">
            <w:pPr>
              <w:jc w:val="center"/>
              <w:rPr>
                <w:rFonts w:ascii="Times New Roman" w:hAnsi="Times New Roman"/>
              </w:rPr>
            </w:pPr>
          </w:p>
        </w:tc>
        <w:tc>
          <w:tcPr>
            <w:tcW w:w="425" w:type="dxa"/>
            <w:vMerge/>
            <w:noWrap/>
            <w:vAlign w:val="center"/>
          </w:tcPr>
          <w:p w14:paraId="6EC773E7" w14:textId="77777777" w:rsidR="00711D1A" w:rsidRPr="0023063A" w:rsidRDefault="00711D1A" w:rsidP="00A0101F">
            <w:pPr>
              <w:jc w:val="center"/>
              <w:rPr>
                <w:rFonts w:ascii="Times New Roman" w:hAnsi="Times New Roman"/>
              </w:rPr>
            </w:pPr>
          </w:p>
        </w:tc>
        <w:tc>
          <w:tcPr>
            <w:tcW w:w="709" w:type="dxa"/>
            <w:noWrap/>
            <w:vAlign w:val="center"/>
            <w:hideMark/>
          </w:tcPr>
          <w:p w14:paraId="74B65310"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tcPr>
          <w:p w14:paraId="119D7E2F" w14:textId="77777777" w:rsidR="00711D1A" w:rsidRPr="0023063A" w:rsidRDefault="00711D1A" w:rsidP="00A0101F">
            <w:pPr>
              <w:jc w:val="center"/>
              <w:rPr>
                <w:rFonts w:ascii="Times New Roman" w:hAnsi="Times New Roman"/>
              </w:rPr>
            </w:pPr>
          </w:p>
        </w:tc>
        <w:tc>
          <w:tcPr>
            <w:tcW w:w="1134" w:type="dxa"/>
            <w:noWrap/>
            <w:vAlign w:val="center"/>
            <w:hideMark/>
          </w:tcPr>
          <w:p w14:paraId="61FE7DCE" w14:textId="77777777" w:rsidR="00711D1A" w:rsidRPr="0023063A" w:rsidRDefault="00711D1A" w:rsidP="00A0101F">
            <w:pPr>
              <w:jc w:val="center"/>
              <w:rPr>
                <w:rFonts w:ascii="Times New Roman" w:hAnsi="Times New Roman"/>
              </w:rPr>
            </w:pPr>
            <w:r w:rsidRPr="0023063A">
              <w:rPr>
                <w:rFonts w:ascii="Times New Roman" w:hAnsi="Times New Roman"/>
              </w:rPr>
              <w:t>G_SYNC+</w:t>
            </w:r>
          </w:p>
        </w:tc>
        <w:tc>
          <w:tcPr>
            <w:tcW w:w="2126" w:type="dxa"/>
            <w:noWrap/>
            <w:vAlign w:val="center"/>
            <w:hideMark/>
          </w:tcPr>
          <w:p w14:paraId="7B2D3288" w14:textId="77777777" w:rsidR="00711D1A" w:rsidRPr="0023063A" w:rsidRDefault="00711D1A" w:rsidP="00A0101F">
            <w:pPr>
              <w:jc w:val="center"/>
              <w:rPr>
                <w:rFonts w:ascii="Times New Roman" w:hAnsi="Times New Roman"/>
              </w:rPr>
            </w:pPr>
            <w:r w:rsidRPr="0023063A">
              <w:rPr>
                <w:rFonts w:ascii="Times New Roman" w:hAnsi="Times New Roman"/>
              </w:rPr>
              <w:t>激光器光同步信号</w:t>
            </w:r>
            <w:r w:rsidRPr="0023063A">
              <w:rPr>
                <w:rFonts w:ascii="Times New Roman" w:hAnsi="Times New Roman"/>
              </w:rPr>
              <w:t>+</w:t>
            </w:r>
          </w:p>
        </w:tc>
        <w:tc>
          <w:tcPr>
            <w:tcW w:w="709" w:type="dxa"/>
            <w:noWrap/>
            <w:vAlign w:val="center"/>
            <w:hideMark/>
          </w:tcPr>
          <w:p w14:paraId="0FF87E6D"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4B16C82E" w14:textId="77777777" w:rsidR="00711D1A" w:rsidRPr="0023063A" w:rsidRDefault="00711D1A" w:rsidP="00A0101F">
            <w:pPr>
              <w:jc w:val="center"/>
              <w:rPr>
                <w:rFonts w:ascii="Times New Roman" w:hAnsi="Times New Roman"/>
              </w:rPr>
            </w:pPr>
            <w:r w:rsidRPr="0023063A">
              <w:rPr>
                <w:rFonts w:ascii="Times New Roman" w:hAnsi="Times New Roman"/>
              </w:rPr>
              <w:t>高速隔离型</w:t>
            </w:r>
            <w:r w:rsidRPr="0023063A">
              <w:rPr>
                <w:rFonts w:ascii="Times New Roman" w:hAnsi="Times New Roman"/>
              </w:rPr>
              <w:t>LVDS</w:t>
            </w:r>
            <w:r w:rsidRPr="0023063A">
              <w:rPr>
                <w:rFonts w:ascii="Times New Roman" w:hAnsi="Times New Roman"/>
              </w:rPr>
              <w:t>电信号</w:t>
            </w:r>
          </w:p>
        </w:tc>
        <w:tc>
          <w:tcPr>
            <w:tcW w:w="701" w:type="dxa"/>
            <w:vMerge w:val="restart"/>
            <w:noWrap/>
            <w:vAlign w:val="center"/>
            <w:hideMark/>
          </w:tcPr>
          <w:p w14:paraId="440A6979" w14:textId="77777777" w:rsidR="00711D1A" w:rsidRPr="0023063A" w:rsidRDefault="00711D1A" w:rsidP="00A0101F">
            <w:pPr>
              <w:jc w:val="center"/>
              <w:rPr>
                <w:rFonts w:ascii="Times New Roman" w:hAnsi="Times New Roman"/>
              </w:rPr>
            </w:pPr>
            <w:r w:rsidRPr="0023063A">
              <w:rPr>
                <w:rFonts w:ascii="Times New Roman" w:hAnsi="Times New Roman"/>
              </w:rPr>
              <w:t>差分</w:t>
            </w:r>
            <w:r w:rsidRPr="0023063A">
              <w:rPr>
                <w:rFonts w:ascii="Times New Roman" w:hAnsi="Times New Roman"/>
              </w:rPr>
              <w:t>25</w:t>
            </w:r>
          </w:p>
        </w:tc>
      </w:tr>
      <w:tr w:rsidR="003B5533" w:rsidRPr="0023063A" w14:paraId="2078E7C3" w14:textId="77777777" w:rsidTr="00A0101F">
        <w:trPr>
          <w:trHeight w:val="263"/>
          <w:jc w:val="center"/>
        </w:trPr>
        <w:tc>
          <w:tcPr>
            <w:tcW w:w="421" w:type="dxa"/>
            <w:noWrap/>
            <w:vAlign w:val="center"/>
          </w:tcPr>
          <w:p w14:paraId="00A24C52" w14:textId="77777777" w:rsidR="00711D1A" w:rsidRPr="0023063A" w:rsidRDefault="00711D1A" w:rsidP="00A0101F">
            <w:pPr>
              <w:jc w:val="center"/>
              <w:rPr>
                <w:rFonts w:ascii="Times New Roman" w:hAnsi="Times New Roman"/>
              </w:rPr>
            </w:pPr>
          </w:p>
        </w:tc>
        <w:tc>
          <w:tcPr>
            <w:tcW w:w="425" w:type="dxa"/>
            <w:vMerge/>
            <w:noWrap/>
            <w:vAlign w:val="center"/>
          </w:tcPr>
          <w:p w14:paraId="6D569C42" w14:textId="77777777" w:rsidR="00711D1A" w:rsidRPr="0023063A" w:rsidRDefault="00711D1A" w:rsidP="00A0101F">
            <w:pPr>
              <w:jc w:val="center"/>
              <w:rPr>
                <w:rFonts w:ascii="Times New Roman" w:hAnsi="Times New Roman"/>
              </w:rPr>
            </w:pPr>
          </w:p>
        </w:tc>
        <w:tc>
          <w:tcPr>
            <w:tcW w:w="709" w:type="dxa"/>
            <w:noWrap/>
            <w:vAlign w:val="center"/>
            <w:hideMark/>
          </w:tcPr>
          <w:p w14:paraId="2EB59234" w14:textId="77777777" w:rsidR="00711D1A" w:rsidRPr="0023063A" w:rsidRDefault="00711D1A" w:rsidP="00A0101F">
            <w:pPr>
              <w:jc w:val="center"/>
              <w:rPr>
                <w:rFonts w:ascii="Times New Roman" w:hAnsi="Times New Roman"/>
              </w:rPr>
            </w:pPr>
            <w:r w:rsidRPr="0023063A">
              <w:rPr>
                <w:rFonts w:ascii="Times New Roman" w:hAnsi="Times New Roman"/>
              </w:rPr>
              <w:t>←</w:t>
            </w:r>
          </w:p>
        </w:tc>
        <w:tc>
          <w:tcPr>
            <w:tcW w:w="567" w:type="dxa"/>
            <w:vMerge/>
            <w:noWrap/>
            <w:vAlign w:val="center"/>
            <w:hideMark/>
          </w:tcPr>
          <w:p w14:paraId="06B6AE6F" w14:textId="77777777" w:rsidR="00711D1A" w:rsidRPr="0023063A" w:rsidRDefault="00711D1A" w:rsidP="00A0101F">
            <w:pPr>
              <w:jc w:val="center"/>
              <w:rPr>
                <w:rFonts w:ascii="Times New Roman" w:hAnsi="Times New Roman"/>
              </w:rPr>
            </w:pPr>
          </w:p>
        </w:tc>
        <w:tc>
          <w:tcPr>
            <w:tcW w:w="1134" w:type="dxa"/>
            <w:noWrap/>
            <w:vAlign w:val="center"/>
            <w:hideMark/>
          </w:tcPr>
          <w:p w14:paraId="294E8E20" w14:textId="77777777" w:rsidR="00711D1A" w:rsidRPr="0023063A" w:rsidRDefault="00711D1A" w:rsidP="00A0101F">
            <w:pPr>
              <w:jc w:val="center"/>
              <w:rPr>
                <w:rFonts w:ascii="Times New Roman" w:hAnsi="Times New Roman"/>
              </w:rPr>
            </w:pPr>
            <w:r w:rsidRPr="0023063A">
              <w:rPr>
                <w:rFonts w:ascii="Times New Roman" w:hAnsi="Times New Roman"/>
              </w:rPr>
              <w:t>G_SYNC-</w:t>
            </w:r>
          </w:p>
        </w:tc>
        <w:tc>
          <w:tcPr>
            <w:tcW w:w="2126" w:type="dxa"/>
            <w:noWrap/>
            <w:vAlign w:val="center"/>
            <w:hideMark/>
          </w:tcPr>
          <w:p w14:paraId="45AF2523" w14:textId="77777777" w:rsidR="00711D1A" w:rsidRPr="0023063A" w:rsidRDefault="00711D1A" w:rsidP="00A0101F">
            <w:pPr>
              <w:jc w:val="center"/>
              <w:rPr>
                <w:rFonts w:ascii="Times New Roman" w:hAnsi="Times New Roman"/>
              </w:rPr>
            </w:pPr>
            <w:r w:rsidRPr="0023063A">
              <w:rPr>
                <w:rFonts w:ascii="Times New Roman" w:hAnsi="Times New Roman"/>
              </w:rPr>
              <w:t>激光器光同步信号</w:t>
            </w:r>
            <w:r w:rsidRPr="0023063A">
              <w:rPr>
                <w:rFonts w:ascii="Times New Roman" w:hAnsi="Times New Roman"/>
              </w:rPr>
              <w:t>-</w:t>
            </w:r>
          </w:p>
        </w:tc>
        <w:tc>
          <w:tcPr>
            <w:tcW w:w="709" w:type="dxa"/>
            <w:noWrap/>
            <w:vAlign w:val="center"/>
            <w:hideMark/>
          </w:tcPr>
          <w:p w14:paraId="6B307C70" w14:textId="77777777" w:rsidR="00711D1A" w:rsidRPr="0023063A" w:rsidRDefault="00711D1A" w:rsidP="00A0101F">
            <w:pPr>
              <w:jc w:val="center"/>
              <w:rPr>
                <w:rFonts w:ascii="Times New Roman" w:hAnsi="Times New Roman"/>
              </w:rPr>
            </w:pPr>
            <w:r w:rsidRPr="0023063A">
              <w:rPr>
                <w:rFonts w:ascii="Times New Roman" w:hAnsi="Times New Roman"/>
              </w:rPr>
              <w:t>1</w:t>
            </w:r>
          </w:p>
        </w:tc>
        <w:tc>
          <w:tcPr>
            <w:tcW w:w="2268" w:type="dxa"/>
            <w:noWrap/>
            <w:vAlign w:val="center"/>
            <w:hideMark/>
          </w:tcPr>
          <w:p w14:paraId="3E22D4E4" w14:textId="77777777" w:rsidR="00711D1A" w:rsidRPr="0023063A" w:rsidRDefault="00711D1A" w:rsidP="00A0101F">
            <w:pPr>
              <w:jc w:val="center"/>
              <w:rPr>
                <w:rFonts w:ascii="Times New Roman" w:hAnsi="Times New Roman"/>
              </w:rPr>
            </w:pPr>
            <w:r w:rsidRPr="0023063A">
              <w:rPr>
                <w:rFonts w:ascii="Times New Roman" w:hAnsi="Times New Roman"/>
              </w:rPr>
              <w:t>高速隔离型</w:t>
            </w:r>
            <w:r w:rsidRPr="0023063A">
              <w:rPr>
                <w:rFonts w:ascii="Times New Roman" w:hAnsi="Times New Roman"/>
              </w:rPr>
              <w:t>LVDS</w:t>
            </w:r>
            <w:r w:rsidRPr="0023063A">
              <w:rPr>
                <w:rFonts w:ascii="Times New Roman" w:hAnsi="Times New Roman"/>
              </w:rPr>
              <w:t>电信号</w:t>
            </w:r>
          </w:p>
        </w:tc>
        <w:tc>
          <w:tcPr>
            <w:tcW w:w="701" w:type="dxa"/>
            <w:vMerge/>
            <w:vAlign w:val="center"/>
            <w:hideMark/>
          </w:tcPr>
          <w:p w14:paraId="594E0093" w14:textId="77777777" w:rsidR="00711D1A" w:rsidRPr="0023063A" w:rsidRDefault="00711D1A" w:rsidP="00A0101F">
            <w:pPr>
              <w:jc w:val="center"/>
              <w:rPr>
                <w:rFonts w:ascii="Times New Roman" w:hAnsi="Times New Roman"/>
              </w:rPr>
            </w:pPr>
          </w:p>
        </w:tc>
      </w:tr>
    </w:tbl>
    <w:p w14:paraId="2DAD4AF6" w14:textId="77777777" w:rsidR="00711D1A" w:rsidRPr="0023063A" w:rsidRDefault="00711D1A" w:rsidP="00711D1A"/>
    <w:p w14:paraId="7AAE88D3" w14:textId="77777777" w:rsidR="008F2D69" w:rsidRPr="0023063A" w:rsidRDefault="008F2D69">
      <w:pPr>
        <w:tabs>
          <w:tab w:val="left" w:pos="1065"/>
        </w:tabs>
      </w:pPr>
    </w:p>
    <w:p w14:paraId="224FDA7B" w14:textId="77777777" w:rsidR="008F2D69" w:rsidRPr="0023063A" w:rsidRDefault="008F2D69" w:rsidP="008F2D69">
      <w:pPr>
        <w:pStyle w:val="2"/>
        <w:spacing w:before="156"/>
        <w:rPr>
          <w:color w:val="auto"/>
        </w:rPr>
      </w:pPr>
      <w:bookmarkStart w:id="42" w:name="_Toc192002516"/>
      <w:bookmarkStart w:id="43" w:name="_Toc205110392"/>
      <w:r w:rsidRPr="0023063A">
        <w:rPr>
          <w:color w:val="auto"/>
        </w:rPr>
        <w:t>元器件选用要求</w:t>
      </w:r>
      <w:bookmarkEnd w:id="42"/>
      <w:bookmarkEnd w:id="43"/>
    </w:p>
    <w:p w14:paraId="6C7D562E" w14:textId="1B2A92EC" w:rsidR="008F2D69" w:rsidRPr="0023063A" w:rsidRDefault="008F2D69" w:rsidP="008F2D69">
      <w:pPr>
        <w:widowControl/>
        <w:spacing w:line="360" w:lineRule="auto"/>
        <w:ind w:firstLineChars="200" w:firstLine="480"/>
        <w:rPr>
          <w:sz w:val="24"/>
        </w:rPr>
      </w:pPr>
      <w:r w:rsidRPr="0023063A">
        <w:rPr>
          <w:sz w:val="24"/>
        </w:rPr>
        <w:t>元器件优先选用国产元器件，国产元器件和进口元器件，综合权衡性能、指令、价格和自主可控等因数。</w:t>
      </w:r>
    </w:p>
    <w:p w14:paraId="1F601714" w14:textId="77777777" w:rsidR="008F2D69" w:rsidRPr="0023063A" w:rsidRDefault="008F2D69" w:rsidP="008F2D69">
      <w:pPr>
        <w:pStyle w:val="2"/>
        <w:spacing w:before="156"/>
        <w:rPr>
          <w:color w:val="auto"/>
        </w:rPr>
      </w:pPr>
      <w:bookmarkStart w:id="44" w:name="_Toc205110393"/>
      <w:r w:rsidRPr="0023063A">
        <w:rPr>
          <w:color w:val="auto"/>
        </w:rPr>
        <w:t>硬件和软件要求</w:t>
      </w:r>
      <w:bookmarkStart w:id="45" w:name="_Toc157776080"/>
      <w:bookmarkStart w:id="46" w:name="_Toc171172477"/>
      <w:bookmarkStart w:id="47" w:name="_Toc187510727"/>
      <w:bookmarkEnd w:id="44"/>
    </w:p>
    <w:p w14:paraId="44621130" w14:textId="77777777" w:rsidR="008F2D69" w:rsidRPr="0023063A" w:rsidRDefault="008F2D69" w:rsidP="008F2D69">
      <w:pPr>
        <w:pStyle w:val="my10"/>
      </w:pPr>
      <w:r w:rsidRPr="0023063A">
        <w:t>硬件要求</w:t>
      </w:r>
      <w:bookmarkEnd w:id="45"/>
      <w:bookmarkEnd w:id="46"/>
      <w:bookmarkEnd w:id="47"/>
      <w:r w:rsidRPr="0023063A">
        <w:t>：</w:t>
      </w:r>
    </w:p>
    <w:p w14:paraId="013A3DC0" w14:textId="77777777" w:rsidR="008F2D69" w:rsidRPr="0023063A" w:rsidRDefault="008F2D69" w:rsidP="008F2D69">
      <w:pPr>
        <w:pStyle w:val="my10"/>
      </w:pPr>
      <w:r w:rsidRPr="0023063A">
        <w:t>计算速度、存储空间、逻辑资源利用率等要求至少保留</w:t>
      </w:r>
      <w:r w:rsidRPr="0023063A">
        <w:t>20%~30%</w:t>
      </w:r>
      <w:r w:rsidRPr="0023063A">
        <w:t>的裕度；</w:t>
      </w:r>
    </w:p>
    <w:p w14:paraId="325FA406" w14:textId="77777777" w:rsidR="008F2D69" w:rsidRPr="0023063A" w:rsidRDefault="008F2D69" w:rsidP="008F2D69">
      <w:pPr>
        <w:pStyle w:val="my10"/>
        <w:rPr>
          <w:szCs w:val="24"/>
        </w:rPr>
      </w:pPr>
      <w:bookmarkStart w:id="48" w:name="_Toc157776081"/>
      <w:bookmarkStart w:id="49" w:name="_Toc171172478"/>
      <w:bookmarkStart w:id="50" w:name="_Toc187510728"/>
      <w:r w:rsidRPr="0023063A">
        <w:rPr>
          <w:szCs w:val="24"/>
        </w:rPr>
        <w:t>软件要求</w:t>
      </w:r>
      <w:bookmarkEnd w:id="48"/>
      <w:bookmarkEnd w:id="49"/>
      <w:bookmarkEnd w:id="50"/>
      <w:r w:rsidRPr="0023063A">
        <w:rPr>
          <w:szCs w:val="24"/>
        </w:rPr>
        <w:t>：</w:t>
      </w:r>
    </w:p>
    <w:p w14:paraId="1A2459A4" w14:textId="77777777" w:rsidR="008F2D69" w:rsidRPr="0023063A" w:rsidRDefault="008F2D69" w:rsidP="008F2D69">
      <w:pPr>
        <w:pStyle w:val="my10"/>
        <w:numPr>
          <w:ilvl w:val="1"/>
          <w:numId w:val="31"/>
        </w:numPr>
      </w:pPr>
      <w:r w:rsidRPr="0023063A">
        <w:t>数据处理精度要求：数字计算采用双精度浮点数，软件内部数据处理精度比系统要求高</w:t>
      </w:r>
      <w:r w:rsidRPr="0023063A">
        <w:t>2</w:t>
      </w:r>
      <w:r w:rsidRPr="0023063A">
        <w:t>倍；</w:t>
      </w:r>
    </w:p>
    <w:p w14:paraId="7F8FB749" w14:textId="77777777" w:rsidR="008F2D69" w:rsidRPr="0023063A" w:rsidRDefault="008F2D69" w:rsidP="008F2D69">
      <w:pPr>
        <w:pStyle w:val="my10"/>
        <w:numPr>
          <w:ilvl w:val="1"/>
          <w:numId w:val="31"/>
        </w:numPr>
      </w:pPr>
      <w:r w:rsidRPr="0023063A">
        <w:t>具备通过总线接口对软件配置项原位加载能力；</w:t>
      </w:r>
    </w:p>
    <w:p w14:paraId="477777BF" w14:textId="77777777" w:rsidR="008F2D69" w:rsidRPr="0023063A" w:rsidRDefault="008F2D69" w:rsidP="008F2D69">
      <w:pPr>
        <w:pStyle w:val="my10"/>
        <w:numPr>
          <w:ilvl w:val="1"/>
          <w:numId w:val="31"/>
        </w:numPr>
      </w:pPr>
      <w:r w:rsidRPr="0023063A">
        <w:t>软件开发过程应与产品研制程序相协调，每个阶段必须完成规定的工作项目，编制规定的文档，软件文档格式及内容编写参照</w:t>
      </w:r>
      <w:r w:rsidRPr="0023063A">
        <w:t>GJB 438C-2021</w:t>
      </w:r>
      <w:r w:rsidRPr="0023063A">
        <w:t>和</w:t>
      </w:r>
      <w:r w:rsidRPr="0023063A">
        <w:t>GJB 9764-2020</w:t>
      </w:r>
      <w:r w:rsidRPr="0023063A">
        <w:t>执行；</w:t>
      </w:r>
    </w:p>
    <w:p w14:paraId="4D39C529" w14:textId="77777777" w:rsidR="008F2D69" w:rsidRPr="0023063A" w:rsidRDefault="008F2D69" w:rsidP="008F2D69">
      <w:pPr>
        <w:pStyle w:val="my10"/>
        <w:numPr>
          <w:ilvl w:val="1"/>
          <w:numId w:val="31"/>
        </w:numPr>
      </w:pPr>
      <w:r w:rsidRPr="0023063A">
        <w:t>承制方应组织开展软件研制过程各项评审，软件任务书、软件需求规格说明、软件测试验收等重要节点评审应通知任务提出方参与；</w:t>
      </w:r>
    </w:p>
    <w:p w14:paraId="3C4D8984" w14:textId="77777777" w:rsidR="008F2D69" w:rsidRPr="0023063A" w:rsidRDefault="008F2D69" w:rsidP="008F2D69">
      <w:pPr>
        <w:pStyle w:val="my10"/>
        <w:numPr>
          <w:ilvl w:val="1"/>
          <w:numId w:val="31"/>
        </w:numPr>
      </w:pPr>
      <w:r w:rsidRPr="0023063A">
        <w:t>专用软件在完成试样开发、匹配试验等流程后，必须通过测试，方可参加飞行试验。</w:t>
      </w:r>
    </w:p>
    <w:p w14:paraId="05A15BB5" w14:textId="77777777" w:rsidR="008F2D69" w:rsidRPr="0023063A" w:rsidRDefault="008F2D69" w:rsidP="008F2D69">
      <w:pPr>
        <w:pStyle w:val="my10"/>
        <w:numPr>
          <w:ilvl w:val="1"/>
          <w:numId w:val="31"/>
        </w:numPr>
      </w:pPr>
      <w:r w:rsidRPr="0023063A">
        <w:t>软件配置的更改和外购、外协软件的管理，应视同硬件统一管理。</w:t>
      </w:r>
    </w:p>
    <w:p w14:paraId="41DA2D88" w14:textId="77777777" w:rsidR="00305DCF" w:rsidRPr="0023063A" w:rsidRDefault="00305DCF" w:rsidP="00305DCF">
      <w:pPr>
        <w:pStyle w:val="2"/>
        <w:spacing w:before="156"/>
        <w:rPr>
          <w:color w:val="auto"/>
        </w:rPr>
      </w:pPr>
      <w:bookmarkStart w:id="51" w:name="_Toc57304296"/>
      <w:bookmarkStart w:id="52" w:name="_Toc65597084"/>
      <w:bookmarkStart w:id="53" w:name="_Toc205110394"/>
      <w:r w:rsidRPr="0023063A">
        <w:rPr>
          <w:color w:val="auto"/>
        </w:rPr>
        <w:lastRenderedPageBreak/>
        <w:t>交付</w:t>
      </w:r>
      <w:bookmarkEnd w:id="51"/>
      <w:bookmarkEnd w:id="52"/>
      <w:r w:rsidRPr="0023063A">
        <w:rPr>
          <w:color w:val="auto"/>
        </w:rPr>
        <w:t>要求</w:t>
      </w:r>
      <w:bookmarkEnd w:id="53"/>
    </w:p>
    <w:p w14:paraId="6A119FA2" w14:textId="77777777" w:rsidR="00305DCF" w:rsidRPr="0023063A" w:rsidRDefault="00305DCF" w:rsidP="00305DCF">
      <w:pPr>
        <w:spacing w:line="460" w:lineRule="exact"/>
        <w:ind w:firstLineChars="200" w:firstLine="560"/>
        <w:rPr>
          <w:sz w:val="28"/>
          <w:szCs w:val="28"/>
        </w:rPr>
      </w:pPr>
      <w:r w:rsidRPr="0023063A">
        <w:rPr>
          <w:sz w:val="28"/>
          <w:szCs w:val="28"/>
        </w:rPr>
        <w:t>如表</w:t>
      </w:r>
      <w:r w:rsidRPr="0023063A">
        <w:rPr>
          <w:sz w:val="28"/>
          <w:szCs w:val="28"/>
        </w:rPr>
        <w:t>4</w:t>
      </w:r>
      <w:r w:rsidRPr="0023063A">
        <w:rPr>
          <w:sz w:val="28"/>
          <w:szCs w:val="28"/>
        </w:rPr>
        <w:t>所示为</w:t>
      </w:r>
      <w:r w:rsidRPr="0023063A">
        <w:rPr>
          <w:kern w:val="28"/>
          <w:sz w:val="28"/>
          <w:szCs w:val="28"/>
        </w:rPr>
        <w:t>激光器电控模块</w:t>
      </w:r>
      <w:r w:rsidRPr="0023063A">
        <w:rPr>
          <w:sz w:val="28"/>
          <w:szCs w:val="28"/>
        </w:rPr>
        <w:t>的交付清单。</w:t>
      </w:r>
    </w:p>
    <w:p w14:paraId="4125F2E7" w14:textId="77777777" w:rsidR="00305DCF" w:rsidRPr="0023063A" w:rsidRDefault="00305DCF" w:rsidP="00305DCF">
      <w:pPr>
        <w:pStyle w:val="af2"/>
        <w:ind w:firstLine="482"/>
        <w:rPr>
          <w:rFonts w:cs="Times New Roman" w:hint="eastAsia"/>
          <w:b/>
        </w:rPr>
      </w:pPr>
      <w:r w:rsidRPr="0023063A">
        <w:rPr>
          <w:rFonts w:cs="Times New Roman"/>
          <w:b/>
          <w:bCs/>
        </w:rPr>
        <w:t>表</w:t>
      </w:r>
      <w:r w:rsidRPr="0023063A">
        <w:rPr>
          <w:rFonts w:cs="Times New Roman"/>
          <w:b/>
          <w:bCs/>
        </w:rPr>
        <w:t xml:space="preserve"> </w:t>
      </w:r>
      <w:r w:rsidRPr="0023063A">
        <w:rPr>
          <w:rFonts w:cs="Times New Roman"/>
          <w:b/>
          <w:bCs/>
        </w:rPr>
        <w:fldChar w:fldCharType="begin"/>
      </w:r>
      <w:r w:rsidRPr="0023063A">
        <w:rPr>
          <w:rFonts w:cs="Times New Roman"/>
          <w:b/>
          <w:bCs/>
        </w:rPr>
        <w:instrText xml:space="preserve"> SEQ </w:instrText>
      </w:r>
      <w:r w:rsidRPr="0023063A">
        <w:rPr>
          <w:rFonts w:cs="Times New Roman"/>
          <w:b/>
          <w:bCs/>
        </w:rPr>
        <w:instrText>表</w:instrText>
      </w:r>
      <w:r w:rsidRPr="0023063A">
        <w:rPr>
          <w:rFonts w:cs="Times New Roman"/>
          <w:b/>
          <w:bCs/>
        </w:rPr>
        <w:instrText xml:space="preserve"> \* ARABIC </w:instrText>
      </w:r>
      <w:r w:rsidRPr="0023063A">
        <w:rPr>
          <w:rFonts w:cs="Times New Roman"/>
          <w:b/>
          <w:bCs/>
        </w:rPr>
        <w:fldChar w:fldCharType="separate"/>
      </w:r>
      <w:r w:rsidRPr="0023063A">
        <w:rPr>
          <w:rFonts w:cs="Times New Roman"/>
          <w:b/>
          <w:bCs/>
          <w:noProof/>
        </w:rPr>
        <w:t>6</w:t>
      </w:r>
      <w:r w:rsidRPr="0023063A">
        <w:rPr>
          <w:rFonts w:cs="Times New Roman"/>
          <w:b/>
          <w:bCs/>
        </w:rPr>
        <w:fldChar w:fldCharType="end"/>
      </w:r>
      <w:r w:rsidRPr="0023063A">
        <w:rPr>
          <w:rFonts w:cs="Times New Roman"/>
          <w:b/>
        </w:rPr>
        <w:t xml:space="preserve">  </w:t>
      </w:r>
      <w:r w:rsidRPr="0023063A">
        <w:rPr>
          <w:rFonts w:cs="Times New Roman"/>
          <w:b/>
        </w:rPr>
        <w:t>交付清单</w:t>
      </w:r>
      <w:r w:rsidRPr="0023063A">
        <w:rPr>
          <w:rFonts w:cs="Times New Roman" w:hint="eastAsia"/>
          <w:b/>
        </w:rPr>
        <w:t>（待定）</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56"/>
        <w:gridCol w:w="4222"/>
        <w:gridCol w:w="667"/>
        <w:gridCol w:w="667"/>
        <w:gridCol w:w="1472"/>
      </w:tblGrid>
      <w:tr w:rsidR="0023063A" w:rsidRPr="0023063A" w14:paraId="41EF73E3" w14:textId="77777777" w:rsidTr="005227B1">
        <w:trPr>
          <w:cantSplit/>
          <w:tblHeader/>
          <w:jc w:val="center"/>
        </w:trPr>
        <w:tc>
          <w:tcPr>
            <w:tcW w:w="756" w:type="dxa"/>
            <w:vAlign w:val="center"/>
          </w:tcPr>
          <w:p w14:paraId="67E454B8" w14:textId="77777777" w:rsidR="00305DCF" w:rsidRPr="0023063A" w:rsidRDefault="00305DCF" w:rsidP="005227B1">
            <w:pPr>
              <w:jc w:val="center"/>
              <w:rPr>
                <w:b/>
                <w:szCs w:val="21"/>
              </w:rPr>
            </w:pPr>
            <w:r w:rsidRPr="0023063A">
              <w:rPr>
                <w:b/>
                <w:szCs w:val="21"/>
              </w:rPr>
              <w:t>序号</w:t>
            </w:r>
          </w:p>
        </w:tc>
        <w:tc>
          <w:tcPr>
            <w:tcW w:w="4222" w:type="dxa"/>
            <w:vAlign w:val="center"/>
          </w:tcPr>
          <w:p w14:paraId="3D92F7A7" w14:textId="77777777" w:rsidR="00305DCF" w:rsidRPr="0023063A" w:rsidRDefault="00305DCF" w:rsidP="005227B1">
            <w:pPr>
              <w:jc w:val="center"/>
              <w:rPr>
                <w:b/>
                <w:szCs w:val="21"/>
              </w:rPr>
            </w:pPr>
            <w:r w:rsidRPr="0023063A">
              <w:rPr>
                <w:b/>
                <w:szCs w:val="21"/>
              </w:rPr>
              <w:t>名称</w:t>
            </w:r>
          </w:p>
        </w:tc>
        <w:tc>
          <w:tcPr>
            <w:tcW w:w="667" w:type="dxa"/>
          </w:tcPr>
          <w:p w14:paraId="4A338F38" w14:textId="77777777" w:rsidR="00305DCF" w:rsidRPr="0023063A" w:rsidRDefault="00305DCF" w:rsidP="005227B1">
            <w:pPr>
              <w:jc w:val="center"/>
              <w:rPr>
                <w:b/>
                <w:szCs w:val="21"/>
              </w:rPr>
            </w:pPr>
            <w:r w:rsidRPr="0023063A">
              <w:rPr>
                <w:b/>
                <w:szCs w:val="21"/>
              </w:rPr>
              <w:t>单位</w:t>
            </w:r>
          </w:p>
        </w:tc>
        <w:tc>
          <w:tcPr>
            <w:tcW w:w="667" w:type="dxa"/>
            <w:vAlign w:val="center"/>
          </w:tcPr>
          <w:p w14:paraId="370A311C" w14:textId="77777777" w:rsidR="00305DCF" w:rsidRPr="0023063A" w:rsidRDefault="00305DCF" w:rsidP="005227B1">
            <w:pPr>
              <w:jc w:val="center"/>
              <w:rPr>
                <w:b/>
                <w:szCs w:val="21"/>
              </w:rPr>
            </w:pPr>
            <w:r w:rsidRPr="0023063A">
              <w:rPr>
                <w:b/>
                <w:szCs w:val="21"/>
              </w:rPr>
              <w:t>数量</w:t>
            </w:r>
          </w:p>
        </w:tc>
        <w:tc>
          <w:tcPr>
            <w:tcW w:w="1472" w:type="dxa"/>
          </w:tcPr>
          <w:p w14:paraId="1D0AC9E1" w14:textId="77777777" w:rsidR="00305DCF" w:rsidRPr="0023063A" w:rsidRDefault="00305DCF" w:rsidP="005227B1">
            <w:pPr>
              <w:jc w:val="center"/>
              <w:rPr>
                <w:b/>
                <w:szCs w:val="21"/>
              </w:rPr>
            </w:pPr>
            <w:r w:rsidRPr="0023063A">
              <w:rPr>
                <w:b/>
                <w:szCs w:val="21"/>
              </w:rPr>
              <w:t>成果类别</w:t>
            </w:r>
          </w:p>
        </w:tc>
      </w:tr>
      <w:tr w:rsidR="0023063A" w:rsidRPr="0023063A" w14:paraId="56ED752F" w14:textId="77777777" w:rsidTr="005227B1">
        <w:trPr>
          <w:cantSplit/>
          <w:jc w:val="center"/>
        </w:trPr>
        <w:tc>
          <w:tcPr>
            <w:tcW w:w="756" w:type="dxa"/>
            <w:vAlign w:val="center"/>
          </w:tcPr>
          <w:p w14:paraId="1A3D9951" w14:textId="77777777" w:rsidR="00305DCF" w:rsidRPr="0023063A" w:rsidRDefault="00305DCF" w:rsidP="005227B1">
            <w:pPr>
              <w:jc w:val="center"/>
              <w:rPr>
                <w:szCs w:val="21"/>
              </w:rPr>
            </w:pPr>
            <w:r w:rsidRPr="0023063A">
              <w:rPr>
                <w:szCs w:val="21"/>
              </w:rPr>
              <w:t>1</w:t>
            </w:r>
          </w:p>
        </w:tc>
        <w:tc>
          <w:tcPr>
            <w:tcW w:w="4222" w:type="dxa"/>
            <w:vAlign w:val="center"/>
          </w:tcPr>
          <w:p w14:paraId="482F87B3" w14:textId="77777777" w:rsidR="00305DCF" w:rsidRPr="0023063A" w:rsidRDefault="00305DCF" w:rsidP="005227B1">
            <w:pPr>
              <w:jc w:val="center"/>
              <w:rPr>
                <w:szCs w:val="21"/>
              </w:rPr>
            </w:pPr>
            <w:r w:rsidRPr="0023063A">
              <w:rPr>
                <w:szCs w:val="21"/>
              </w:rPr>
              <w:t>激光器电控模块（正样）</w:t>
            </w:r>
          </w:p>
        </w:tc>
        <w:tc>
          <w:tcPr>
            <w:tcW w:w="667" w:type="dxa"/>
            <w:vAlign w:val="center"/>
          </w:tcPr>
          <w:p w14:paraId="6275BE9C" w14:textId="77777777" w:rsidR="00305DCF" w:rsidRPr="0023063A" w:rsidRDefault="00305DCF" w:rsidP="005227B1">
            <w:pPr>
              <w:jc w:val="center"/>
              <w:rPr>
                <w:szCs w:val="21"/>
              </w:rPr>
            </w:pPr>
            <w:r w:rsidRPr="0023063A">
              <w:rPr>
                <w:szCs w:val="21"/>
              </w:rPr>
              <w:t>3</w:t>
            </w:r>
          </w:p>
        </w:tc>
        <w:tc>
          <w:tcPr>
            <w:tcW w:w="667" w:type="dxa"/>
            <w:vAlign w:val="center"/>
          </w:tcPr>
          <w:p w14:paraId="5A1E45AE" w14:textId="77777777" w:rsidR="00305DCF" w:rsidRPr="0023063A" w:rsidRDefault="00305DCF" w:rsidP="005227B1">
            <w:pPr>
              <w:jc w:val="center"/>
              <w:rPr>
                <w:szCs w:val="21"/>
              </w:rPr>
            </w:pPr>
            <w:r w:rsidRPr="0023063A">
              <w:rPr>
                <w:szCs w:val="21"/>
              </w:rPr>
              <w:t>套</w:t>
            </w:r>
          </w:p>
        </w:tc>
        <w:tc>
          <w:tcPr>
            <w:tcW w:w="1472" w:type="dxa"/>
          </w:tcPr>
          <w:p w14:paraId="56640A56" w14:textId="77777777" w:rsidR="00305DCF" w:rsidRPr="0023063A" w:rsidRDefault="00305DCF" w:rsidP="005227B1">
            <w:pPr>
              <w:jc w:val="center"/>
              <w:rPr>
                <w:szCs w:val="21"/>
              </w:rPr>
            </w:pPr>
            <w:r w:rsidRPr="0023063A">
              <w:rPr>
                <w:szCs w:val="21"/>
              </w:rPr>
              <w:t>硬件</w:t>
            </w:r>
          </w:p>
        </w:tc>
      </w:tr>
      <w:tr w:rsidR="0023063A" w:rsidRPr="0023063A" w14:paraId="7D14CEDC" w14:textId="77777777" w:rsidTr="005227B1">
        <w:trPr>
          <w:cantSplit/>
          <w:jc w:val="center"/>
        </w:trPr>
        <w:tc>
          <w:tcPr>
            <w:tcW w:w="756" w:type="dxa"/>
            <w:vAlign w:val="center"/>
          </w:tcPr>
          <w:p w14:paraId="6EB57426" w14:textId="77777777" w:rsidR="00305DCF" w:rsidRPr="0023063A" w:rsidRDefault="00305DCF" w:rsidP="005227B1">
            <w:pPr>
              <w:jc w:val="center"/>
              <w:rPr>
                <w:szCs w:val="21"/>
              </w:rPr>
            </w:pPr>
            <w:r w:rsidRPr="0023063A">
              <w:rPr>
                <w:szCs w:val="21"/>
              </w:rPr>
              <w:t>2</w:t>
            </w:r>
          </w:p>
        </w:tc>
        <w:tc>
          <w:tcPr>
            <w:tcW w:w="4222" w:type="dxa"/>
            <w:vAlign w:val="center"/>
          </w:tcPr>
          <w:p w14:paraId="4235BB1C" w14:textId="77777777" w:rsidR="00305DCF" w:rsidRPr="0023063A" w:rsidRDefault="00305DCF" w:rsidP="005227B1">
            <w:pPr>
              <w:jc w:val="center"/>
              <w:rPr>
                <w:szCs w:val="21"/>
              </w:rPr>
            </w:pPr>
            <w:r w:rsidRPr="0023063A">
              <w:rPr>
                <w:szCs w:val="21"/>
              </w:rPr>
              <w:t>激光器电控模块嵌入式软件（含源代码工程）和上位机调试软件</w:t>
            </w:r>
          </w:p>
        </w:tc>
        <w:tc>
          <w:tcPr>
            <w:tcW w:w="667" w:type="dxa"/>
            <w:vAlign w:val="center"/>
          </w:tcPr>
          <w:p w14:paraId="2257EAD4" w14:textId="77777777" w:rsidR="00305DCF" w:rsidRPr="0023063A" w:rsidRDefault="00305DCF" w:rsidP="005227B1">
            <w:pPr>
              <w:jc w:val="center"/>
              <w:rPr>
                <w:szCs w:val="21"/>
              </w:rPr>
            </w:pPr>
            <w:r w:rsidRPr="0023063A">
              <w:rPr>
                <w:szCs w:val="21"/>
              </w:rPr>
              <w:t>1</w:t>
            </w:r>
          </w:p>
        </w:tc>
        <w:tc>
          <w:tcPr>
            <w:tcW w:w="667" w:type="dxa"/>
            <w:vAlign w:val="center"/>
          </w:tcPr>
          <w:p w14:paraId="21D88FB3" w14:textId="77777777" w:rsidR="00305DCF" w:rsidRPr="0023063A" w:rsidRDefault="00305DCF" w:rsidP="005227B1">
            <w:pPr>
              <w:jc w:val="center"/>
              <w:rPr>
                <w:szCs w:val="21"/>
              </w:rPr>
            </w:pPr>
            <w:r w:rsidRPr="0023063A">
              <w:rPr>
                <w:szCs w:val="21"/>
              </w:rPr>
              <w:t>套</w:t>
            </w:r>
          </w:p>
        </w:tc>
        <w:tc>
          <w:tcPr>
            <w:tcW w:w="1472" w:type="dxa"/>
          </w:tcPr>
          <w:p w14:paraId="0C0D80D9" w14:textId="77777777" w:rsidR="00305DCF" w:rsidRPr="0023063A" w:rsidRDefault="00305DCF" w:rsidP="005227B1">
            <w:pPr>
              <w:jc w:val="center"/>
              <w:rPr>
                <w:szCs w:val="21"/>
              </w:rPr>
            </w:pPr>
            <w:r w:rsidRPr="0023063A">
              <w:rPr>
                <w:szCs w:val="21"/>
              </w:rPr>
              <w:t>软件</w:t>
            </w:r>
          </w:p>
        </w:tc>
      </w:tr>
      <w:tr w:rsidR="0023063A" w:rsidRPr="0023063A" w14:paraId="2BADDDB1" w14:textId="77777777" w:rsidTr="005227B1">
        <w:trPr>
          <w:cantSplit/>
          <w:jc w:val="center"/>
        </w:trPr>
        <w:tc>
          <w:tcPr>
            <w:tcW w:w="756" w:type="dxa"/>
            <w:vAlign w:val="center"/>
          </w:tcPr>
          <w:p w14:paraId="2250B972" w14:textId="77777777" w:rsidR="00305DCF" w:rsidRPr="0023063A" w:rsidRDefault="00305DCF" w:rsidP="005227B1">
            <w:pPr>
              <w:jc w:val="center"/>
              <w:rPr>
                <w:szCs w:val="21"/>
              </w:rPr>
            </w:pPr>
            <w:r w:rsidRPr="0023063A">
              <w:rPr>
                <w:szCs w:val="21"/>
              </w:rPr>
              <w:t>3</w:t>
            </w:r>
          </w:p>
        </w:tc>
        <w:tc>
          <w:tcPr>
            <w:tcW w:w="4222" w:type="dxa"/>
            <w:vAlign w:val="center"/>
          </w:tcPr>
          <w:p w14:paraId="0DE71712" w14:textId="77777777" w:rsidR="00305DCF" w:rsidRPr="0023063A" w:rsidRDefault="00305DCF" w:rsidP="005227B1">
            <w:pPr>
              <w:jc w:val="center"/>
              <w:rPr>
                <w:szCs w:val="21"/>
              </w:rPr>
            </w:pPr>
            <w:r w:rsidRPr="0023063A">
              <w:t>产品详细设计方案报告</w:t>
            </w:r>
          </w:p>
        </w:tc>
        <w:tc>
          <w:tcPr>
            <w:tcW w:w="667" w:type="dxa"/>
            <w:vAlign w:val="center"/>
          </w:tcPr>
          <w:p w14:paraId="756CBA0B" w14:textId="77777777" w:rsidR="00305DCF" w:rsidRPr="0023063A" w:rsidRDefault="00305DCF" w:rsidP="005227B1">
            <w:pPr>
              <w:jc w:val="center"/>
              <w:rPr>
                <w:szCs w:val="21"/>
              </w:rPr>
            </w:pPr>
            <w:r w:rsidRPr="0023063A">
              <w:rPr>
                <w:szCs w:val="21"/>
              </w:rPr>
              <w:t>1</w:t>
            </w:r>
          </w:p>
        </w:tc>
        <w:tc>
          <w:tcPr>
            <w:tcW w:w="667" w:type="dxa"/>
            <w:vAlign w:val="center"/>
          </w:tcPr>
          <w:p w14:paraId="672A3426" w14:textId="77777777" w:rsidR="00305DCF" w:rsidRPr="0023063A" w:rsidRDefault="00305DCF" w:rsidP="005227B1">
            <w:pPr>
              <w:jc w:val="center"/>
              <w:rPr>
                <w:szCs w:val="21"/>
              </w:rPr>
            </w:pPr>
            <w:r w:rsidRPr="0023063A">
              <w:rPr>
                <w:szCs w:val="21"/>
              </w:rPr>
              <w:t>份</w:t>
            </w:r>
          </w:p>
        </w:tc>
        <w:tc>
          <w:tcPr>
            <w:tcW w:w="1472" w:type="dxa"/>
            <w:vMerge w:val="restart"/>
            <w:vAlign w:val="center"/>
          </w:tcPr>
          <w:p w14:paraId="591F9542" w14:textId="77777777" w:rsidR="00305DCF" w:rsidRPr="0023063A" w:rsidRDefault="00305DCF" w:rsidP="005227B1">
            <w:pPr>
              <w:jc w:val="center"/>
              <w:rPr>
                <w:szCs w:val="21"/>
              </w:rPr>
            </w:pPr>
            <w:r w:rsidRPr="0023063A">
              <w:rPr>
                <w:szCs w:val="21"/>
              </w:rPr>
              <w:t>文档资料</w:t>
            </w:r>
          </w:p>
        </w:tc>
      </w:tr>
      <w:tr w:rsidR="0023063A" w:rsidRPr="0023063A" w14:paraId="4D355857" w14:textId="77777777" w:rsidTr="005227B1">
        <w:trPr>
          <w:cantSplit/>
          <w:jc w:val="center"/>
        </w:trPr>
        <w:tc>
          <w:tcPr>
            <w:tcW w:w="756" w:type="dxa"/>
            <w:vAlign w:val="center"/>
          </w:tcPr>
          <w:p w14:paraId="481EAB8A" w14:textId="77777777" w:rsidR="00305DCF" w:rsidRPr="0023063A" w:rsidRDefault="00305DCF" w:rsidP="005227B1">
            <w:pPr>
              <w:jc w:val="center"/>
              <w:rPr>
                <w:szCs w:val="21"/>
              </w:rPr>
            </w:pPr>
            <w:r w:rsidRPr="0023063A">
              <w:rPr>
                <w:szCs w:val="21"/>
              </w:rPr>
              <w:t>4</w:t>
            </w:r>
          </w:p>
        </w:tc>
        <w:tc>
          <w:tcPr>
            <w:tcW w:w="4222" w:type="dxa"/>
            <w:vAlign w:val="center"/>
          </w:tcPr>
          <w:p w14:paraId="5BA7979C" w14:textId="77777777" w:rsidR="00305DCF" w:rsidRPr="0023063A" w:rsidRDefault="00305DCF" w:rsidP="005227B1">
            <w:pPr>
              <w:jc w:val="center"/>
            </w:pPr>
          </w:p>
        </w:tc>
        <w:tc>
          <w:tcPr>
            <w:tcW w:w="667" w:type="dxa"/>
            <w:vAlign w:val="center"/>
          </w:tcPr>
          <w:p w14:paraId="47702AA4" w14:textId="77777777" w:rsidR="00305DCF" w:rsidRPr="0023063A" w:rsidRDefault="00305DCF" w:rsidP="005227B1">
            <w:pPr>
              <w:jc w:val="center"/>
              <w:rPr>
                <w:szCs w:val="21"/>
              </w:rPr>
            </w:pPr>
            <w:r w:rsidRPr="0023063A">
              <w:rPr>
                <w:szCs w:val="21"/>
              </w:rPr>
              <w:t>1</w:t>
            </w:r>
          </w:p>
        </w:tc>
        <w:tc>
          <w:tcPr>
            <w:tcW w:w="667" w:type="dxa"/>
            <w:vAlign w:val="center"/>
          </w:tcPr>
          <w:p w14:paraId="3520AFCB" w14:textId="77777777" w:rsidR="00305DCF" w:rsidRPr="0023063A" w:rsidRDefault="00305DCF" w:rsidP="005227B1">
            <w:pPr>
              <w:jc w:val="center"/>
              <w:rPr>
                <w:szCs w:val="21"/>
              </w:rPr>
            </w:pPr>
            <w:r w:rsidRPr="0023063A">
              <w:rPr>
                <w:szCs w:val="21"/>
              </w:rPr>
              <w:t>份</w:t>
            </w:r>
          </w:p>
        </w:tc>
        <w:tc>
          <w:tcPr>
            <w:tcW w:w="1472" w:type="dxa"/>
            <w:vMerge/>
            <w:vAlign w:val="center"/>
          </w:tcPr>
          <w:p w14:paraId="4204CCE6" w14:textId="77777777" w:rsidR="00305DCF" w:rsidRPr="0023063A" w:rsidRDefault="00305DCF" w:rsidP="005227B1">
            <w:pPr>
              <w:jc w:val="center"/>
              <w:rPr>
                <w:szCs w:val="21"/>
              </w:rPr>
            </w:pPr>
          </w:p>
        </w:tc>
      </w:tr>
      <w:tr w:rsidR="0023063A" w:rsidRPr="0023063A" w14:paraId="44E54599" w14:textId="77777777" w:rsidTr="005227B1">
        <w:trPr>
          <w:cantSplit/>
          <w:jc w:val="center"/>
        </w:trPr>
        <w:tc>
          <w:tcPr>
            <w:tcW w:w="756" w:type="dxa"/>
            <w:vAlign w:val="center"/>
          </w:tcPr>
          <w:p w14:paraId="128AD1B5" w14:textId="77777777" w:rsidR="00305DCF" w:rsidRPr="0023063A" w:rsidRDefault="00305DCF" w:rsidP="005227B1">
            <w:pPr>
              <w:jc w:val="center"/>
              <w:rPr>
                <w:szCs w:val="21"/>
              </w:rPr>
            </w:pPr>
            <w:r w:rsidRPr="0023063A">
              <w:rPr>
                <w:szCs w:val="21"/>
              </w:rPr>
              <w:t>5</w:t>
            </w:r>
          </w:p>
        </w:tc>
        <w:tc>
          <w:tcPr>
            <w:tcW w:w="4222" w:type="dxa"/>
            <w:vAlign w:val="center"/>
          </w:tcPr>
          <w:p w14:paraId="729BC6E5" w14:textId="77777777" w:rsidR="00305DCF" w:rsidRPr="0023063A" w:rsidRDefault="00305DCF" w:rsidP="005227B1">
            <w:pPr>
              <w:jc w:val="center"/>
            </w:pPr>
            <w:r w:rsidRPr="0023063A">
              <w:t>元器件选用及自主可控分析报告</w:t>
            </w:r>
          </w:p>
        </w:tc>
        <w:tc>
          <w:tcPr>
            <w:tcW w:w="667" w:type="dxa"/>
            <w:vAlign w:val="center"/>
          </w:tcPr>
          <w:p w14:paraId="5D2A3D98" w14:textId="77777777" w:rsidR="00305DCF" w:rsidRPr="0023063A" w:rsidRDefault="00305DCF" w:rsidP="005227B1">
            <w:pPr>
              <w:jc w:val="center"/>
              <w:rPr>
                <w:szCs w:val="21"/>
              </w:rPr>
            </w:pPr>
            <w:r w:rsidRPr="0023063A">
              <w:rPr>
                <w:szCs w:val="21"/>
              </w:rPr>
              <w:t>1</w:t>
            </w:r>
          </w:p>
        </w:tc>
        <w:tc>
          <w:tcPr>
            <w:tcW w:w="667" w:type="dxa"/>
            <w:vAlign w:val="center"/>
          </w:tcPr>
          <w:p w14:paraId="3889DA8B" w14:textId="77777777" w:rsidR="00305DCF" w:rsidRPr="0023063A" w:rsidRDefault="00305DCF" w:rsidP="005227B1">
            <w:pPr>
              <w:jc w:val="center"/>
              <w:rPr>
                <w:szCs w:val="21"/>
              </w:rPr>
            </w:pPr>
            <w:r w:rsidRPr="0023063A">
              <w:rPr>
                <w:szCs w:val="21"/>
              </w:rPr>
              <w:t>份</w:t>
            </w:r>
          </w:p>
        </w:tc>
        <w:tc>
          <w:tcPr>
            <w:tcW w:w="1472" w:type="dxa"/>
            <w:vMerge/>
          </w:tcPr>
          <w:p w14:paraId="1B91D6AC" w14:textId="77777777" w:rsidR="00305DCF" w:rsidRPr="0023063A" w:rsidRDefault="00305DCF" w:rsidP="005227B1">
            <w:pPr>
              <w:jc w:val="center"/>
              <w:rPr>
                <w:szCs w:val="21"/>
              </w:rPr>
            </w:pPr>
          </w:p>
        </w:tc>
      </w:tr>
      <w:tr w:rsidR="0023063A" w:rsidRPr="0023063A" w14:paraId="3F3BFB61" w14:textId="77777777" w:rsidTr="005227B1">
        <w:trPr>
          <w:cantSplit/>
          <w:jc w:val="center"/>
        </w:trPr>
        <w:tc>
          <w:tcPr>
            <w:tcW w:w="756" w:type="dxa"/>
            <w:vAlign w:val="center"/>
          </w:tcPr>
          <w:p w14:paraId="2AABD281" w14:textId="77777777" w:rsidR="00305DCF" w:rsidRPr="0023063A" w:rsidRDefault="00305DCF" w:rsidP="005227B1">
            <w:pPr>
              <w:jc w:val="center"/>
              <w:rPr>
                <w:szCs w:val="21"/>
              </w:rPr>
            </w:pPr>
            <w:r w:rsidRPr="0023063A">
              <w:rPr>
                <w:szCs w:val="21"/>
              </w:rPr>
              <w:t>6</w:t>
            </w:r>
          </w:p>
        </w:tc>
        <w:tc>
          <w:tcPr>
            <w:tcW w:w="4222" w:type="dxa"/>
            <w:vAlign w:val="center"/>
          </w:tcPr>
          <w:p w14:paraId="1CB76320" w14:textId="77777777" w:rsidR="00305DCF" w:rsidRPr="0023063A" w:rsidRDefault="00305DCF" w:rsidP="005227B1">
            <w:pPr>
              <w:jc w:val="center"/>
            </w:pPr>
          </w:p>
        </w:tc>
        <w:tc>
          <w:tcPr>
            <w:tcW w:w="667" w:type="dxa"/>
            <w:vAlign w:val="center"/>
          </w:tcPr>
          <w:p w14:paraId="4262884F" w14:textId="77777777" w:rsidR="00305DCF" w:rsidRPr="0023063A" w:rsidRDefault="00305DCF" w:rsidP="005227B1">
            <w:pPr>
              <w:jc w:val="center"/>
              <w:rPr>
                <w:szCs w:val="21"/>
              </w:rPr>
            </w:pPr>
            <w:r w:rsidRPr="0023063A">
              <w:rPr>
                <w:szCs w:val="21"/>
              </w:rPr>
              <w:t>1</w:t>
            </w:r>
          </w:p>
        </w:tc>
        <w:tc>
          <w:tcPr>
            <w:tcW w:w="667" w:type="dxa"/>
            <w:vAlign w:val="center"/>
          </w:tcPr>
          <w:p w14:paraId="591415B1" w14:textId="77777777" w:rsidR="00305DCF" w:rsidRPr="0023063A" w:rsidRDefault="00305DCF" w:rsidP="005227B1">
            <w:pPr>
              <w:jc w:val="center"/>
              <w:rPr>
                <w:szCs w:val="21"/>
              </w:rPr>
            </w:pPr>
            <w:r w:rsidRPr="0023063A">
              <w:rPr>
                <w:szCs w:val="21"/>
              </w:rPr>
              <w:t>份</w:t>
            </w:r>
          </w:p>
        </w:tc>
        <w:tc>
          <w:tcPr>
            <w:tcW w:w="1472" w:type="dxa"/>
            <w:vMerge/>
          </w:tcPr>
          <w:p w14:paraId="7290FCB7" w14:textId="77777777" w:rsidR="00305DCF" w:rsidRPr="0023063A" w:rsidRDefault="00305DCF" w:rsidP="005227B1">
            <w:pPr>
              <w:jc w:val="center"/>
              <w:rPr>
                <w:szCs w:val="21"/>
              </w:rPr>
            </w:pPr>
          </w:p>
        </w:tc>
      </w:tr>
      <w:tr w:rsidR="0023063A" w:rsidRPr="0023063A" w14:paraId="579729F3" w14:textId="77777777" w:rsidTr="005227B1">
        <w:trPr>
          <w:cantSplit/>
          <w:jc w:val="center"/>
        </w:trPr>
        <w:tc>
          <w:tcPr>
            <w:tcW w:w="756" w:type="dxa"/>
            <w:vAlign w:val="center"/>
          </w:tcPr>
          <w:p w14:paraId="7B279EA9" w14:textId="77777777" w:rsidR="00305DCF" w:rsidRPr="0023063A" w:rsidRDefault="00305DCF" w:rsidP="005227B1">
            <w:pPr>
              <w:jc w:val="center"/>
              <w:rPr>
                <w:szCs w:val="21"/>
              </w:rPr>
            </w:pPr>
            <w:r w:rsidRPr="0023063A">
              <w:rPr>
                <w:szCs w:val="21"/>
              </w:rPr>
              <w:t>7</w:t>
            </w:r>
          </w:p>
        </w:tc>
        <w:tc>
          <w:tcPr>
            <w:tcW w:w="4222" w:type="dxa"/>
            <w:vAlign w:val="center"/>
          </w:tcPr>
          <w:p w14:paraId="39FEC536" w14:textId="77777777" w:rsidR="00305DCF" w:rsidRPr="0023063A" w:rsidRDefault="00305DCF" w:rsidP="005227B1">
            <w:pPr>
              <w:jc w:val="center"/>
            </w:pPr>
            <w:r w:rsidRPr="0023063A">
              <w:t>产品出厂</w:t>
            </w:r>
            <w:r w:rsidRPr="0023063A">
              <w:t>/</w:t>
            </w:r>
            <w:r w:rsidRPr="0023063A">
              <w:t>验收测试细则</w:t>
            </w:r>
          </w:p>
        </w:tc>
        <w:tc>
          <w:tcPr>
            <w:tcW w:w="667" w:type="dxa"/>
            <w:vAlign w:val="center"/>
          </w:tcPr>
          <w:p w14:paraId="7DE0805B" w14:textId="77777777" w:rsidR="00305DCF" w:rsidRPr="0023063A" w:rsidRDefault="00305DCF" w:rsidP="005227B1">
            <w:pPr>
              <w:jc w:val="center"/>
              <w:rPr>
                <w:szCs w:val="21"/>
              </w:rPr>
            </w:pPr>
            <w:r w:rsidRPr="0023063A">
              <w:rPr>
                <w:szCs w:val="21"/>
              </w:rPr>
              <w:t>1</w:t>
            </w:r>
          </w:p>
        </w:tc>
        <w:tc>
          <w:tcPr>
            <w:tcW w:w="667" w:type="dxa"/>
            <w:vAlign w:val="center"/>
          </w:tcPr>
          <w:p w14:paraId="28A917CC" w14:textId="77777777" w:rsidR="00305DCF" w:rsidRPr="0023063A" w:rsidRDefault="00305DCF" w:rsidP="005227B1">
            <w:pPr>
              <w:jc w:val="center"/>
              <w:rPr>
                <w:szCs w:val="21"/>
              </w:rPr>
            </w:pPr>
            <w:r w:rsidRPr="0023063A">
              <w:rPr>
                <w:szCs w:val="21"/>
              </w:rPr>
              <w:t>份</w:t>
            </w:r>
          </w:p>
        </w:tc>
        <w:tc>
          <w:tcPr>
            <w:tcW w:w="1472" w:type="dxa"/>
            <w:vMerge/>
          </w:tcPr>
          <w:p w14:paraId="7A02C6F2" w14:textId="77777777" w:rsidR="00305DCF" w:rsidRPr="0023063A" w:rsidRDefault="00305DCF" w:rsidP="005227B1">
            <w:pPr>
              <w:jc w:val="center"/>
              <w:rPr>
                <w:szCs w:val="21"/>
              </w:rPr>
            </w:pPr>
          </w:p>
        </w:tc>
      </w:tr>
      <w:tr w:rsidR="0023063A" w:rsidRPr="0023063A" w14:paraId="2CDC0227" w14:textId="77777777" w:rsidTr="005227B1">
        <w:trPr>
          <w:cantSplit/>
          <w:jc w:val="center"/>
        </w:trPr>
        <w:tc>
          <w:tcPr>
            <w:tcW w:w="756" w:type="dxa"/>
            <w:vAlign w:val="center"/>
          </w:tcPr>
          <w:p w14:paraId="5D3128D1" w14:textId="77777777" w:rsidR="00305DCF" w:rsidRPr="0023063A" w:rsidRDefault="00305DCF" w:rsidP="005227B1">
            <w:pPr>
              <w:jc w:val="center"/>
              <w:rPr>
                <w:szCs w:val="21"/>
              </w:rPr>
            </w:pPr>
            <w:r w:rsidRPr="0023063A">
              <w:rPr>
                <w:szCs w:val="21"/>
              </w:rPr>
              <w:t>8</w:t>
            </w:r>
          </w:p>
        </w:tc>
        <w:tc>
          <w:tcPr>
            <w:tcW w:w="4222" w:type="dxa"/>
            <w:vAlign w:val="center"/>
          </w:tcPr>
          <w:p w14:paraId="41F7B616" w14:textId="77777777" w:rsidR="00305DCF" w:rsidRPr="0023063A" w:rsidRDefault="00305DCF" w:rsidP="005227B1">
            <w:pPr>
              <w:jc w:val="center"/>
            </w:pPr>
            <w:r w:rsidRPr="0023063A">
              <w:t>产品研制总结报告</w:t>
            </w:r>
          </w:p>
        </w:tc>
        <w:tc>
          <w:tcPr>
            <w:tcW w:w="667" w:type="dxa"/>
            <w:vAlign w:val="center"/>
          </w:tcPr>
          <w:p w14:paraId="571153DD" w14:textId="77777777" w:rsidR="00305DCF" w:rsidRPr="0023063A" w:rsidRDefault="00305DCF" w:rsidP="005227B1">
            <w:pPr>
              <w:jc w:val="center"/>
              <w:rPr>
                <w:szCs w:val="21"/>
              </w:rPr>
            </w:pPr>
            <w:r w:rsidRPr="0023063A">
              <w:rPr>
                <w:szCs w:val="21"/>
              </w:rPr>
              <w:t>1</w:t>
            </w:r>
          </w:p>
        </w:tc>
        <w:tc>
          <w:tcPr>
            <w:tcW w:w="667" w:type="dxa"/>
            <w:vAlign w:val="center"/>
          </w:tcPr>
          <w:p w14:paraId="4ECB3860" w14:textId="77777777" w:rsidR="00305DCF" w:rsidRPr="0023063A" w:rsidRDefault="00305DCF" w:rsidP="005227B1">
            <w:pPr>
              <w:jc w:val="center"/>
              <w:rPr>
                <w:szCs w:val="21"/>
              </w:rPr>
            </w:pPr>
            <w:r w:rsidRPr="0023063A">
              <w:rPr>
                <w:szCs w:val="21"/>
              </w:rPr>
              <w:t>份</w:t>
            </w:r>
          </w:p>
        </w:tc>
        <w:tc>
          <w:tcPr>
            <w:tcW w:w="1472" w:type="dxa"/>
            <w:vMerge/>
          </w:tcPr>
          <w:p w14:paraId="653E94B6" w14:textId="77777777" w:rsidR="00305DCF" w:rsidRPr="0023063A" w:rsidRDefault="00305DCF" w:rsidP="005227B1">
            <w:pPr>
              <w:jc w:val="center"/>
              <w:rPr>
                <w:szCs w:val="21"/>
              </w:rPr>
            </w:pPr>
          </w:p>
        </w:tc>
      </w:tr>
      <w:tr w:rsidR="0023063A" w:rsidRPr="0023063A" w14:paraId="2276D96B" w14:textId="77777777" w:rsidTr="005227B1">
        <w:trPr>
          <w:cantSplit/>
          <w:jc w:val="center"/>
        </w:trPr>
        <w:tc>
          <w:tcPr>
            <w:tcW w:w="756" w:type="dxa"/>
            <w:vAlign w:val="center"/>
          </w:tcPr>
          <w:p w14:paraId="0F4B6B90" w14:textId="77777777" w:rsidR="00305DCF" w:rsidRPr="0023063A" w:rsidRDefault="00305DCF" w:rsidP="005227B1">
            <w:pPr>
              <w:jc w:val="center"/>
              <w:rPr>
                <w:szCs w:val="21"/>
              </w:rPr>
            </w:pPr>
            <w:r w:rsidRPr="0023063A">
              <w:rPr>
                <w:szCs w:val="21"/>
              </w:rPr>
              <w:t>9</w:t>
            </w:r>
          </w:p>
        </w:tc>
        <w:tc>
          <w:tcPr>
            <w:tcW w:w="4222" w:type="dxa"/>
            <w:vAlign w:val="center"/>
          </w:tcPr>
          <w:p w14:paraId="5B6A1B2C" w14:textId="77777777" w:rsidR="00305DCF" w:rsidRPr="0023063A" w:rsidRDefault="00305DCF" w:rsidP="005227B1">
            <w:pPr>
              <w:jc w:val="center"/>
            </w:pPr>
          </w:p>
        </w:tc>
        <w:tc>
          <w:tcPr>
            <w:tcW w:w="667" w:type="dxa"/>
            <w:vAlign w:val="center"/>
          </w:tcPr>
          <w:p w14:paraId="10A1591A" w14:textId="77777777" w:rsidR="00305DCF" w:rsidRPr="0023063A" w:rsidRDefault="00305DCF" w:rsidP="005227B1">
            <w:pPr>
              <w:jc w:val="center"/>
              <w:rPr>
                <w:szCs w:val="21"/>
              </w:rPr>
            </w:pPr>
            <w:r w:rsidRPr="0023063A">
              <w:rPr>
                <w:szCs w:val="21"/>
              </w:rPr>
              <w:t>1</w:t>
            </w:r>
          </w:p>
        </w:tc>
        <w:tc>
          <w:tcPr>
            <w:tcW w:w="667" w:type="dxa"/>
            <w:vAlign w:val="center"/>
          </w:tcPr>
          <w:p w14:paraId="18E4066D" w14:textId="77777777" w:rsidR="00305DCF" w:rsidRPr="0023063A" w:rsidRDefault="00305DCF" w:rsidP="005227B1">
            <w:pPr>
              <w:jc w:val="center"/>
              <w:rPr>
                <w:szCs w:val="21"/>
              </w:rPr>
            </w:pPr>
            <w:r w:rsidRPr="0023063A">
              <w:rPr>
                <w:szCs w:val="21"/>
              </w:rPr>
              <w:t>份</w:t>
            </w:r>
          </w:p>
        </w:tc>
        <w:tc>
          <w:tcPr>
            <w:tcW w:w="1472" w:type="dxa"/>
            <w:vMerge/>
          </w:tcPr>
          <w:p w14:paraId="7ED73E1D" w14:textId="77777777" w:rsidR="00305DCF" w:rsidRPr="0023063A" w:rsidRDefault="00305DCF" w:rsidP="005227B1">
            <w:pPr>
              <w:jc w:val="center"/>
              <w:rPr>
                <w:szCs w:val="21"/>
              </w:rPr>
            </w:pPr>
          </w:p>
        </w:tc>
      </w:tr>
      <w:tr w:rsidR="0023063A" w:rsidRPr="0023063A" w14:paraId="3E1E77A1" w14:textId="77777777" w:rsidTr="005227B1">
        <w:trPr>
          <w:cantSplit/>
          <w:jc w:val="center"/>
        </w:trPr>
        <w:tc>
          <w:tcPr>
            <w:tcW w:w="756" w:type="dxa"/>
            <w:vAlign w:val="center"/>
          </w:tcPr>
          <w:p w14:paraId="447FB384" w14:textId="77777777" w:rsidR="00305DCF" w:rsidRPr="0023063A" w:rsidRDefault="00305DCF" w:rsidP="005227B1">
            <w:pPr>
              <w:jc w:val="center"/>
              <w:rPr>
                <w:szCs w:val="21"/>
              </w:rPr>
            </w:pPr>
            <w:r w:rsidRPr="0023063A">
              <w:rPr>
                <w:szCs w:val="21"/>
              </w:rPr>
              <w:t>10</w:t>
            </w:r>
          </w:p>
        </w:tc>
        <w:tc>
          <w:tcPr>
            <w:tcW w:w="4222" w:type="dxa"/>
            <w:vAlign w:val="center"/>
          </w:tcPr>
          <w:p w14:paraId="72169A07" w14:textId="77777777" w:rsidR="00305DCF" w:rsidRPr="0023063A" w:rsidRDefault="00305DCF" w:rsidP="005227B1">
            <w:pPr>
              <w:jc w:val="center"/>
            </w:pPr>
            <w:r w:rsidRPr="0023063A">
              <w:t>产品验收测试报告</w:t>
            </w:r>
          </w:p>
        </w:tc>
        <w:tc>
          <w:tcPr>
            <w:tcW w:w="667" w:type="dxa"/>
            <w:vAlign w:val="center"/>
          </w:tcPr>
          <w:p w14:paraId="681FFEE5" w14:textId="77777777" w:rsidR="00305DCF" w:rsidRPr="0023063A" w:rsidRDefault="00305DCF" w:rsidP="005227B1">
            <w:pPr>
              <w:jc w:val="center"/>
              <w:rPr>
                <w:szCs w:val="21"/>
              </w:rPr>
            </w:pPr>
            <w:r w:rsidRPr="0023063A">
              <w:rPr>
                <w:szCs w:val="21"/>
              </w:rPr>
              <w:t>1</w:t>
            </w:r>
          </w:p>
        </w:tc>
        <w:tc>
          <w:tcPr>
            <w:tcW w:w="667" w:type="dxa"/>
            <w:vAlign w:val="center"/>
          </w:tcPr>
          <w:p w14:paraId="2E8276E0" w14:textId="77777777" w:rsidR="00305DCF" w:rsidRPr="0023063A" w:rsidRDefault="00305DCF" w:rsidP="005227B1">
            <w:pPr>
              <w:jc w:val="center"/>
              <w:rPr>
                <w:szCs w:val="21"/>
              </w:rPr>
            </w:pPr>
            <w:r w:rsidRPr="0023063A">
              <w:rPr>
                <w:szCs w:val="21"/>
              </w:rPr>
              <w:t>份</w:t>
            </w:r>
          </w:p>
        </w:tc>
        <w:tc>
          <w:tcPr>
            <w:tcW w:w="1472" w:type="dxa"/>
            <w:vMerge/>
          </w:tcPr>
          <w:p w14:paraId="5E17477D" w14:textId="77777777" w:rsidR="00305DCF" w:rsidRPr="0023063A" w:rsidRDefault="00305DCF" w:rsidP="005227B1">
            <w:pPr>
              <w:jc w:val="center"/>
              <w:rPr>
                <w:szCs w:val="21"/>
              </w:rPr>
            </w:pPr>
          </w:p>
        </w:tc>
      </w:tr>
      <w:tr w:rsidR="0023063A" w:rsidRPr="0023063A" w14:paraId="6D889EAF" w14:textId="77777777" w:rsidTr="005227B1">
        <w:trPr>
          <w:cantSplit/>
          <w:jc w:val="center"/>
        </w:trPr>
        <w:tc>
          <w:tcPr>
            <w:tcW w:w="756" w:type="dxa"/>
            <w:vAlign w:val="center"/>
          </w:tcPr>
          <w:p w14:paraId="31E02093" w14:textId="77777777" w:rsidR="00305DCF" w:rsidRPr="0023063A" w:rsidRDefault="00305DCF" w:rsidP="005227B1">
            <w:pPr>
              <w:jc w:val="center"/>
              <w:rPr>
                <w:szCs w:val="21"/>
              </w:rPr>
            </w:pPr>
            <w:r w:rsidRPr="0023063A">
              <w:rPr>
                <w:szCs w:val="21"/>
              </w:rPr>
              <w:t>11</w:t>
            </w:r>
          </w:p>
        </w:tc>
        <w:tc>
          <w:tcPr>
            <w:tcW w:w="4222" w:type="dxa"/>
            <w:vAlign w:val="center"/>
          </w:tcPr>
          <w:p w14:paraId="7E4E6D02" w14:textId="77777777" w:rsidR="00305DCF" w:rsidRPr="0023063A" w:rsidRDefault="00305DCF" w:rsidP="005227B1">
            <w:pPr>
              <w:jc w:val="center"/>
            </w:pPr>
            <w:r w:rsidRPr="0023063A">
              <w:t>产品元器件装机清单及合格证</w:t>
            </w:r>
          </w:p>
        </w:tc>
        <w:tc>
          <w:tcPr>
            <w:tcW w:w="667" w:type="dxa"/>
            <w:vAlign w:val="center"/>
          </w:tcPr>
          <w:p w14:paraId="21B8DC1E" w14:textId="77777777" w:rsidR="00305DCF" w:rsidRPr="0023063A" w:rsidRDefault="00305DCF" w:rsidP="005227B1">
            <w:pPr>
              <w:jc w:val="center"/>
              <w:rPr>
                <w:szCs w:val="21"/>
              </w:rPr>
            </w:pPr>
            <w:r w:rsidRPr="0023063A">
              <w:rPr>
                <w:szCs w:val="21"/>
              </w:rPr>
              <w:t>1</w:t>
            </w:r>
          </w:p>
        </w:tc>
        <w:tc>
          <w:tcPr>
            <w:tcW w:w="667" w:type="dxa"/>
            <w:vAlign w:val="center"/>
          </w:tcPr>
          <w:p w14:paraId="4BE11E13" w14:textId="77777777" w:rsidR="00305DCF" w:rsidRPr="0023063A" w:rsidRDefault="00305DCF" w:rsidP="005227B1">
            <w:pPr>
              <w:jc w:val="center"/>
              <w:rPr>
                <w:szCs w:val="21"/>
              </w:rPr>
            </w:pPr>
            <w:r w:rsidRPr="0023063A">
              <w:rPr>
                <w:szCs w:val="21"/>
              </w:rPr>
              <w:t>份</w:t>
            </w:r>
          </w:p>
        </w:tc>
        <w:tc>
          <w:tcPr>
            <w:tcW w:w="1472" w:type="dxa"/>
            <w:vMerge/>
          </w:tcPr>
          <w:p w14:paraId="164B9B11" w14:textId="77777777" w:rsidR="00305DCF" w:rsidRPr="0023063A" w:rsidRDefault="00305DCF" w:rsidP="005227B1">
            <w:pPr>
              <w:jc w:val="center"/>
              <w:rPr>
                <w:szCs w:val="21"/>
              </w:rPr>
            </w:pPr>
          </w:p>
        </w:tc>
      </w:tr>
      <w:tr w:rsidR="0023063A" w:rsidRPr="0023063A" w14:paraId="662C479B" w14:textId="77777777" w:rsidTr="005227B1">
        <w:trPr>
          <w:cantSplit/>
          <w:jc w:val="center"/>
        </w:trPr>
        <w:tc>
          <w:tcPr>
            <w:tcW w:w="756" w:type="dxa"/>
            <w:vAlign w:val="center"/>
          </w:tcPr>
          <w:p w14:paraId="2D3C92AA" w14:textId="77777777" w:rsidR="00305DCF" w:rsidRPr="0023063A" w:rsidRDefault="00305DCF" w:rsidP="005227B1">
            <w:pPr>
              <w:jc w:val="center"/>
              <w:rPr>
                <w:szCs w:val="21"/>
              </w:rPr>
            </w:pPr>
            <w:r w:rsidRPr="0023063A">
              <w:rPr>
                <w:szCs w:val="21"/>
              </w:rPr>
              <w:t>12</w:t>
            </w:r>
          </w:p>
        </w:tc>
        <w:tc>
          <w:tcPr>
            <w:tcW w:w="4222" w:type="dxa"/>
            <w:vAlign w:val="center"/>
          </w:tcPr>
          <w:p w14:paraId="07D35D9A" w14:textId="77777777" w:rsidR="00305DCF" w:rsidRPr="0023063A" w:rsidRDefault="00305DCF" w:rsidP="005227B1">
            <w:pPr>
              <w:jc w:val="center"/>
            </w:pPr>
          </w:p>
        </w:tc>
        <w:tc>
          <w:tcPr>
            <w:tcW w:w="667" w:type="dxa"/>
            <w:vAlign w:val="center"/>
          </w:tcPr>
          <w:p w14:paraId="52BA8841" w14:textId="77777777" w:rsidR="00305DCF" w:rsidRPr="0023063A" w:rsidRDefault="00305DCF" w:rsidP="005227B1">
            <w:pPr>
              <w:jc w:val="center"/>
              <w:rPr>
                <w:szCs w:val="21"/>
              </w:rPr>
            </w:pPr>
            <w:r w:rsidRPr="0023063A">
              <w:rPr>
                <w:szCs w:val="21"/>
              </w:rPr>
              <w:t>1</w:t>
            </w:r>
          </w:p>
        </w:tc>
        <w:tc>
          <w:tcPr>
            <w:tcW w:w="667" w:type="dxa"/>
            <w:vAlign w:val="center"/>
          </w:tcPr>
          <w:p w14:paraId="5909FF00" w14:textId="77777777" w:rsidR="00305DCF" w:rsidRPr="0023063A" w:rsidRDefault="00305DCF" w:rsidP="005227B1">
            <w:pPr>
              <w:jc w:val="center"/>
              <w:rPr>
                <w:szCs w:val="21"/>
              </w:rPr>
            </w:pPr>
            <w:r w:rsidRPr="0023063A">
              <w:rPr>
                <w:szCs w:val="21"/>
              </w:rPr>
              <w:t>份</w:t>
            </w:r>
          </w:p>
        </w:tc>
        <w:tc>
          <w:tcPr>
            <w:tcW w:w="1472" w:type="dxa"/>
            <w:vMerge/>
          </w:tcPr>
          <w:p w14:paraId="6F889796" w14:textId="77777777" w:rsidR="00305DCF" w:rsidRPr="0023063A" w:rsidRDefault="00305DCF" w:rsidP="005227B1">
            <w:pPr>
              <w:jc w:val="center"/>
              <w:rPr>
                <w:szCs w:val="21"/>
              </w:rPr>
            </w:pPr>
          </w:p>
        </w:tc>
      </w:tr>
      <w:tr w:rsidR="0023063A" w:rsidRPr="0023063A" w14:paraId="6E6B2C7F" w14:textId="77777777" w:rsidTr="005227B1">
        <w:trPr>
          <w:cantSplit/>
          <w:jc w:val="center"/>
        </w:trPr>
        <w:tc>
          <w:tcPr>
            <w:tcW w:w="756" w:type="dxa"/>
            <w:vAlign w:val="center"/>
          </w:tcPr>
          <w:p w14:paraId="4BC3F7B9" w14:textId="77777777" w:rsidR="00305DCF" w:rsidRPr="0023063A" w:rsidRDefault="00305DCF" w:rsidP="005227B1">
            <w:pPr>
              <w:jc w:val="center"/>
              <w:rPr>
                <w:szCs w:val="21"/>
              </w:rPr>
            </w:pPr>
            <w:r w:rsidRPr="0023063A">
              <w:rPr>
                <w:szCs w:val="21"/>
              </w:rPr>
              <w:t>13</w:t>
            </w:r>
          </w:p>
        </w:tc>
        <w:tc>
          <w:tcPr>
            <w:tcW w:w="4222" w:type="dxa"/>
            <w:vAlign w:val="center"/>
          </w:tcPr>
          <w:p w14:paraId="38035C0F" w14:textId="77777777" w:rsidR="00305DCF" w:rsidRPr="0023063A" w:rsidRDefault="00305DCF" w:rsidP="005227B1">
            <w:pPr>
              <w:jc w:val="center"/>
            </w:pPr>
            <w:r w:rsidRPr="0023063A">
              <w:t>产品试验报告</w:t>
            </w:r>
          </w:p>
        </w:tc>
        <w:tc>
          <w:tcPr>
            <w:tcW w:w="667" w:type="dxa"/>
            <w:vAlign w:val="center"/>
          </w:tcPr>
          <w:p w14:paraId="73EF7BD8" w14:textId="77777777" w:rsidR="00305DCF" w:rsidRPr="0023063A" w:rsidRDefault="00305DCF" w:rsidP="005227B1">
            <w:pPr>
              <w:jc w:val="center"/>
              <w:rPr>
                <w:szCs w:val="21"/>
              </w:rPr>
            </w:pPr>
            <w:r w:rsidRPr="0023063A">
              <w:rPr>
                <w:szCs w:val="21"/>
              </w:rPr>
              <w:t>1</w:t>
            </w:r>
          </w:p>
        </w:tc>
        <w:tc>
          <w:tcPr>
            <w:tcW w:w="667" w:type="dxa"/>
            <w:vAlign w:val="center"/>
          </w:tcPr>
          <w:p w14:paraId="456F09DA" w14:textId="77777777" w:rsidR="00305DCF" w:rsidRPr="0023063A" w:rsidRDefault="00305DCF" w:rsidP="005227B1">
            <w:pPr>
              <w:jc w:val="center"/>
              <w:rPr>
                <w:szCs w:val="21"/>
              </w:rPr>
            </w:pPr>
            <w:r w:rsidRPr="0023063A">
              <w:rPr>
                <w:szCs w:val="21"/>
              </w:rPr>
              <w:t>份</w:t>
            </w:r>
          </w:p>
        </w:tc>
        <w:tc>
          <w:tcPr>
            <w:tcW w:w="1472" w:type="dxa"/>
            <w:vMerge/>
          </w:tcPr>
          <w:p w14:paraId="4FD9B7C0" w14:textId="77777777" w:rsidR="00305DCF" w:rsidRPr="0023063A" w:rsidRDefault="00305DCF" w:rsidP="005227B1">
            <w:pPr>
              <w:jc w:val="center"/>
              <w:rPr>
                <w:szCs w:val="21"/>
              </w:rPr>
            </w:pPr>
          </w:p>
        </w:tc>
      </w:tr>
      <w:tr w:rsidR="0023063A" w:rsidRPr="0023063A" w14:paraId="0D568D48" w14:textId="77777777" w:rsidTr="005227B1">
        <w:trPr>
          <w:cantSplit/>
          <w:jc w:val="center"/>
        </w:trPr>
        <w:tc>
          <w:tcPr>
            <w:tcW w:w="756" w:type="dxa"/>
            <w:vAlign w:val="center"/>
          </w:tcPr>
          <w:p w14:paraId="2096E59F" w14:textId="77777777" w:rsidR="00305DCF" w:rsidRPr="0023063A" w:rsidRDefault="00305DCF" w:rsidP="005227B1">
            <w:pPr>
              <w:jc w:val="center"/>
              <w:rPr>
                <w:szCs w:val="21"/>
              </w:rPr>
            </w:pPr>
            <w:r w:rsidRPr="0023063A">
              <w:rPr>
                <w:szCs w:val="21"/>
              </w:rPr>
              <w:t>14</w:t>
            </w:r>
          </w:p>
        </w:tc>
        <w:tc>
          <w:tcPr>
            <w:tcW w:w="4222" w:type="dxa"/>
            <w:vAlign w:val="center"/>
          </w:tcPr>
          <w:p w14:paraId="57F3C460" w14:textId="77777777" w:rsidR="00305DCF" w:rsidRPr="0023063A" w:rsidRDefault="00305DCF" w:rsidP="005227B1">
            <w:pPr>
              <w:jc w:val="center"/>
            </w:pPr>
            <w:r w:rsidRPr="0023063A">
              <w:t>产品技术使用维护说明书</w:t>
            </w:r>
          </w:p>
        </w:tc>
        <w:tc>
          <w:tcPr>
            <w:tcW w:w="667" w:type="dxa"/>
            <w:vAlign w:val="center"/>
          </w:tcPr>
          <w:p w14:paraId="3DC178E2" w14:textId="77777777" w:rsidR="00305DCF" w:rsidRPr="0023063A" w:rsidRDefault="00305DCF" w:rsidP="005227B1">
            <w:pPr>
              <w:jc w:val="center"/>
              <w:rPr>
                <w:szCs w:val="21"/>
              </w:rPr>
            </w:pPr>
            <w:r w:rsidRPr="0023063A">
              <w:rPr>
                <w:szCs w:val="21"/>
              </w:rPr>
              <w:t>1</w:t>
            </w:r>
          </w:p>
        </w:tc>
        <w:tc>
          <w:tcPr>
            <w:tcW w:w="667" w:type="dxa"/>
            <w:vAlign w:val="center"/>
          </w:tcPr>
          <w:p w14:paraId="4247400E" w14:textId="77777777" w:rsidR="00305DCF" w:rsidRPr="0023063A" w:rsidRDefault="00305DCF" w:rsidP="005227B1">
            <w:pPr>
              <w:jc w:val="center"/>
              <w:rPr>
                <w:szCs w:val="21"/>
              </w:rPr>
            </w:pPr>
            <w:r w:rsidRPr="0023063A">
              <w:rPr>
                <w:szCs w:val="21"/>
              </w:rPr>
              <w:t>份</w:t>
            </w:r>
          </w:p>
        </w:tc>
        <w:tc>
          <w:tcPr>
            <w:tcW w:w="1472" w:type="dxa"/>
            <w:vMerge/>
          </w:tcPr>
          <w:p w14:paraId="42713DA4" w14:textId="77777777" w:rsidR="00305DCF" w:rsidRPr="0023063A" w:rsidRDefault="00305DCF" w:rsidP="005227B1">
            <w:pPr>
              <w:jc w:val="center"/>
              <w:rPr>
                <w:szCs w:val="21"/>
              </w:rPr>
            </w:pPr>
          </w:p>
        </w:tc>
      </w:tr>
      <w:tr w:rsidR="0023063A" w:rsidRPr="0023063A" w14:paraId="71BEE9A1" w14:textId="77777777" w:rsidTr="005227B1">
        <w:trPr>
          <w:cantSplit/>
          <w:jc w:val="center"/>
        </w:trPr>
        <w:tc>
          <w:tcPr>
            <w:tcW w:w="756" w:type="dxa"/>
            <w:vAlign w:val="center"/>
          </w:tcPr>
          <w:p w14:paraId="4C76A852" w14:textId="77777777" w:rsidR="00305DCF" w:rsidRPr="0023063A" w:rsidRDefault="00305DCF" w:rsidP="005227B1">
            <w:pPr>
              <w:jc w:val="center"/>
              <w:rPr>
                <w:szCs w:val="21"/>
              </w:rPr>
            </w:pPr>
            <w:r w:rsidRPr="0023063A">
              <w:rPr>
                <w:szCs w:val="21"/>
              </w:rPr>
              <w:t>15</w:t>
            </w:r>
          </w:p>
        </w:tc>
        <w:tc>
          <w:tcPr>
            <w:tcW w:w="4222" w:type="dxa"/>
            <w:vAlign w:val="center"/>
          </w:tcPr>
          <w:p w14:paraId="7F242F39" w14:textId="77777777" w:rsidR="00305DCF" w:rsidRPr="0023063A" w:rsidRDefault="00305DCF" w:rsidP="005227B1">
            <w:pPr>
              <w:jc w:val="center"/>
            </w:pPr>
            <w:r w:rsidRPr="0023063A">
              <w:rPr>
                <w:szCs w:val="21"/>
              </w:rPr>
              <w:t>激光器电控组件嵌入式软件文档</w:t>
            </w:r>
          </w:p>
        </w:tc>
        <w:tc>
          <w:tcPr>
            <w:tcW w:w="667" w:type="dxa"/>
            <w:vAlign w:val="center"/>
          </w:tcPr>
          <w:p w14:paraId="2A348AF4" w14:textId="77777777" w:rsidR="00305DCF" w:rsidRPr="0023063A" w:rsidRDefault="00305DCF" w:rsidP="005227B1">
            <w:pPr>
              <w:jc w:val="center"/>
              <w:rPr>
                <w:szCs w:val="21"/>
              </w:rPr>
            </w:pPr>
            <w:r w:rsidRPr="0023063A">
              <w:rPr>
                <w:szCs w:val="21"/>
              </w:rPr>
              <w:t>1</w:t>
            </w:r>
          </w:p>
        </w:tc>
        <w:tc>
          <w:tcPr>
            <w:tcW w:w="667" w:type="dxa"/>
            <w:vAlign w:val="center"/>
          </w:tcPr>
          <w:p w14:paraId="3CC38630" w14:textId="77777777" w:rsidR="00305DCF" w:rsidRPr="0023063A" w:rsidRDefault="00305DCF" w:rsidP="005227B1">
            <w:pPr>
              <w:jc w:val="center"/>
              <w:rPr>
                <w:szCs w:val="21"/>
              </w:rPr>
            </w:pPr>
            <w:r w:rsidRPr="0023063A">
              <w:rPr>
                <w:szCs w:val="21"/>
              </w:rPr>
              <w:t>份</w:t>
            </w:r>
          </w:p>
        </w:tc>
        <w:tc>
          <w:tcPr>
            <w:tcW w:w="1472" w:type="dxa"/>
            <w:vMerge/>
          </w:tcPr>
          <w:p w14:paraId="33FFA738" w14:textId="77777777" w:rsidR="00305DCF" w:rsidRPr="0023063A" w:rsidRDefault="00305DCF" w:rsidP="005227B1">
            <w:pPr>
              <w:jc w:val="center"/>
              <w:rPr>
                <w:szCs w:val="21"/>
              </w:rPr>
            </w:pPr>
          </w:p>
        </w:tc>
      </w:tr>
      <w:tr w:rsidR="0023063A" w:rsidRPr="0023063A" w14:paraId="60D57EC3" w14:textId="77777777" w:rsidTr="005227B1">
        <w:trPr>
          <w:cantSplit/>
          <w:jc w:val="center"/>
        </w:trPr>
        <w:tc>
          <w:tcPr>
            <w:tcW w:w="756" w:type="dxa"/>
            <w:vAlign w:val="center"/>
          </w:tcPr>
          <w:p w14:paraId="4415C0F8" w14:textId="77777777" w:rsidR="00305DCF" w:rsidRPr="0023063A" w:rsidRDefault="00305DCF" w:rsidP="005227B1">
            <w:pPr>
              <w:jc w:val="center"/>
              <w:rPr>
                <w:szCs w:val="21"/>
              </w:rPr>
            </w:pPr>
            <w:r w:rsidRPr="0023063A">
              <w:rPr>
                <w:szCs w:val="21"/>
              </w:rPr>
              <w:t>16</w:t>
            </w:r>
          </w:p>
        </w:tc>
        <w:tc>
          <w:tcPr>
            <w:tcW w:w="4222" w:type="dxa"/>
            <w:vAlign w:val="center"/>
          </w:tcPr>
          <w:p w14:paraId="1198D120" w14:textId="77777777" w:rsidR="00305DCF" w:rsidRPr="0023063A" w:rsidRDefault="00305DCF" w:rsidP="005227B1">
            <w:pPr>
              <w:jc w:val="center"/>
              <w:rPr>
                <w:szCs w:val="21"/>
              </w:rPr>
            </w:pPr>
            <w:r w:rsidRPr="0023063A">
              <w:rPr>
                <w:szCs w:val="21"/>
              </w:rPr>
              <w:t>激光器电控组件电路原理图</w:t>
            </w:r>
          </w:p>
        </w:tc>
        <w:tc>
          <w:tcPr>
            <w:tcW w:w="667" w:type="dxa"/>
            <w:vAlign w:val="center"/>
          </w:tcPr>
          <w:p w14:paraId="2E9B62BC" w14:textId="77777777" w:rsidR="00305DCF" w:rsidRPr="0023063A" w:rsidRDefault="00305DCF" w:rsidP="005227B1">
            <w:pPr>
              <w:jc w:val="center"/>
              <w:rPr>
                <w:szCs w:val="21"/>
              </w:rPr>
            </w:pPr>
            <w:r w:rsidRPr="0023063A">
              <w:rPr>
                <w:szCs w:val="21"/>
              </w:rPr>
              <w:t>1</w:t>
            </w:r>
          </w:p>
        </w:tc>
        <w:tc>
          <w:tcPr>
            <w:tcW w:w="667" w:type="dxa"/>
            <w:vAlign w:val="center"/>
          </w:tcPr>
          <w:p w14:paraId="1A27A349" w14:textId="77777777" w:rsidR="00305DCF" w:rsidRPr="0023063A" w:rsidRDefault="00305DCF" w:rsidP="005227B1">
            <w:pPr>
              <w:jc w:val="center"/>
              <w:rPr>
                <w:szCs w:val="21"/>
              </w:rPr>
            </w:pPr>
            <w:r w:rsidRPr="0023063A">
              <w:rPr>
                <w:szCs w:val="21"/>
              </w:rPr>
              <w:t>份</w:t>
            </w:r>
          </w:p>
        </w:tc>
        <w:tc>
          <w:tcPr>
            <w:tcW w:w="1472" w:type="dxa"/>
            <w:vMerge/>
          </w:tcPr>
          <w:p w14:paraId="7DAFEAF4" w14:textId="77777777" w:rsidR="00305DCF" w:rsidRPr="0023063A" w:rsidRDefault="00305DCF" w:rsidP="005227B1">
            <w:pPr>
              <w:jc w:val="center"/>
              <w:rPr>
                <w:szCs w:val="21"/>
              </w:rPr>
            </w:pPr>
          </w:p>
        </w:tc>
      </w:tr>
      <w:tr w:rsidR="0023063A" w:rsidRPr="0023063A" w14:paraId="077B9943" w14:textId="77777777" w:rsidTr="005227B1">
        <w:trPr>
          <w:cantSplit/>
          <w:jc w:val="center"/>
        </w:trPr>
        <w:tc>
          <w:tcPr>
            <w:tcW w:w="756" w:type="dxa"/>
            <w:vAlign w:val="center"/>
          </w:tcPr>
          <w:p w14:paraId="796CDCDF" w14:textId="77777777" w:rsidR="00305DCF" w:rsidRPr="0023063A" w:rsidRDefault="00305DCF" w:rsidP="005227B1">
            <w:pPr>
              <w:jc w:val="center"/>
              <w:rPr>
                <w:szCs w:val="21"/>
              </w:rPr>
            </w:pPr>
            <w:r w:rsidRPr="0023063A">
              <w:rPr>
                <w:szCs w:val="21"/>
              </w:rPr>
              <w:t>17</w:t>
            </w:r>
          </w:p>
        </w:tc>
        <w:tc>
          <w:tcPr>
            <w:tcW w:w="4222" w:type="dxa"/>
            <w:vAlign w:val="center"/>
          </w:tcPr>
          <w:p w14:paraId="606255A4" w14:textId="77777777" w:rsidR="00305DCF" w:rsidRPr="0023063A" w:rsidRDefault="00305DCF" w:rsidP="005227B1">
            <w:pPr>
              <w:jc w:val="center"/>
              <w:rPr>
                <w:szCs w:val="21"/>
              </w:rPr>
            </w:pPr>
            <w:r w:rsidRPr="0023063A">
              <w:rPr>
                <w:szCs w:val="21"/>
              </w:rPr>
              <w:t>激光器电控组件接线说明</w:t>
            </w:r>
          </w:p>
        </w:tc>
        <w:tc>
          <w:tcPr>
            <w:tcW w:w="667" w:type="dxa"/>
            <w:vAlign w:val="center"/>
          </w:tcPr>
          <w:p w14:paraId="377C4D85" w14:textId="77777777" w:rsidR="00305DCF" w:rsidRPr="0023063A" w:rsidRDefault="00305DCF" w:rsidP="005227B1">
            <w:pPr>
              <w:jc w:val="center"/>
              <w:rPr>
                <w:szCs w:val="21"/>
              </w:rPr>
            </w:pPr>
            <w:r w:rsidRPr="0023063A">
              <w:rPr>
                <w:szCs w:val="21"/>
              </w:rPr>
              <w:t>1</w:t>
            </w:r>
          </w:p>
        </w:tc>
        <w:tc>
          <w:tcPr>
            <w:tcW w:w="667" w:type="dxa"/>
            <w:vAlign w:val="center"/>
          </w:tcPr>
          <w:p w14:paraId="36B6B219" w14:textId="77777777" w:rsidR="00305DCF" w:rsidRPr="0023063A" w:rsidRDefault="00305DCF" w:rsidP="005227B1">
            <w:pPr>
              <w:jc w:val="center"/>
              <w:rPr>
                <w:szCs w:val="21"/>
              </w:rPr>
            </w:pPr>
            <w:r w:rsidRPr="0023063A">
              <w:rPr>
                <w:szCs w:val="21"/>
              </w:rPr>
              <w:t>份</w:t>
            </w:r>
          </w:p>
        </w:tc>
        <w:tc>
          <w:tcPr>
            <w:tcW w:w="1472" w:type="dxa"/>
            <w:vMerge/>
          </w:tcPr>
          <w:p w14:paraId="19DB2733" w14:textId="77777777" w:rsidR="00305DCF" w:rsidRPr="0023063A" w:rsidRDefault="00305DCF" w:rsidP="005227B1">
            <w:pPr>
              <w:jc w:val="center"/>
              <w:rPr>
                <w:szCs w:val="21"/>
              </w:rPr>
            </w:pPr>
          </w:p>
        </w:tc>
      </w:tr>
      <w:tr w:rsidR="0023063A" w:rsidRPr="0023063A" w14:paraId="67EB9137" w14:textId="77777777" w:rsidTr="005227B1">
        <w:trPr>
          <w:cantSplit/>
          <w:jc w:val="center"/>
        </w:trPr>
        <w:tc>
          <w:tcPr>
            <w:tcW w:w="756" w:type="dxa"/>
            <w:vAlign w:val="center"/>
          </w:tcPr>
          <w:p w14:paraId="2BB348A0" w14:textId="77777777" w:rsidR="00305DCF" w:rsidRPr="0023063A" w:rsidRDefault="00305DCF" w:rsidP="005227B1">
            <w:pPr>
              <w:jc w:val="center"/>
              <w:rPr>
                <w:szCs w:val="21"/>
              </w:rPr>
            </w:pPr>
            <w:r w:rsidRPr="0023063A">
              <w:rPr>
                <w:szCs w:val="21"/>
              </w:rPr>
              <w:t>18</w:t>
            </w:r>
          </w:p>
        </w:tc>
        <w:tc>
          <w:tcPr>
            <w:tcW w:w="4222" w:type="dxa"/>
            <w:vAlign w:val="center"/>
          </w:tcPr>
          <w:p w14:paraId="17F5FF30" w14:textId="77777777" w:rsidR="00305DCF" w:rsidRPr="0023063A" w:rsidRDefault="00305DCF" w:rsidP="005227B1">
            <w:pPr>
              <w:jc w:val="center"/>
              <w:rPr>
                <w:szCs w:val="21"/>
              </w:rPr>
            </w:pPr>
            <w:r w:rsidRPr="0023063A">
              <w:rPr>
                <w:szCs w:val="21"/>
              </w:rPr>
              <w:t>激光器电控组件三维模型</w:t>
            </w:r>
          </w:p>
        </w:tc>
        <w:tc>
          <w:tcPr>
            <w:tcW w:w="667" w:type="dxa"/>
            <w:vAlign w:val="center"/>
          </w:tcPr>
          <w:p w14:paraId="534B9ED7" w14:textId="77777777" w:rsidR="00305DCF" w:rsidRPr="0023063A" w:rsidRDefault="00305DCF" w:rsidP="005227B1">
            <w:pPr>
              <w:jc w:val="center"/>
              <w:rPr>
                <w:szCs w:val="21"/>
              </w:rPr>
            </w:pPr>
            <w:r w:rsidRPr="0023063A">
              <w:rPr>
                <w:szCs w:val="21"/>
              </w:rPr>
              <w:t>1</w:t>
            </w:r>
          </w:p>
        </w:tc>
        <w:tc>
          <w:tcPr>
            <w:tcW w:w="667" w:type="dxa"/>
            <w:vAlign w:val="center"/>
          </w:tcPr>
          <w:p w14:paraId="1719861C" w14:textId="77777777" w:rsidR="00305DCF" w:rsidRPr="0023063A" w:rsidRDefault="00305DCF" w:rsidP="005227B1">
            <w:pPr>
              <w:jc w:val="center"/>
              <w:rPr>
                <w:szCs w:val="21"/>
              </w:rPr>
            </w:pPr>
            <w:r w:rsidRPr="0023063A">
              <w:rPr>
                <w:szCs w:val="21"/>
              </w:rPr>
              <w:t>份</w:t>
            </w:r>
          </w:p>
        </w:tc>
        <w:tc>
          <w:tcPr>
            <w:tcW w:w="1472" w:type="dxa"/>
            <w:vMerge/>
          </w:tcPr>
          <w:p w14:paraId="493A9825" w14:textId="77777777" w:rsidR="00305DCF" w:rsidRPr="0023063A" w:rsidRDefault="00305DCF" w:rsidP="005227B1">
            <w:pPr>
              <w:jc w:val="center"/>
              <w:rPr>
                <w:szCs w:val="21"/>
              </w:rPr>
            </w:pPr>
          </w:p>
        </w:tc>
      </w:tr>
      <w:tr w:rsidR="0023063A" w:rsidRPr="0023063A" w14:paraId="6FFB0B68" w14:textId="77777777" w:rsidTr="005227B1">
        <w:trPr>
          <w:cantSplit/>
          <w:jc w:val="center"/>
        </w:trPr>
        <w:tc>
          <w:tcPr>
            <w:tcW w:w="756" w:type="dxa"/>
            <w:vAlign w:val="center"/>
          </w:tcPr>
          <w:p w14:paraId="532ED9A6" w14:textId="77777777" w:rsidR="00305DCF" w:rsidRPr="0023063A" w:rsidRDefault="00305DCF" w:rsidP="005227B1">
            <w:pPr>
              <w:jc w:val="center"/>
              <w:rPr>
                <w:szCs w:val="21"/>
              </w:rPr>
            </w:pPr>
            <w:r w:rsidRPr="0023063A">
              <w:rPr>
                <w:szCs w:val="21"/>
              </w:rPr>
              <w:t>19</w:t>
            </w:r>
          </w:p>
        </w:tc>
        <w:tc>
          <w:tcPr>
            <w:tcW w:w="4222" w:type="dxa"/>
            <w:vAlign w:val="center"/>
          </w:tcPr>
          <w:p w14:paraId="47609A02" w14:textId="77777777" w:rsidR="00305DCF" w:rsidRPr="0023063A" w:rsidRDefault="00305DCF" w:rsidP="005227B1">
            <w:pPr>
              <w:jc w:val="center"/>
              <w:rPr>
                <w:szCs w:val="21"/>
              </w:rPr>
            </w:pPr>
          </w:p>
        </w:tc>
        <w:tc>
          <w:tcPr>
            <w:tcW w:w="667" w:type="dxa"/>
            <w:vAlign w:val="center"/>
          </w:tcPr>
          <w:p w14:paraId="60011D5C" w14:textId="77777777" w:rsidR="00305DCF" w:rsidRPr="0023063A" w:rsidRDefault="00305DCF" w:rsidP="005227B1">
            <w:pPr>
              <w:jc w:val="center"/>
              <w:rPr>
                <w:szCs w:val="21"/>
              </w:rPr>
            </w:pPr>
            <w:r w:rsidRPr="0023063A">
              <w:rPr>
                <w:szCs w:val="21"/>
              </w:rPr>
              <w:t>1</w:t>
            </w:r>
          </w:p>
        </w:tc>
        <w:tc>
          <w:tcPr>
            <w:tcW w:w="667" w:type="dxa"/>
            <w:vAlign w:val="center"/>
          </w:tcPr>
          <w:p w14:paraId="25D03C13" w14:textId="77777777" w:rsidR="00305DCF" w:rsidRPr="0023063A" w:rsidRDefault="00305DCF" w:rsidP="005227B1">
            <w:pPr>
              <w:jc w:val="center"/>
              <w:rPr>
                <w:szCs w:val="21"/>
              </w:rPr>
            </w:pPr>
            <w:r w:rsidRPr="0023063A">
              <w:rPr>
                <w:szCs w:val="21"/>
              </w:rPr>
              <w:t>份</w:t>
            </w:r>
          </w:p>
        </w:tc>
        <w:tc>
          <w:tcPr>
            <w:tcW w:w="1472" w:type="dxa"/>
            <w:vMerge/>
          </w:tcPr>
          <w:p w14:paraId="409D5CB9" w14:textId="77777777" w:rsidR="00305DCF" w:rsidRPr="0023063A" w:rsidRDefault="00305DCF" w:rsidP="005227B1">
            <w:pPr>
              <w:jc w:val="center"/>
              <w:rPr>
                <w:szCs w:val="21"/>
              </w:rPr>
            </w:pPr>
          </w:p>
        </w:tc>
      </w:tr>
    </w:tbl>
    <w:p w14:paraId="65D53DFA" w14:textId="5FA8E04C" w:rsidR="008F2D69" w:rsidRPr="0023063A" w:rsidRDefault="008F2D69" w:rsidP="008F2D69">
      <w:pPr>
        <w:sectPr w:rsidR="008F2D69" w:rsidRPr="0023063A">
          <w:footerReference w:type="default" r:id="rId24"/>
          <w:pgSz w:w="11906" w:h="16838"/>
          <w:pgMar w:top="1134" w:right="1440" w:bottom="1134" w:left="1440" w:header="851" w:footer="992" w:gutter="0"/>
          <w:pgNumType w:start="1"/>
          <w:cols w:space="425"/>
          <w:docGrid w:type="lines" w:linePitch="312"/>
        </w:sectPr>
      </w:pPr>
    </w:p>
    <w:p w14:paraId="40B784D3" w14:textId="77777777" w:rsidR="001346FC" w:rsidRPr="0023063A" w:rsidRDefault="002D084F">
      <w:pPr>
        <w:pStyle w:val="1"/>
        <w:rPr>
          <w:bCs w:val="0"/>
          <w:color w:val="auto"/>
        </w:rPr>
      </w:pPr>
      <w:bookmarkStart w:id="54" w:name="_Toc205110395"/>
      <w:r w:rsidRPr="0023063A">
        <w:rPr>
          <w:bCs w:val="0"/>
          <w:color w:val="auto"/>
        </w:rPr>
        <w:lastRenderedPageBreak/>
        <w:t>技术方案</w:t>
      </w:r>
      <w:bookmarkEnd w:id="36"/>
      <w:bookmarkEnd w:id="54"/>
    </w:p>
    <w:p w14:paraId="5B6F66CC" w14:textId="77777777" w:rsidR="001346FC" w:rsidRPr="0023063A" w:rsidRDefault="002D084F">
      <w:pPr>
        <w:pStyle w:val="2"/>
        <w:spacing w:before="156"/>
        <w:rPr>
          <w:rFonts w:ascii="Times New Roman" w:eastAsia="宋体" w:hAnsi="Times New Roman"/>
          <w:color w:val="auto"/>
        </w:rPr>
      </w:pPr>
      <w:bookmarkStart w:id="55" w:name="_Toc65407356"/>
      <w:bookmarkStart w:id="56" w:name="_Toc205110396"/>
      <w:r w:rsidRPr="0023063A">
        <w:rPr>
          <w:rFonts w:ascii="Times New Roman" w:eastAsia="宋体" w:hAnsi="Times New Roman"/>
          <w:color w:val="auto"/>
        </w:rPr>
        <w:t>系统组成与功能</w:t>
      </w:r>
      <w:bookmarkEnd w:id="55"/>
      <w:bookmarkEnd w:id="56"/>
    </w:p>
    <w:p w14:paraId="5BC77946" w14:textId="77777777" w:rsidR="001346FC" w:rsidRPr="0023063A" w:rsidRDefault="002D084F">
      <w:pPr>
        <w:pStyle w:val="3"/>
        <w:keepLines/>
        <w:spacing w:before="156" w:afterLines="50" w:after="156" w:line="300" w:lineRule="auto"/>
        <w:rPr>
          <w:sz w:val="22"/>
          <w:szCs w:val="22"/>
        </w:rPr>
      </w:pPr>
      <w:bookmarkStart w:id="57" w:name="_Toc205110397"/>
      <w:r w:rsidRPr="0023063A">
        <w:rPr>
          <w:sz w:val="22"/>
          <w:szCs w:val="22"/>
        </w:rPr>
        <w:t>系统组成</w:t>
      </w:r>
      <w:bookmarkEnd w:id="57"/>
    </w:p>
    <w:p w14:paraId="0E84521E" w14:textId="77777777" w:rsidR="001346FC" w:rsidRPr="0023063A" w:rsidRDefault="002D084F">
      <w:pPr>
        <w:spacing w:line="360" w:lineRule="auto"/>
        <w:ind w:left="420"/>
        <w:rPr>
          <w:rFonts w:ascii="Times New Roman" w:hAnsi="Times New Roman" w:cs="Times New Roman"/>
          <w:sz w:val="22"/>
        </w:rPr>
      </w:pPr>
      <w:r w:rsidRPr="0023063A">
        <w:rPr>
          <w:rFonts w:ascii="Times New Roman" w:hAnsi="Times New Roman" w:cs="Times New Roman"/>
          <w:sz w:val="22"/>
        </w:rPr>
        <w:t>系统主要由以下几个模块组成：</w:t>
      </w:r>
    </w:p>
    <w:p w14:paraId="054EFAA8" w14:textId="30E1E448" w:rsidR="001346FC" w:rsidRPr="0023063A" w:rsidRDefault="00697E8C">
      <w:pPr>
        <w:pStyle w:val="14"/>
        <w:numPr>
          <w:ilvl w:val="0"/>
          <w:numId w:val="17"/>
        </w:numPr>
        <w:spacing w:line="360" w:lineRule="auto"/>
        <w:ind w:firstLineChars="0"/>
        <w:rPr>
          <w:rFonts w:ascii="Times New Roman" w:hAnsi="Times New Roman"/>
          <w:b/>
          <w:bCs/>
          <w:sz w:val="22"/>
        </w:rPr>
      </w:pPr>
      <w:bookmarkStart w:id="58" w:name="_Hlk204981052"/>
      <w:ins w:id="59" w:author="liu biao" w:date="2025-08-01T22:04:00Z" w16du:dateUtc="2025-08-01T14:04:00Z">
        <w:r w:rsidRPr="0023063A">
          <w:rPr>
            <w:rFonts w:ascii="Times New Roman" w:hAnsi="Times New Roman" w:hint="eastAsia"/>
            <w:b/>
            <w:bCs/>
            <w:sz w:val="22"/>
          </w:rPr>
          <w:t>电源与</w:t>
        </w:r>
      </w:ins>
      <w:ins w:id="60" w:author="liu biao" w:date="2025-08-01T22:05:00Z" w16du:dateUtc="2025-08-01T14:05:00Z">
        <w:r w:rsidRPr="0023063A">
          <w:rPr>
            <w:rFonts w:ascii="Times New Roman" w:hAnsi="Times New Roman" w:hint="eastAsia"/>
            <w:b/>
            <w:bCs/>
            <w:sz w:val="22"/>
          </w:rPr>
          <w:t>预加热模块</w:t>
        </w:r>
      </w:ins>
      <w:bookmarkEnd w:id="58"/>
      <w:del w:id="61" w:author="liu biao" w:date="2025-08-01T22:04:00Z" w16du:dateUtc="2025-08-01T14:04:00Z">
        <w:r w:rsidR="002D084F" w:rsidRPr="0023063A" w:rsidDel="00697E8C">
          <w:rPr>
            <w:rFonts w:ascii="Times New Roman" w:hAnsi="Times New Roman"/>
            <w:b/>
            <w:bCs/>
            <w:sz w:val="22"/>
          </w:rPr>
          <w:delText>供电转换和滤波</w:delText>
        </w:r>
      </w:del>
      <w:r w:rsidR="002D084F" w:rsidRPr="0023063A">
        <w:rPr>
          <w:rFonts w:ascii="Times New Roman" w:hAnsi="Times New Roman"/>
          <w:b/>
          <w:bCs/>
          <w:sz w:val="22"/>
        </w:rPr>
        <w:t xml:space="preserve"> </w:t>
      </w:r>
    </w:p>
    <w:p w14:paraId="41F2A386" w14:textId="5BC31C46" w:rsidR="001346FC" w:rsidRPr="0023063A" w:rsidRDefault="002D084F">
      <w:pPr>
        <w:pStyle w:val="14"/>
        <w:spacing w:line="360" w:lineRule="auto"/>
        <w:ind w:left="780" w:firstLineChars="0" w:firstLine="0"/>
        <w:rPr>
          <w:rFonts w:ascii="Times New Roman" w:hAnsi="Times New Roman"/>
          <w:sz w:val="22"/>
        </w:rPr>
      </w:pPr>
      <w:r w:rsidRPr="0023063A">
        <w:rPr>
          <w:rFonts w:ascii="Times New Roman" w:hAnsi="Times New Roman"/>
          <w:sz w:val="22"/>
        </w:rPr>
        <w:t>主要功能：</w:t>
      </w:r>
      <w:ins w:id="62" w:author="liu biao" w:date="2025-08-01T22:11:00Z">
        <w:r w:rsidR="00081A62" w:rsidRPr="0023063A">
          <w:rPr>
            <w:rFonts w:ascii="Times New Roman" w:hAnsi="Times New Roman"/>
            <w:sz w:val="22"/>
          </w:rPr>
          <w:t>构成</w:t>
        </w:r>
      </w:ins>
      <w:ins w:id="63" w:author="liu biao" w:date="2025-08-01T22:11:00Z" w16du:dateUtc="2025-08-01T14:11:00Z">
        <w:r w:rsidR="00081A62" w:rsidRPr="0023063A">
          <w:rPr>
            <w:rFonts w:ascii="Times New Roman" w:hAnsi="Times New Roman" w:hint="eastAsia"/>
            <w:sz w:val="22"/>
          </w:rPr>
          <w:t>28V</w:t>
        </w:r>
      </w:ins>
      <w:ins w:id="64" w:author="liu biao" w:date="2025-08-01T22:11:00Z">
        <w:r w:rsidR="00081A62" w:rsidRPr="0023063A">
          <w:rPr>
            <w:rFonts w:ascii="Times New Roman" w:hAnsi="Times New Roman" w:hint="eastAsia"/>
            <w:sz w:val="22"/>
            <w:rPrChange w:id="65" w:author="liu biao" w:date="2025-08-01T22:11:00Z" w16du:dateUtc="2025-08-01T14:11:00Z">
              <w:rPr>
                <w:rFonts w:ascii="Times New Roman" w:hAnsi="Times New Roman" w:hint="eastAsia"/>
                <w:b/>
                <w:bCs/>
                <w:sz w:val="22"/>
              </w:rPr>
            </w:rPrChange>
          </w:rPr>
          <w:t>电源输入端的完整保护体系</w:t>
        </w:r>
      </w:ins>
      <w:ins w:id="66" w:author="liu biao" w:date="2025-08-01T22:12:00Z" w16du:dateUtc="2025-08-01T14:12:00Z">
        <w:r w:rsidR="00081A62" w:rsidRPr="0023063A">
          <w:rPr>
            <w:rFonts w:ascii="Times New Roman" w:hAnsi="Times New Roman" w:hint="eastAsia"/>
            <w:sz w:val="22"/>
          </w:rPr>
          <w:t>；转换各子模块所需的电压轨；</w:t>
        </w:r>
      </w:ins>
      <w:ins w:id="67" w:author="liu biao" w:date="2025-08-01T22:13:00Z" w16du:dateUtc="2025-08-01T14:13:00Z">
        <w:r w:rsidR="00081A62" w:rsidRPr="0023063A">
          <w:rPr>
            <w:rFonts w:ascii="Times New Roman" w:hAnsi="Times New Roman" w:hint="eastAsia"/>
            <w:sz w:val="22"/>
          </w:rPr>
          <w:t>低温下</w:t>
        </w:r>
      </w:ins>
      <w:ins w:id="68" w:author="liu biao" w:date="2025-08-01T22:12:00Z" w16du:dateUtc="2025-08-01T14:12:00Z">
        <w:r w:rsidR="00081A62" w:rsidRPr="0023063A">
          <w:rPr>
            <w:rFonts w:ascii="Times New Roman" w:hAnsi="Times New Roman" w:hint="eastAsia"/>
            <w:sz w:val="22"/>
          </w:rPr>
          <w:t>将</w:t>
        </w:r>
        <w:r w:rsidR="00081A62" w:rsidRPr="0023063A">
          <w:rPr>
            <w:rFonts w:ascii="Times New Roman" w:hAnsi="Times New Roman" w:hint="eastAsia"/>
            <w:sz w:val="22"/>
          </w:rPr>
          <w:t>PCB</w:t>
        </w:r>
        <w:r w:rsidR="00081A62" w:rsidRPr="0023063A">
          <w:rPr>
            <w:rFonts w:ascii="Times New Roman" w:hAnsi="Times New Roman" w:hint="eastAsia"/>
            <w:sz w:val="22"/>
          </w:rPr>
          <w:t>整体温度</w:t>
        </w:r>
      </w:ins>
      <w:ins w:id="69" w:author="liu biao" w:date="2025-08-01T22:13:00Z" w16du:dateUtc="2025-08-01T14:13:00Z">
        <w:r w:rsidR="00081A62" w:rsidRPr="0023063A">
          <w:rPr>
            <w:rFonts w:ascii="Times New Roman" w:hAnsi="Times New Roman" w:hint="eastAsia"/>
            <w:sz w:val="22"/>
          </w:rPr>
          <w:t>保持到器件的工作温度以内。</w:t>
        </w:r>
      </w:ins>
      <w:del w:id="70" w:author="liu biao" w:date="2025-08-01T22:11:00Z" w16du:dateUtc="2025-08-01T14:11:00Z">
        <w:r w:rsidRPr="0023063A" w:rsidDel="00081A62">
          <w:rPr>
            <w:rFonts w:ascii="Times New Roman" w:hAnsi="Times New Roman"/>
            <w:sz w:val="22"/>
          </w:rPr>
          <w:delText>28 V/DC</w:delText>
        </w:r>
        <w:r w:rsidRPr="0023063A" w:rsidDel="00081A62">
          <w:rPr>
            <w:rFonts w:ascii="Times New Roman" w:hAnsi="Times New Roman"/>
            <w:sz w:val="22"/>
          </w:rPr>
          <w:delText>供电</w:delText>
        </w:r>
      </w:del>
      <w:del w:id="71" w:author="liu biao" w:date="2025-08-01T22:08:00Z" w16du:dateUtc="2025-08-01T14:08:00Z">
        <w:r w:rsidRPr="0023063A" w:rsidDel="00697E8C">
          <w:rPr>
            <w:rFonts w:ascii="Times New Roman" w:hAnsi="Times New Roman"/>
            <w:sz w:val="22"/>
          </w:rPr>
          <w:delText>电压</w:delText>
        </w:r>
      </w:del>
      <w:del w:id="72" w:author="liu biao" w:date="2025-08-01T22:11:00Z" w16du:dateUtc="2025-08-01T14:11:00Z">
        <w:r w:rsidRPr="0023063A" w:rsidDel="00081A62">
          <w:rPr>
            <w:rFonts w:ascii="Times New Roman" w:hAnsi="Times New Roman"/>
            <w:sz w:val="22"/>
          </w:rPr>
          <w:delText>转换成电路板各功能模块所需的电压</w:delText>
        </w:r>
      </w:del>
    </w:p>
    <w:p w14:paraId="147810C4" w14:textId="54BC1461" w:rsidR="001346FC" w:rsidRPr="0023063A" w:rsidRDefault="00697E8C">
      <w:pPr>
        <w:pStyle w:val="14"/>
        <w:numPr>
          <w:ilvl w:val="0"/>
          <w:numId w:val="17"/>
        </w:numPr>
        <w:spacing w:line="360" w:lineRule="auto"/>
        <w:ind w:firstLineChars="0"/>
        <w:rPr>
          <w:rFonts w:ascii="Times New Roman" w:hAnsi="Times New Roman"/>
          <w:b/>
          <w:bCs/>
          <w:sz w:val="22"/>
        </w:rPr>
      </w:pPr>
      <w:bookmarkStart w:id="73" w:name="_Hlk204988251"/>
      <w:ins w:id="74" w:author="liu biao" w:date="2025-08-01T22:05:00Z" w16du:dateUtc="2025-08-01T14:05:00Z">
        <w:r w:rsidRPr="0023063A">
          <w:rPr>
            <w:rFonts w:ascii="Times New Roman" w:hAnsi="Times New Roman" w:hint="eastAsia"/>
            <w:b/>
            <w:bCs/>
            <w:sz w:val="22"/>
          </w:rPr>
          <w:t>控制核心</w:t>
        </w:r>
      </w:ins>
      <w:del w:id="75" w:author="liu biao" w:date="2025-08-01T22:05:00Z" w16du:dateUtc="2025-08-01T14:05:00Z">
        <w:r w:rsidR="002D084F" w:rsidRPr="0023063A" w:rsidDel="00697E8C">
          <w:rPr>
            <w:rFonts w:ascii="Times New Roman" w:hAnsi="Times New Roman"/>
            <w:b/>
            <w:bCs/>
            <w:sz w:val="22"/>
          </w:rPr>
          <w:delText>信息处理</w:delText>
        </w:r>
      </w:del>
      <w:r w:rsidR="002D084F" w:rsidRPr="0023063A">
        <w:rPr>
          <w:rFonts w:ascii="Times New Roman" w:hAnsi="Times New Roman"/>
          <w:b/>
          <w:bCs/>
          <w:sz w:val="22"/>
        </w:rPr>
        <w:t>模块</w:t>
      </w:r>
      <w:r w:rsidR="002D084F" w:rsidRPr="0023063A">
        <w:rPr>
          <w:rFonts w:ascii="Times New Roman" w:hAnsi="Times New Roman"/>
          <w:b/>
          <w:bCs/>
          <w:sz w:val="22"/>
        </w:rPr>
        <w:t xml:space="preserve"> </w:t>
      </w:r>
    </w:p>
    <w:p w14:paraId="5D27F4CF" w14:textId="2FC8881A" w:rsidR="001346FC" w:rsidRPr="0023063A" w:rsidRDefault="002D084F">
      <w:pPr>
        <w:pStyle w:val="14"/>
        <w:spacing w:line="360" w:lineRule="auto"/>
        <w:ind w:left="780" w:firstLineChars="0" w:firstLine="0"/>
        <w:rPr>
          <w:rFonts w:ascii="Times New Roman" w:hAnsi="Times New Roman"/>
          <w:sz w:val="22"/>
        </w:rPr>
      </w:pPr>
      <w:r w:rsidRPr="0023063A">
        <w:rPr>
          <w:rFonts w:ascii="Times New Roman" w:hAnsi="Times New Roman"/>
          <w:sz w:val="22"/>
        </w:rPr>
        <w:t>主要功能：控制</w:t>
      </w:r>
      <w:r w:rsidR="008726B3" w:rsidRPr="0023063A">
        <w:rPr>
          <w:rFonts w:ascii="Times New Roman" w:hAnsi="Times New Roman" w:hint="eastAsia"/>
          <w:sz w:val="22"/>
        </w:rPr>
        <w:t>2</w:t>
      </w:r>
      <w:r w:rsidRPr="0023063A">
        <w:rPr>
          <w:rFonts w:ascii="Times New Roman" w:hAnsi="Times New Roman"/>
          <w:sz w:val="22"/>
        </w:rPr>
        <w:t>路</w:t>
      </w:r>
      <w:r w:rsidRPr="0023063A">
        <w:rPr>
          <w:rFonts w:ascii="Times New Roman" w:hAnsi="Times New Roman"/>
          <w:sz w:val="22"/>
        </w:rPr>
        <w:t>LD</w:t>
      </w:r>
      <w:r w:rsidR="008726B3" w:rsidRPr="0023063A">
        <w:rPr>
          <w:rFonts w:ascii="Times New Roman" w:hAnsi="Times New Roman" w:hint="eastAsia"/>
          <w:sz w:val="22"/>
        </w:rPr>
        <w:t>、</w:t>
      </w:r>
      <w:r w:rsidR="008726B3" w:rsidRPr="0023063A">
        <w:rPr>
          <w:rFonts w:ascii="Times New Roman" w:hAnsi="Times New Roman" w:hint="eastAsia"/>
          <w:sz w:val="22"/>
        </w:rPr>
        <w:t>4</w:t>
      </w:r>
      <w:r w:rsidR="008726B3" w:rsidRPr="0023063A">
        <w:rPr>
          <w:rFonts w:ascii="Times New Roman" w:hAnsi="Times New Roman" w:hint="eastAsia"/>
          <w:sz w:val="22"/>
        </w:rPr>
        <w:t>路</w:t>
      </w:r>
      <w:r w:rsidRPr="0023063A">
        <w:rPr>
          <w:rFonts w:ascii="Times New Roman" w:hAnsi="Times New Roman"/>
          <w:sz w:val="22"/>
        </w:rPr>
        <w:t>TEC</w:t>
      </w:r>
      <w:r w:rsidRPr="0023063A">
        <w:rPr>
          <w:rFonts w:ascii="Times New Roman" w:hAnsi="Times New Roman"/>
          <w:sz w:val="22"/>
        </w:rPr>
        <w:t>驱动工作</w:t>
      </w:r>
      <w:r w:rsidR="008726B3" w:rsidRPr="0023063A">
        <w:rPr>
          <w:rFonts w:ascii="Times New Roman" w:hAnsi="Times New Roman" w:hint="eastAsia"/>
          <w:sz w:val="22"/>
        </w:rPr>
        <w:t>并采集相关的数据；与上位机通信，接收外部</w:t>
      </w:r>
      <w:del w:id="76" w:author="liu biao" w:date="2025-08-01T22:14:00Z" w16du:dateUtc="2025-08-01T14:14:00Z">
        <w:r w:rsidR="008726B3" w:rsidRPr="0023063A" w:rsidDel="00081A62">
          <w:rPr>
            <w:rFonts w:ascii="Times New Roman" w:hAnsi="Times New Roman" w:hint="eastAsia"/>
            <w:sz w:val="22"/>
          </w:rPr>
          <w:delText>LVDS</w:delText>
        </w:r>
      </w:del>
      <w:r w:rsidR="008726B3" w:rsidRPr="0023063A">
        <w:rPr>
          <w:rFonts w:ascii="Times New Roman" w:hAnsi="Times New Roman" w:hint="eastAsia"/>
          <w:sz w:val="22"/>
        </w:rPr>
        <w:t>触发</w:t>
      </w:r>
      <w:ins w:id="77" w:author="liu biao" w:date="2025-08-01T22:14:00Z" w16du:dateUtc="2025-08-01T14:14:00Z">
        <w:r w:rsidR="00081A62" w:rsidRPr="0023063A">
          <w:rPr>
            <w:rFonts w:ascii="Times New Roman" w:hAnsi="Times New Roman" w:hint="eastAsia"/>
            <w:sz w:val="22"/>
          </w:rPr>
          <w:t>信号</w:t>
        </w:r>
      </w:ins>
      <w:r w:rsidR="008726B3" w:rsidRPr="0023063A">
        <w:rPr>
          <w:rFonts w:ascii="Times New Roman" w:hAnsi="Times New Roman" w:hint="eastAsia"/>
          <w:sz w:val="22"/>
        </w:rPr>
        <w:t>并</w:t>
      </w:r>
      <w:ins w:id="78" w:author="liu biao" w:date="2025-08-01T22:15:00Z" w16du:dateUtc="2025-08-01T14:15:00Z">
        <w:r w:rsidR="00081A62" w:rsidRPr="0023063A">
          <w:rPr>
            <w:rFonts w:ascii="Times New Roman" w:hAnsi="Times New Roman" w:hint="eastAsia"/>
            <w:sz w:val="22"/>
          </w:rPr>
          <w:t>产生</w:t>
        </w:r>
        <w:r w:rsidR="00081A62" w:rsidRPr="0023063A">
          <w:rPr>
            <w:rFonts w:ascii="Times New Roman" w:hAnsi="Times New Roman" w:hint="eastAsia"/>
            <w:sz w:val="22"/>
          </w:rPr>
          <w:t>LD</w:t>
        </w:r>
        <w:r w:rsidR="00081A62" w:rsidRPr="0023063A">
          <w:rPr>
            <w:rFonts w:ascii="Times New Roman" w:hAnsi="Times New Roman" w:hint="eastAsia"/>
            <w:sz w:val="22"/>
          </w:rPr>
          <w:t>脉冲信号</w:t>
        </w:r>
      </w:ins>
      <w:del w:id="79" w:author="liu biao" w:date="2025-08-01T22:15:00Z" w16du:dateUtc="2025-08-01T14:15:00Z">
        <w:r w:rsidR="008726B3" w:rsidRPr="0023063A" w:rsidDel="00081A62">
          <w:rPr>
            <w:rFonts w:ascii="Times New Roman" w:hAnsi="Times New Roman" w:hint="eastAsia"/>
            <w:sz w:val="22"/>
          </w:rPr>
          <w:delText>发送光同步</w:delText>
        </w:r>
      </w:del>
      <w:r w:rsidR="008726B3" w:rsidRPr="0023063A">
        <w:rPr>
          <w:rFonts w:ascii="Times New Roman" w:hAnsi="Times New Roman" w:hint="eastAsia"/>
          <w:sz w:val="22"/>
        </w:rPr>
        <w:t>与</w:t>
      </w:r>
      <w:ins w:id="80" w:author="liu biao" w:date="2025-08-01T22:15:00Z" w16du:dateUtc="2025-08-01T14:15:00Z">
        <w:r w:rsidR="00081A62" w:rsidRPr="0023063A">
          <w:rPr>
            <w:rFonts w:ascii="Times New Roman" w:hAnsi="Times New Roman" w:hint="eastAsia"/>
            <w:sz w:val="22"/>
          </w:rPr>
          <w:t>Q</w:t>
        </w:r>
        <w:r w:rsidR="00081A62" w:rsidRPr="0023063A">
          <w:rPr>
            <w:rFonts w:ascii="Times New Roman" w:hAnsi="Times New Roman" w:hint="eastAsia"/>
            <w:sz w:val="22"/>
          </w:rPr>
          <w:t>触发</w:t>
        </w:r>
      </w:ins>
      <w:del w:id="81" w:author="liu biao" w:date="2025-08-01T22:15:00Z" w16du:dateUtc="2025-08-01T14:15:00Z">
        <w:r w:rsidR="008726B3" w:rsidRPr="0023063A" w:rsidDel="00081A62">
          <w:rPr>
            <w:rFonts w:ascii="Times New Roman" w:hAnsi="Times New Roman" w:hint="eastAsia"/>
            <w:sz w:val="22"/>
          </w:rPr>
          <w:delText>电同步</w:delText>
        </w:r>
        <w:r w:rsidR="008726B3" w:rsidRPr="0023063A" w:rsidDel="00081A62">
          <w:rPr>
            <w:rFonts w:ascii="Times New Roman" w:hAnsi="Times New Roman" w:hint="eastAsia"/>
            <w:sz w:val="22"/>
          </w:rPr>
          <w:delText>LVDS</w:delText>
        </w:r>
      </w:del>
      <w:r w:rsidR="008726B3" w:rsidRPr="0023063A">
        <w:rPr>
          <w:rFonts w:ascii="Times New Roman" w:hAnsi="Times New Roman" w:hint="eastAsia"/>
          <w:sz w:val="22"/>
        </w:rPr>
        <w:t>信号</w:t>
      </w:r>
      <w:r w:rsidR="00137A0F" w:rsidRPr="0023063A">
        <w:rPr>
          <w:rFonts w:ascii="Times New Roman" w:hAnsi="Times New Roman" w:hint="eastAsia"/>
          <w:sz w:val="22"/>
        </w:rPr>
        <w:t>；控制风扇并通过</w:t>
      </w:r>
      <w:r w:rsidR="00137A0F" w:rsidRPr="0023063A">
        <w:rPr>
          <w:rFonts w:ascii="Times New Roman" w:hAnsi="Times New Roman" w:hint="eastAsia"/>
          <w:sz w:val="22"/>
        </w:rPr>
        <w:t>CAN</w:t>
      </w:r>
      <w:r w:rsidR="00137A0F" w:rsidRPr="0023063A">
        <w:rPr>
          <w:rFonts w:ascii="Times New Roman" w:hAnsi="Times New Roman" w:hint="eastAsia"/>
          <w:sz w:val="22"/>
        </w:rPr>
        <w:t>与水泵模块通信</w:t>
      </w:r>
      <w:ins w:id="82" w:author="liu biao" w:date="2025-08-01T22:25:00Z" w16du:dateUtc="2025-08-01T14:25:00Z">
        <w:r w:rsidR="00124EC4" w:rsidRPr="0023063A">
          <w:rPr>
            <w:rFonts w:ascii="Times New Roman" w:hAnsi="Times New Roman" w:hint="eastAsia"/>
            <w:sz w:val="22"/>
          </w:rPr>
          <w:t>。</w:t>
        </w:r>
      </w:ins>
      <w:del w:id="83" w:author="liu biao" w:date="2025-08-01T22:25:00Z" w16du:dateUtc="2025-08-01T14:25:00Z">
        <w:r w:rsidR="00137A0F" w:rsidRPr="0023063A" w:rsidDel="00124EC4">
          <w:rPr>
            <w:rFonts w:ascii="Times New Roman" w:hAnsi="Times New Roman" w:hint="eastAsia"/>
            <w:sz w:val="22"/>
          </w:rPr>
          <w:delText>；</w:delText>
        </w:r>
      </w:del>
    </w:p>
    <w:bookmarkEnd w:id="73"/>
    <w:p w14:paraId="60E79F96" w14:textId="2662F9B2" w:rsidR="001346FC" w:rsidRPr="0023063A" w:rsidRDefault="00137A0F">
      <w:pPr>
        <w:pStyle w:val="14"/>
        <w:numPr>
          <w:ilvl w:val="0"/>
          <w:numId w:val="17"/>
        </w:numPr>
        <w:spacing w:line="360" w:lineRule="auto"/>
        <w:ind w:firstLineChars="0"/>
        <w:rPr>
          <w:rFonts w:ascii="Times New Roman" w:hAnsi="Times New Roman"/>
          <w:b/>
          <w:bCs/>
          <w:sz w:val="22"/>
        </w:rPr>
      </w:pPr>
      <w:r w:rsidRPr="0023063A">
        <w:rPr>
          <w:rFonts w:ascii="Times New Roman" w:hAnsi="Times New Roman" w:hint="eastAsia"/>
          <w:b/>
          <w:bCs/>
          <w:sz w:val="22"/>
        </w:rPr>
        <w:t>2</w:t>
      </w:r>
      <w:r w:rsidR="002D084F" w:rsidRPr="0023063A">
        <w:rPr>
          <w:rFonts w:ascii="Times New Roman" w:hAnsi="Times New Roman"/>
          <w:b/>
          <w:bCs/>
          <w:sz w:val="22"/>
        </w:rPr>
        <w:t>路</w:t>
      </w:r>
      <w:r w:rsidR="002D084F" w:rsidRPr="0023063A">
        <w:rPr>
          <w:rFonts w:ascii="Times New Roman" w:hAnsi="Times New Roman"/>
          <w:b/>
          <w:bCs/>
          <w:sz w:val="22"/>
        </w:rPr>
        <w:t xml:space="preserve"> LD</w:t>
      </w:r>
      <w:r w:rsidRPr="0023063A">
        <w:rPr>
          <w:rFonts w:ascii="Times New Roman" w:hAnsi="Times New Roman" w:hint="eastAsia"/>
          <w:b/>
          <w:bCs/>
          <w:sz w:val="22"/>
        </w:rPr>
        <w:t>脉冲</w:t>
      </w:r>
      <w:r w:rsidR="002D084F" w:rsidRPr="0023063A">
        <w:rPr>
          <w:rFonts w:ascii="Times New Roman" w:hAnsi="Times New Roman"/>
          <w:b/>
          <w:bCs/>
          <w:sz w:val="22"/>
        </w:rPr>
        <w:t>驱动</w:t>
      </w:r>
    </w:p>
    <w:p w14:paraId="30E21708" w14:textId="21A6BCF6" w:rsidR="001346FC" w:rsidRPr="0023063A" w:rsidRDefault="00081A62">
      <w:pPr>
        <w:pStyle w:val="14"/>
        <w:spacing w:line="360" w:lineRule="auto"/>
        <w:ind w:left="780" w:firstLineChars="0" w:firstLine="0"/>
        <w:rPr>
          <w:rFonts w:ascii="Times New Roman" w:hAnsi="Times New Roman"/>
          <w:sz w:val="22"/>
        </w:rPr>
      </w:pPr>
      <w:ins w:id="84" w:author="liu biao" w:date="2025-08-01T22:17:00Z" w16du:dateUtc="2025-08-01T14:17:00Z">
        <w:r w:rsidRPr="0023063A">
          <w:rPr>
            <w:rFonts w:ascii="Times New Roman" w:hAnsi="Times New Roman" w:hint="eastAsia"/>
            <w:sz w:val="22"/>
          </w:rPr>
          <w:t>产生预定的</w:t>
        </w:r>
        <w:r w:rsidRPr="0023063A">
          <w:rPr>
            <w:rFonts w:ascii="Times New Roman" w:hAnsi="Times New Roman" w:hint="eastAsia"/>
            <w:sz w:val="22"/>
          </w:rPr>
          <w:t>DCDC</w:t>
        </w:r>
        <w:r w:rsidRPr="0023063A">
          <w:rPr>
            <w:rFonts w:ascii="Times New Roman" w:hAnsi="Times New Roman" w:hint="eastAsia"/>
            <w:sz w:val="22"/>
          </w:rPr>
          <w:t>可编程电压</w:t>
        </w:r>
      </w:ins>
      <w:ins w:id="85" w:author="liu biao" w:date="2025-08-01T22:19:00Z" w16du:dateUtc="2025-08-01T14:19:00Z">
        <w:r w:rsidR="00DA76F0" w:rsidRPr="0023063A">
          <w:rPr>
            <w:rFonts w:ascii="Times New Roman" w:hAnsi="Times New Roman" w:hint="eastAsia"/>
            <w:sz w:val="22"/>
          </w:rPr>
          <w:t>，</w:t>
        </w:r>
      </w:ins>
      <w:r w:rsidR="00137A0F" w:rsidRPr="0023063A">
        <w:rPr>
          <w:rFonts w:ascii="Times New Roman" w:hAnsi="Times New Roman" w:hint="eastAsia"/>
          <w:sz w:val="22"/>
        </w:rPr>
        <w:t>按脉冲调制信号与设定的</w:t>
      </w:r>
      <w:ins w:id="86" w:author="liu biao" w:date="2025-08-01T22:16:00Z" w16du:dateUtc="2025-08-01T14:16:00Z">
        <w:r w:rsidRPr="0023063A">
          <w:rPr>
            <w:rFonts w:ascii="Times New Roman" w:hAnsi="Times New Roman" w:hint="eastAsia"/>
            <w:sz w:val="22"/>
          </w:rPr>
          <w:t>电流</w:t>
        </w:r>
      </w:ins>
      <w:r w:rsidR="00137A0F" w:rsidRPr="0023063A">
        <w:rPr>
          <w:rFonts w:ascii="Times New Roman" w:hAnsi="Times New Roman" w:hint="eastAsia"/>
          <w:sz w:val="22"/>
        </w:rPr>
        <w:t>幅值</w:t>
      </w:r>
      <w:r w:rsidR="002D084F" w:rsidRPr="0023063A">
        <w:rPr>
          <w:rFonts w:ascii="Times New Roman" w:hAnsi="Times New Roman"/>
          <w:sz w:val="22"/>
        </w:rPr>
        <w:t>驱动</w:t>
      </w:r>
      <w:r w:rsidR="00137A0F" w:rsidRPr="0023063A">
        <w:rPr>
          <w:rFonts w:ascii="Times New Roman" w:hAnsi="Times New Roman" w:hint="eastAsia"/>
          <w:sz w:val="22"/>
        </w:rPr>
        <w:t>2</w:t>
      </w:r>
      <w:r w:rsidR="002D084F" w:rsidRPr="0023063A">
        <w:rPr>
          <w:rFonts w:ascii="Times New Roman" w:hAnsi="Times New Roman"/>
          <w:sz w:val="22"/>
        </w:rPr>
        <w:t>路</w:t>
      </w:r>
      <w:r w:rsidR="002D084F" w:rsidRPr="0023063A">
        <w:rPr>
          <w:rFonts w:ascii="Times New Roman" w:hAnsi="Times New Roman"/>
          <w:sz w:val="22"/>
        </w:rPr>
        <w:t>LD</w:t>
      </w:r>
      <w:ins w:id="87" w:author="liu biao" w:date="2025-08-01T22:16:00Z" w16du:dateUtc="2025-08-01T14:16:00Z">
        <w:r w:rsidRPr="0023063A">
          <w:rPr>
            <w:rFonts w:ascii="Times New Roman" w:hAnsi="Times New Roman" w:hint="eastAsia"/>
            <w:sz w:val="22"/>
          </w:rPr>
          <w:t>；</w:t>
        </w:r>
      </w:ins>
      <w:del w:id="88" w:author="liu biao" w:date="2025-08-01T22:16:00Z" w16du:dateUtc="2025-08-01T14:16:00Z">
        <w:r w:rsidR="002D084F" w:rsidRPr="0023063A" w:rsidDel="00081A62">
          <w:rPr>
            <w:rFonts w:ascii="Times New Roman" w:hAnsi="Times New Roman"/>
            <w:sz w:val="22"/>
          </w:rPr>
          <w:delText>，并</w:delText>
        </w:r>
      </w:del>
      <w:r w:rsidR="002D084F" w:rsidRPr="0023063A">
        <w:rPr>
          <w:rFonts w:ascii="Times New Roman" w:hAnsi="Times New Roman"/>
          <w:sz w:val="22"/>
        </w:rPr>
        <w:t>集成</w:t>
      </w:r>
      <w:ins w:id="89" w:author="liu biao" w:date="2025-08-01T22:16:00Z" w16du:dateUtc="2025-08-01T14:16:00Z">
        <w:r w:rsidRPr="0023063A">
          <w:rPr>
            <w:rFonts w:ascii="Times New Roman" w:hAnsi="Times New Roman" w:hint="eastAsia"/>
            <w:sz w:val="22"/>
          </w:rPr>
          <w:t>硬件</w:t>
        </w:r>
      </w:ins>
      <w:r w:rsidR="002D084F" w:rsidRPr="0023063A">
        <w:rPr>
          <w:rFonts w:ascii="Times New Roman" w:hAnsi="Times New Roman" w:hint="eastAsia"/>
          <w:sz w:val="22"/>
        </w:rPr>
        <w:t>限</w:t>
      </w:r>
      <w:r w:rsidR="002D084F" w:rsidRPr="0023063A">
        <w:rPr>
          <w:rFonts w:ascii="Times New Roman" w:hAnsi="Times New Roman"/>
          <w:sz w:val="22"/>
        </w:rPr>
        <w:t>流保护功能</w:t>
      </w:r>
      <w:ins w:id="90" w:author="liu biao" w:date="2025-08-01T22:16:00Z" w16du:dateUtc="2025-08-01T14:16:00Z">
        <w:r w:rsidRPr="0023063A">
          <w:rPr>
            <w:rFonts w:ascii="Times New Roman" w:hAnsi="Times New Roman" w:hint="eastAsia"/>
            <w:sz w:val="22"/>
          </w:rPr>
          <w:t>；</w:t>
        </w:r>
      </w:ins>
      <w:ins w:id="91" w:author="liu biao" w:date="2025-08-01T22:18:00Z" w16du:dateUtc="2025-08-01T14:18:00Z">
        <w:r w:rsidRPr="0023063A">
          <w:rPr>
            <w:rFonts w:ascii="Times New Roman" w:hAnsi="Times New Roman" w:hint="eastAsia"/>
            <w:sz w:val="22"/>
          </w:rPr>
          <w:t>集成</w:t>
        </w:r>
        <w:r w:rsidRPr="0023063A">
          <w:rPr>
            <w:rFonts w:ascii="Times New Roman" w:hAnsi="Times New Roman" w:hint="eastAsia"/>
            <w:sz w:val="22"/>
          </w:rPr>
          <w:t>LD</w:t>
        </w:r>
        <w:r w:rsidRPr="0023063A">
          <w:rPr>
            <w:rFonts w:ascii="Times New Roman" w:hAnsi="Times New Roman" w:hint="eastAsia"/>
            <w:sz w:val="22"/>
          </w:rPr>
          <w:t>峰值电压与峰值电流采集模拟电路。</w:t>
        </w:r>
      </w:ins>
    </w:p>
    <w:p w14:paraId="6C9A6A11" w14:textId="1EDAF2DC" w:rsidR="001346FC" w:rsidRPr="0023063A" w:rsidRDefault="00137A0F">
      <w:pPr>
        <w:pStyle w:val="14"/>
        <w:numPr>
          <w:ilvl w:val="0"/>
          <w:numId w:val="17"/>
        </w:numPr>
        <w:spacing w:line="360" w:lineRule="auto"/>
        <w:ind w:firstLineChars="0"/>
        <w:rPr>
          <w:rFonts w:ascii="Times New Roman" w:hAnsi="Times New Roman"/>
          <w:b/>
          <w:bCs/>
          <w:sz w:val="22"/>
        </w:rPr>
      </w:pPr>
      <w:r w:rsidRPr="0023063A">
        <w:rPr>
          <w:rFonts w:ascii="Times New Roman" w:hAnsi="Times New Roman" w:hint="eastAsia"/>
          <w:b/>
          <w:bCs/>
          <w:sz w:val="22"/>
        </w:rPr>
        <w:t>4</w:t>
      </w:r>
      <w:r w:rsidR="002D084F" w:rsidRPr="0023063A">
        <w:rPr>
          <w:rFonts w:ascii="Times New Roman" w:hAnsi="Times New Roman"/>
          <w:b/>
          <w:bCs/>
          <w:sz w:val="22"/>
        </w:rPr>
        <w:t>路温控模块</w:t>
      </w:r>
    </w:p>
    <w:p w14:paraId="46DDC642" w14:textId="6F432E7A" w:rsidR="001346FC" w:rsidRPr="0023063A" w:rsidRDefault="002D084F" w:rsidP="00137A0F">
      <w:pPr>
        <w:pStyle w:val="14"/>
        <w:spacing w:line="360" w:lineRule="auto"/>
        <w:ind w:left="780" w:firstLineChars="0" w:firstLine="0"/>
        <w:rPr>
          <w:rFonts w:ascii="Times New Roman" w:hAnsi="Times New Roman"/>
          <w:sz w:val="22"/>
        </w:rPr>
      </w:pPr>
      <w:r w:rsidRPr="0023063A">
        <w:rPr>
          <w:rFonts w:ascii="Times New Roman" w:hAnsi="Times New Roman"/>
          <w:sz w:val="22"/>
        </w:rPr>
        <w:t>根据采集的各路温度数据，实现</w:t>
      </w:r>
      <w:r w:rsidRPr="0023063A">
        <w:rPr>
          <w:rFonts w:ascii="Times New Roman" w:hAnsi="Times New Roman" w:hint="eastAsia"/>
          <w:sz w:val="22"/>
        </w:rPr>
        <w:t>对</w:t>
      </w:r>
      <w:r w:rsidRPr="0023063A">
        <w:rPr>
          <w:rFonts w:ascii="Times New Roman" w:hAnsi="Times New Roman"/>
          <w:sz w:val="22"/>
        </w:rPr>
        <w:t>LD</w:t>
      </w:r>
      <w:r w:rsidR="00137A0F" w:rsidRPr="0023063A">
        <w:rPr>
          <w:rFonts w:ascii="Times New Roman" w:hAnsi="Times New Roman" w:hint="eastAsia"/>
          <w:sz w:val="22"/>
        </w:rPr>
        <w:t>与晶体</w:t>
      </w:r>
      <w:r w:rsidRPr="0023063A">
        <w:rPr>
          <w:rFonts w:ascii="Times New Roman" w:hAnsi="Times New Roman"/>
          <w:sz w:val="22"/>
        </w:rPr>
        <w:t>的精准温控</w:t>
      </w:r>
      <w:ins w:id="92" w:author="liu biao" w:date="2025-08-01T22:19:00Z" w16du:dateUtc="2025-08-01T14:19:00Z">
        <w:r w:rsidR="00DA76F0" w:rsidRPr="0023063A">
          <w:rPr>
            <w:rFonts w:ascii="Times New Roman" w:hAnsi="Times New Roman" w:hint="eastAsia"/>
            <w:sz w:val="22"/>
          </w:rPr>
          <w:t>。</w:t>
        </w:r>
      </w:ins>
      <w:ins w:id="93" w:author="liu biao" w:date="2025-08-01T22:20:00Z" w16du:dateUtc="2025-08-01T14:20:00Z">
        <w:r w:rsidR="00DA76F0" w:rsidRPr="0023063A">
          <w:rPr>
            <w:rFonts w:ascii="Times New Roman" w:hAnsi="Times New Roman" w:hint="eastAsia"/>
            <w:sz w:val="22"/>
          </w:rPr>
          <w:t>其具有</w:t>
        </w:r>
        <w:r w:rsidR="00DA76F0" w:rsidRPr="0023063A">
          <w:rPr>
            <w:rFonts w:ascii="Times New Roman" w:hAnsi="Times New Roman" w:hint="eastAsia"/>
            <w:sz w:val="22"/>
          </w:rPr>
          <w:t>2</w:t>
        </w:r>
        <w:r w:rsidR="00DA76F0" w:rsidRPr="0023063A">
          <w:rPr>
            <w:rFonts w:ascii="Times New Roman" w:hAnsi="Times New Roman" w:hint="eastAsia"/>
            <w:sz w:val="22"/>
          </w:rPr>
          <w:t>路可编程电压的</w:t>
        </w:r>
        <w:r w:rsidR="00DA76F0" w:rsidRPr="0023063A">
          <w:rPr>
            <w:rFonts w:ascii="Times New Roman" w:hAnsi="Times New Roman" w:hint="eastAsia"/>
            <w:sz w:val="22"/>
          </w:rPr>
          <w:t>DCDC</w:t>
        </w:r>
        <w:r w:rsidR="00DA76F0" w:rsidRPr="0023063A">
          <w:rPr>
            <w:rFonts w:ascii="Times New Roman" w:hAnsi="Times New Roman" w:hint="eastAsia"/>
            <w:sz w:val="22"/>
          </w:rPr>
          <w:t>，与</w:t>
        </w:r>
        <w:r w:rsidR="00DA76F0" w:rsidRPr="0023063A">
          <w:rPr>
            <w:rFonts w:ascii="Times New Roman" w:hAnsi="Times New Roman" w:hint="eastAsia"/>
            <w:sz w:val="22"/>
          </w:rPr>
          <w:t>1</w:t>
        </w:r>
        <w:r w:rsidR="00DA76F0" w:rsidRPr="0023063A">
          <w:rPr>
            <w:rFonts w:ascii="Times New Roman" w:hAnsi="Times New Roman" w:hint="eastAsia"/>
            <w:sz w:val="22"/>
          </w:rPr>
          <w:t>路</w:t>
        </w:r>
      </w:ins>
      <w:ins w:id="94" w:author="liu biao" w:date="2025-08-01T22:21:00Z" w16du:dateUtc="2025-08-01T14:21:00Z">
        <w:r w:rsidR="00DA76F0" w:rsidRPr="0023063A">
          <w:rPr>
            <w:rFonts w:ascii="Times New Roman" w:hAnsi="Times New Roman" w:hint="eastAsia"/>
            <w:sz w:val="22"/>
          </w:rPr>
          <w:t>两线制</w:t>
        </w:r>
        <w:r w:rsidR="00DA76F0" w:rsidRPr="0023063A">
          <w:rPr>
            <w:rFonts w:ascii="Times New Roman" w:hAnsi="Times New Roman" w:hint="eastAsia"/>
            <w:sz w:val="22"/>
          </w:rPr>
          <w:t>PT1000</w:t>
        </w:r>
        <w:r w:rsidR="00DA76F0" w:rsidRPr="0023063A">
          <w:rPr>
            <w:rFonts w:ascii="Times New Roman" w:hAnsi="Times New Roman" w:hint="eastAsia"/>
            <w:sz w:val="22"/>
          </w:rPr>
          <w:t>采集电路</w:t>
        </w:r>
        <w:r w:rsidR="009F7353" w:rsidRPr="0023063A">
          <w:rPr>
            <w:rFonts w:ascii="Times New Roman" w:hAnsi="Times New Roman" w:hint="eastAsia"/>
            <w:sz w:val="22"/>
          </w:rPr>
          <w:t>，提供</w:t>
        </w:r>
        <w:r w:rsidR="009F7353" w:rsidRPr="0023063A">
          <w:rPr>
            <w:rFonts w:ascii="Times New Roman" w:hAnsi="Times New Roman" w:hint="eastAsia"/>
            <w:sz w:val="22"/>
          </w:rPr>
          <w:t>1</w:t>
        </w:r>
        <w:r w:rsidR="009F7353" w:rsidRPr="0023063A">
          <w:rPr>
            <w:rFonts w:ascii="Times New Roman" w:hAnsi="Times New Roman" w:hint="eastAsia"/>
            <w:sz w:val="22"/>
          </w:rPr>
          <w:t>个</w:t>
        </w:r>
        <w:r w:rsidR="009F7353" w:rsidRPr="0023063A">
          <w:rPr>
            <w:rFonts w:ascii="Times New Roman" w:hAnsi="Times New Roman" w:hint="eastAsia"/>
            <w:sz w:val="22"/>
          </w:rPr>
          <w:t>TEC</w:t>
        </w:r>
        <w:r w:rsidR="009F7353" w:rsidRPr="0023063A">
          <w:rPr>
            <w:rFonts w:ascii="Times New Roman" w:hAnsi="Times New Roman" w:hint="eastAsia"/>
            <w:sz w:val="22"/>
          </w:rPr>
          <w:t>电流</w:t>
        </w:r>
      </w:ins>
      <w:ins w:id="95" w:author="liu biao" w:date="2025-08-01T22:22:00Z" w16du:dateUtc="2025-08-01T14:22:00Z">
        <w:r w:rsidR="009F7353" w:rsidRPr="0023063A">
          <w:rPr>
            <w:rFonts w:ascii="Times New Roman" w:hAnsi="Times New Roman" w:hint="eastAsia"/>
            <w:sz w:val="22"/>
          </w:rPr>
          <w:t>模拟</w:t>
        </w:r>
      </w:ins>
      <w:ins w:id="96" w:author="liu biao" w:date="2025-08-01T22:21:00Z" w16du:dateUtc="2025-08-01T14:21:00Z">
        <w:r w:rsidR="009F7353" w:rsidRPr="0023063A">
          <w:rPr>
            <w:rFonts w:ascii="Times New Roman" w:hAnsi="Times New Roman" w:hint="eastAsia"/>
            <w:sz w:val="22"/>
          </w:rPr>
          <w:t>输出。</w:t>
        </w:r>
      </w:ins>
    </w:p>
    <w:p w14:paraId="2D51AE51" w14:textId="77777777" w:rsidR="00E275D8" w:rsidRPr="0023063A" w:rsidRDefault="00E275D8" w:rsidP="00E275D8">
      <w:pPr>
        <w:pStyle w:val="14"/>
        <w:numPr>
          <w:ilvl w:val="0"/>
          <w:numId w:val="17"/>
        </w:numPr>
        <w:spacing w:line="360" w:lineRule="auto"/>
        <w:ind w:firstLineChars="0"/>
        <w:rPr>
          <w:ins w:id="97" w:author="liu biao" w:date="2025-08-01T22:25:00Z" w16du:dateUtc="2025-08-01T14:25:00Z"/>
          <w:rFonts w:ascii="Times New Roman" w:hAnsi="Times New Roman"/>
          <w:b/>
          <w:bCs/>
          <w:sz w:val="22"/>
        </w:rPr>
      </w:pPr>
      <w:ins w:id="98" w:author="liu biao" w:date="2025-08-01T22:06:00Z" w16du:dateUtc="2025-08-01T14:06:00Z">
        <w:r w:rsidRPr="0023063A">
          <w:rPr>
            <w:rFonts w:ascii="Times New Roman" w:hAnsi="Times New Roman" w:hint="eastAsia"/>
            <w:b/>
            <w:bCs/>
            <w:sz w:val="22"/>
          </w:rPr>
          <w:t>辅助外设</w:t>
        </w:r>
      </w:ins>
      <w:ins w:id="99" w:author="liu biao" w:date="2025-08-01T22:07:00Z" w16du:dateUtc="2025-08-01T14:07:00Z">
        <w:r w:rsidRPr="0023063A">
          <w:rPr>
            <w:rFonts w:ascii="Times New Roman" w:hAnsi="Times New Roman" w:hint="eastAsia"/>
            <w:b/>
            <w:bCs/>
            <w:sz w:val="22"/>
          </w:rPr>
          <w:t>模块</w:t>
        </w:r>
      </w:ins>
    </w:p>
    <w:p w14:paraId="1B971840" w14:textId="768A5E0B" w:rsidR="00E275D8" w:rsidRPr="0023063A" w:rsidRDefault="00E275D8" w:rsidP="00E275D8">
      <w:pPr>
        <w:pStyle w:val="14"/>
        <w:spacing w:line="360" w:lineRule="auto"/>
        <w:ind w:left="780" w:firstLineChars="0" w:firstLine="0"/>
        <w:rPr>
          <w:rFonts w:ascii="Times New Roman" w:hAnsi="Times New Roman"/>
          <w:sz w:val="22"/>
        </w:rPr>
      </w:pPr>
      <w:ins w:id="100" w:author="liu biao" w:date="2025-08-01T22:25:00Z" w16du:dateUtc="2025-08-01T14:25:00Z">
        <w:r w:rsidRPr="0023063A">
          <w:rPr>
            <w:rFonts w:ascii="Times New Roman" w:hAnsi="Times New Roman" w:hint="eastAsia"/>
            <w:sz w:val="22"/>
          </w:rPr>
          <w:t>实现风扇的控制（开关）</w:t>
        </w:r>
      </w:ins>
      <w:ins w:id="101" w:author="liu biao" w:date="2025-08-01T22:26:00Z" w16du:dateUtc="2025-08-01T14:26:00Z">
        <w:r w:rsidRPr="0023063A">
          <w:rPr>
            <w:rFonts w:ascii="Times New Roman" w:hAnsi="Times New Roman" w:hint="eastAsia"/>
            <w:sz w:val="22"/>
            <w:rPrChange w:id="102" w:author="liu biao" w:date="2025-08-01T22:26:00Z" w16du:dateUtc="2025-08-01T14:26:00Z">
              <w:rPr>
                <w:rFonts w:ascii="Times New Roman" w:hAnsi="Times New Roman" w:hint="eastAsia"/>
                <w:sz w:val="22"/>
                <w:highlight w:val="yellow"/>
              </w:rPr>
            </w:rPrChange>
          </w:rPr>
          <w:t>；实现水泵的供电开关；</w:t>
        </w:r>
        <w:r w:rsidRPr="0023063A">
          <w:rPr>
            <w:rFonts w:ascii="Times New Roman" w:hAnsi="Times New Roman" w:hint="eastAsia"/>
            <w:sz w:val="22"/>
          </w:rPr>
          <w:t>实现</w:t>
        </w:r>
      </w:ins>
      <w:ins w:id="103" w:author="liu biao" w:date="2025-08-01T22:27:00Z" w16du:dateUtc="2025-08-01T14:27:00Z">
        <w:r w:rsidRPr="0023063A">
          <w:rPr>
            <w:rFonts w:ascii="Times New Roman" w:hAnsi="Times New Roman" w:hint="eastAsia"/>
            <w:sz w:val="22"/>
          </w:rPr>
          <w:t>MCU</w:t>
        </w:r>
        <w:r w:rsidRPr="0023063A">
          <w:rPr>
            <w:rFonts w:ascii="Times New Roman" w:hAnsi="Times New Roman" w:hint="eastAsia"/>
            <w:sz w:val="22"/>
          </w:rPr>
          <w:t>到</w:t>
        </w:r>
        <w:r w:rsidRPr="0023063A">
          <w:rPr>
            <w:rFonts w:ascii="Times New Roman" w:hAnsi="Times New Roman" w:hint="eastAsia"/>
            <w:sz w:val="22"/>
          </w:rPr>
          <w:t>50</w:t>
        </w:r>
        <w:r w:rsidRPr="0023063A">
          <w:rPr>
            <w:rFonts w:ascii="Times New Roman" w:hAnsi="Times New Roman" w:hint="eastAsia"/>
            <w:sz w:val="22"/>
          </w:rPr>
          <w:t>Ω</w:t>
        </w:r>
        <w:r w:rsidRPr="0023063A">
          <w:rPr>
            <w:rFonts w:ascii="Times New Roman" w:hAnsi="Times New Roman" w:hint="eastAsia"/>
            <w:sz w:val="22"/>
          </w:rPr>
          <w:t xml:space="preserve"> </w:t>
        </w:r>
        <w:r w:rsidRPr="0023063A">
          <w:rPr>
            <w:rFonts w:ascii="Times New Roman" w:hAnsi="Times New Roman" w:hint="eastAsia"/>
            <w:sz w:val="22"/>
          </w:rPr>
          <w:t>阻抗</w:t>
        </w:r>
      </w:ins>
      <w:ins w:id="104" w:author="liu biao" w:date="2025-08-01T22:26:00Z" w16du:dateUtc="2025-08-01T14:26:00Z">
        <w:r w:rsidRPr="0023063A">
          <w:rPr>
            <w:rFonts w:ascii="Times New Roman" w:hAnsi="Times New Roman" w:hint="eastAsia"/>
            <w:sz w:val="22"/>
          </w:rPr>
          <w:t>调</w:t>
        </w:r>
        <w:r w:rsidRPr="0023063A">
          <w:rPr>
            <w:rFonts w:ascii="Times New Roman" w:hAnsi="Times New Roman" w:hint="eastAsia"/>
            <w:sz w:val="22"/>
          </w:rPr>
          <w:t>Q</w:t>
        </w:r>
        <w:r w:rsidRPr="0023063A">
          <w:rPr>
            <w:rFonts w:ascii="Times New Roman" w:hAnsi="Times New Roman" w:hint="eastAsia"/>
            <w:sz w:val="22"/>
          </w:rPr>
          <w:t>触发</w:t>
        </w:r>
      </w:ins>
      <w:ins w:id="105" w:author="liu biao" w:date="2025-08-01T22:27:00Z" w16du:dateUtc="2025-08-01T14:27:00Z">
        <w:r w:rsidRPr="0023063A">
          <w:rPr>
            <w:rFonts w:ascii="Times New Roman" w:hAnsi="Times New Roman" w:hint="eastAsia"/>
            <w:sz w:val="22"/>
          </w:rPr>
          <w:t>信号的转换；实现光功率</w:t>
        </w:r>
      </w:ins>
      <w:ins w:id="106" w:author="liu biao" w:date="2025-08-01T22:28:00Z" w16du:dateUtc="2025-08-01T14:28:00Z">
        <w:r w:rsidRPr="0023063A">
          <w:rPr>
            <w:rFonts w:ascii="Times New Roman" w:hAnsi="Times New Roman" w:hint="eastAsia"/>
            <w:sz w:val="22"/>
          </w:rPr>
          <w:t>探测器的输入滤波与信号电压转换。</w:t>
        </w:r>
      </w:ins>
    </w:p>
    <w:p w14:paraId="3983C907" w14:textId="01B55A9E" w:rsidR="00697E8C" w:rsidRPr="0023063A" w:rsidRDefault="002D084F" w:rsidP="00697E8C">
      <w:pPr>
        <w:pStyle w:val="14"/>
        <w:numPr>
          <w:ilvl w:val="0"/>
          <w:numId w:val="17"/>
        </w:numPr>
        <w:spacing w:line="360" w:lineRule="auto"/>
        <w:ind w:firstLineChars="0"/>
        <w:rPr>
          <w:ins w:id="107" w:author="liu biao" w:date="2025-08-01T22:21:00Z" w16du:dateUtc="2025-08-01T14:21:00Z"/>
          <w:rFonts w:ascii="Times New Roman" w:hAnsi="Times New Roman"/>
          <w:b/>
          <w:bCs/>
          <w:sz w:val="22"/>
        </w:rPr>
      </w:pPr>
      <w:del w:id="108" w:author="liu biao" w:date="2025-08-01T22:20:00Z" w16du:dateUtc="2025-08-01T14:20:00Z">
        <w:r w:rsidRPr="0023063A" w:rsidDel="00DA76F0">
          <w:rPr>
            <w:rFonts w:ascii="Times New Roman" w:hAnsi="Times New Roman"/>
            <w:sz w:val="22"/>
          </w:rPr>
          <w:delText>电路板整体尺寸为</w:delText>
        </w:r>
        <w:r w:rsidR="00137A0F" w:rsidRPr="0023063A" w:rsidDel="00DA76F0">
          <w:rPr>
            <w:rFonts w:ascii="Times New Roman" w:hAnsi="Times New Roman" w:hint="eastAsia"/>
            <w:sz w:val="22"/>
          </w:rPr>
          <w:delText>200</w:delText>
        </w:r>
        <w:r w:rsidRPr="0023063A" w:rsidDel="00DA76F0">
          <w:rPr>
            <w:rFonts w:ascii="Times New Roman" w:hAnsi="Times New Roman"/>
            <w:sz w:val="22"/>
          </w:rPr>
          <w:delText>mm*</w:delText>
        </w:r>
        <w:r w:rsidR="00137A0F" w:rsidRPr="0023063A" w:rsidDel="00DA76F0">
          <w:rPr>
            <w:rFonts w:ascii="Times New Roman" w:hAnsi="Times New Roman" w:hint="eastAsia"/>
            <w:sz w:val="22"/>
          </w:rPr>
          <w:delText>135</w:delText>
        </w:r>
        <w:r w:rsidRPr="0023063A" w:rsidDel="00DA76F0">
          <w:rPr>
            <w:rFonts w:ascii="Times New Roman" w:hAnsi="Times New Roman"/>
            <w:sz w:val="22"/>
          </w:rPr>
          <w:delText>mm</w:delText>
        </w:r>
        <w:r w:rsidR="00137A0F" w:rsidRPr="0023063A" w:rsidDel="00DA76F0">
          <w:rPr>
            <w:rFonts w:ascii="Times New Roman" w:hAnsi="Times New Roman" w:hint="eastAsia"/>
            <w:sz w:val="22"/>
          </w:rPr>
          <w:delText>，整体高度小于</w:delText>
        </w:r>
        <w:r w:rsidR="00137A0F" w:rsidRPr="0023063A" w:rsidDel="00DA76F0">
          <w:rPr>
            <w:rFonts w:ascii="Times New Roman" w:hAnsi="Times New Roman" w:hint="eastAsia"/>
            <w:sz w:val="22"/>
          </w:rPr>
          <w:delText>50mm</w:delText>
        </w:r>
        <w:r w:rsidRPr="0023063A" w:rsidDel="00DA76F0">
          <w:rPr>
            <w:rFonts w:ascii="Times New Roman" w:hAnsi="Times New Roman"/>
            <w:sz w:val="22"/>
          </w:rPr>
          <w:delText>，</w:delText>
        </w:r>
        <w:r w:rsidR="00137A0F" w:rsidRPr="0023063A" w:rsidDel="00DA76F0">
          <w:rPr>
            <w:rFonts w:ascii="Times New Roman" w:hAnsi="Times New Roman" w:hint="eastAsia"/>
            <w:sz w:val="22"/>
          </w:rPr>
          <w:delText>由于电路尚未完成设计，以下尺寸为预估，</w:delText>
        </w:r>
        <w:r w:rsidRPr="0023063A" w:rsidDel="00DA76F0">
          <w:rPr>
            <w:rFonts w:ascii="Times New Roman" w:hAnsi="Times New Roman"/>
            <w:sz w:val="22"/>
          </w:rPr>
          <w:delText>板上最高</w:delText>
        </w:r>
        <w:r w:rsidR="00137A0F" w:rsidRPr="0023063A" w:rsidDel="00DA76F0">
          <w:rPr>
            <w:rFonts w:ascii="Times New Roman" w:hAnsi="Times New Roman" w:hint="eastAsia"/>
            <w:sz w:val="22"/>
          </w:rPr>
          <w:delText>预计</w:delText>
        </w:r>
        <w:r w:rsidRPr="0023063A" w:rsidDel="00DA76F0">
          <w:rPr>
            <w:rFonts w:ascii="Times New Roman" w:hAnsi="Times New Roman"/>
            <w:sz w:val="22"/>
          </w:rPr>
          <w:delText>为</w:delText>
        </w:r>
        <w:r w:rsidR="00137A0F" w:rsidRPr="0023063A" w:rsidDel="00DA76F0">
          <w:rPr>
            <w:rFonts w:ascii="Times New Roman" w:hAnsi="Times New Roman" w:hint="eastAsia"/>
            <w:sz w:val="22"/>
          </w:rPr>
          <w:delText>20</w:delText>
        </w:r>
        <w:r w:rsidRPr="0023063A" w:rsidDel="00DA76F0">
          <w:rPr>
            <w:rFonts w:ascii="Times New Roman" w:hAnsi="Times New Roman"/>
            <w:sz w:val="22"/>
          </w:rPr>
          <w:delText>mm</w:delText>
        </w:r>
        <w:r w:rsidRPr="0023063A" w:rsidDel="00DA76F0">
          <w:rPr>
            <w:rFonts w:ascii="Times New Roman" w:hAnsi="Times New Roman"/>
            <w:sz w:val="22"/>
          </w:rPr>
          <w:delText>（</w:delText>
        </w:r>
        <w:r w:rsidRPr="0023063A" w:rsidDel="00DA76F0">
          <w:rPr>
            <w:rFonts w:ascii="Times New Roman" w:hAnsi="Times New Roman" w:hint="eastAsia"/>
            <w:sz w:val="22"/>
          </w:rPr>
          <w:delText>电源</w:delText>
        </w:r>
        <w:r w:rsidR="00137A0F" w:rsidRPr="0023063A" w:rsidDel="00DA76F0">
          <w:rPr>
            <w:rFonts w:ascii="Times New Roman" w:hAnsi="Times New Roman" w:hint="eastAsia"/>
            <w:sz w:val="22"/>
          </w:rPr>
          <w:delText>与滤波电容</w:delText>
        </w:r>
        <w:r w:rsidRPr="0023063A" w:rsidDel="00DA76F0">
          <w:rPr>
            <w:rFonts w:ascii="Times New Roman" w:hAnsi="Times New Roman" w:hint="eastAsia"/>
            <w:sz w:val="22"/>
          </w:rPr>
          <w:delText>，打胶固定</w:delText>
        </w:r>
        <w:r w:rsidRPr="0023063A" w:rsidDel="00DA76F0">
          <w:rPr>
            <w:rFonts w:ascii="Times New Roman" w:hAnsi="Times New Roman"/>
            <w:sz w:val="22"/>
          </w:rPr>
          <w:delText>），板下最大高度为</w:delText>
        </w:r>
        <w:r w:rsidR="00137A0F" w:rsidRPr="0023063A" w:rsidDel="00DA76F0">
          <w:rPr>
            <w:rFonts w:ascii="Times New Roman" w:hAnsi="Times New Roman" w:hint="eastAsia"/>
            <w:sz w:val="22"/>
          </w:rPr>
          <w:delText>20mm</w:delText>
        </w:r>
        <w:r w:rsidR="00137A0F" w:rsidRPr="0023063A" w:rsidDel="00DA76F0">
          <w:rPr>
            <w:rFonts w:ascii="Times New Roman" w:hAnsi="Times New Roman"/>
            <w:sz w:val="22"/>
          </w:rPr>
          <w:delText>（</w:delText>
        </w:r>
        <w:r w:rsidR="00137A0F" w:rsidRPr="0023063A" w:rsidDel="00DA76F0">
          <w:rPr>
            <w:rFonts w:ascii="Times New Roman" w:hAnsi="Times New Roman" w:hint="eastAsia"/>
            <w:sz w:val="22"/>
          </w:rPr>
          <w:delText>电源与滤波电容，打胶固定</w:delText>
        </w:r>
        <w:r w:rsidR="00137A0F" w:rsidRPr="0023063A" w:rsidDel="00DA76F0">
          <w:rPr>
            <w:rFonts w:ascii="Times New Roman" w:hAnsi="Times New Roman"/>
            <w:sz w:val="22"/>
          </w:rPr>
          <w:delText>）</w:delText>
        </w:r>
        <w:r w:rsidR="00137A0F" w:rsidRPr="0023063A" w:rsidDel="00DA76F0">
          <w:rPr>
            <w:rFonts w:ascii="Times New Roman" w:hAnsi="Times New Roman" w:hint="eastAsia"/>
            <w:sz w:val="22"/>
          </w:rPr>
          <w:delText>。</w:delText>
        </w:r>
        <w:r w:rsidRPr="0023063A" w:rsidDel="00DA76F0">
          <w:rPr>
            <w:rFonts w:ascii="Times New Roman" w:hAnsi="Times New Roman"/>
            <w:sz w:val="22"/>
          </w:rPr>
          <w:delText>需散热器件均在底层，分别为</w:delText>
        </w:r>
        <w:r w:rsidRPr="0023063A" w:rsidDel="00DA76F0">
          <w:rPr>
            <w:rFonts w:ascii="Times New Roman" w:hAnsi="Times New Roman" w:hint="eastAsia"/>
            <w:sz w:val="22"/>
          </w:rPr>
          <w:delText>DCDC</w:delText>
        </w:r>
        <w:r w:rsidRPr="0023063A" w:rsidDel="00DA76F0">
          <w:rPr>
            <w:rFonts w:ascii="Times New Roman" w:hAnsi="Times New Roman" w:hint="eastAsia"/>
            <w:sz w:val="22"/>
          </w:rPr>
          <w:delText>控制</w:delText>
        </w:r>
        <w:r w:rsidRPr="0023063A" w:rsidDel="00DA76F0">
          <w:rPr>
            <w:rFonts w:ascii="Times New Roman" w:hAnsi="Times New Roman" w:hint="eastAsia"/>
            <w:sz w:val="22"/>
          </w:rPr>
          <w:delText>IC</w:delText>
        </w:r>
        <w:r w:rsidRPr="0023063A" w:rsidDel="00DA76F0">
          <w:rPr>
            <w:rFonts w:ascii="Times New Roman" w:hAnsi="Times New Roman" w:hint="eastAsia"/>
            <w:sz w:val="22"/>
          </w:rPr>
          <w:delText>、</w:delText>
        </w:r>
        <w:r w:rsidR="00137A0F" w:rsidRPr="0023063A" w:rsidDel="00DA76F0">
          <w:rPr>
            <w:rFonts w:ascii="Times New Roman" w:hAnsi="Times New Roman" w:hint="eastAsia"/>
            <w:sz w:val="22"/>
          </w:rPr>
          <w:delText>大功率</w:delText>
        </w:r>
        <w:r w:rsidR="00137A0F" w:rsidRPr="0023063A" w:rsidDel="00DA76F0">
          <w:rPr>
            <w:rFonts w:ascii="Times New Roman" w:hAnsi="Times New Roman" w:hint="eastAsia"/>
            <w:sz w:val="22"/>
          </w:rPr>
          <w:delText>MOS</w:delText>
        </w:r>
        <w:r w:rsidR="00137A0F" w:rsidRPr="0023063A" w:rsidDel="00DA76F0">
          <w:rPr>
            <w:rFonts w:ascii="Times New Roman" w:hAnsi="Times New Roman" w:hint="eastAsia"/>
            <w:sz w:val="22"/>
          </w:rPr>
          <w:delText>管</w:delText>
        </w:r>
        <w:r w:rsidRPr="0023063A" w:rsidDel="00DA76F0">
          <w:rPr>
            <w:rFonts w:ascii="Times New Roman" w:hAnsi="Times New Roman"/>
            <w:sz w:val="22"/>
          </w:rPr>
          <w:delText>、</w:delText>
        </w:r>
        <w:r w:rsidR="00137A0F" w:rsidRPr="0023063A" w:rsidDel="00DA76F0">
          <w:rPr>
            <w:rFonts w:ascii="Times New Roman" w:hAnsi="Times New Roman" w:hint="eastAsia"/>
            <w:sz w:val="22"/>
          </w:rPr>
          <w:delText>功率</w:delText>
        </w:r>
        <w:r w:rsidRPr="0023063A" w:rsidDel="00DA76F0">
          <w:rPr>
            <w:rFonts w:ascii="Times New Roman" w:hAnsi="Times New Roman"/>
            <w:sz w:val="22"/>
          </w:rPr>
          <w:delText>电感。</w:delText>
        </w:r>
      </w:del>
      <w:ins w:id="109" w:author="liu biao" w:date="2025-08-01T22:06:00Z" w16du:dateUtc="2025-08-01T14:06:00Z">
        <w:r w:rsidR="00697E8C" w:rsidRPr="0023063A">
          <w:rPr>
            <w:rFonts w:ascii="Times New Roman" w:hAnsi="Times New Roman" w:hint="eastAsia"/>
            <w:b/>
            <w:bCs/>
            <w:sz w:val="22"/>
          </w:rPr>
          <w:t>通信接口模块</w:t>
        </w:r>
      </w:ins>
    </w:p>
    <w:p w14:paraId="39834495" w14:textId="71D5EB0E" w:rsidR="00FA17A4" w:rsidRPr="0023063A" w:rsidRDefault="00FA17A4">
      <w:pPr>
        <w:pStyle w:val="14"/>
        <w:spacing w:line="360" w:lineRule="auto"/>
        <w:ind w:left="780" w:firstLineChars="0" w:firstLine="0"/>
        <w:rPr>
          <w:ins w:id="110" w:author="liu biao" w:date="2025-08-01T22:06:00Z" w16du:dateUtc="2025-08-01T14:06:00Z"/>
          <w:rFonts w:ascii="Times New Roman" w:hAnsi="Times New Roman"/>
          <w:sz w:val="22"/>
          <w:rPrChange w:id="111" w:author="liu biao" w:date="2025-08-01T22:23:00Z" w16du:dateUtc="2025-08-01T14:23:00Z">
            <w:rPr>
              <w:ins w:id="112" w:author="liu biao" w:date="2025-08-01T22:06:00Z" w16du:dateUtc="2025-08-01T14:06:00Z"/>
              <w:rFonts w:ascii="Times New Roman" w:hAnsi="Times New Roman"/>
              <w:b/>
              <w:bCs/>
              <w:sz w:val="22"/>
            </w:rPr>
          </w:rPrChange>
        </w:rPr>
        <w:pPrChange w:id="113" w:author="liu biao" w:date="2025-08-01T22:23:00Z" w16du:dateUtc="2025-08-01T14:23:00Z">
          <w:pPr>
            <w:pStyle w:val="14"/>
            <w:numPr>
              <w:numId w:val="17"/>
            </w:numPr>
            <w:spacing w:line="360" w:lineRule="auto"/>
            <w:ind w:left="780" w:firstLineChars="0" w:hanging="360"/>
          </w:pPr>
        </w:pPrChange>
      </w:pPr>
      <w:ins w:id="114" w:author="liu biao" w:date="2025-08-01T22:22:00Z" w16du:dateUtc="2025-08-01T14:22:00Z">
        <w:r w:rsidRPr="0023063A">
          <w:rPr>
            <w:rFonts w:ascii="Times New Roman" w:hAnsi="Times New Roman" w:hint="eastAsia"/>
            <w:sz w:val="22"/>
            <w:rPrChange w:id="115" w:author="liu biao" w:date="2025-08-01T22:22:00Z" w16du:dateUtc="2025-08-01T14:22:00Z">
              <w:rPr>
                <w:rFonts w:ascii="Times New Roman" w:hAnsi="Times New Roman" w:hint="eastAsia"/>
                <w:b/>
                <w:bCs/>
                <w:sz w:val="22"/>
              </w:rPr>
            </w:rPrChange>
          </w:rPr>
          <w:t>实现</w:t>
        </w:r>
        <w:r w:rsidRPr="0023063A">
          <w:rPr>
            <w:rFonts w:ascii="Times New Roman" w:hAnsi="Times New Roman"/>
            <w:sz w:val="22"/>
            <w:rPrChange w:id="116" w:author="liu biao" w:date="2025-08-01T22:22:00Z" w16du:dateUtc="2025-08-01T14:22:00Z">
              <w:rPr>
                <w:rFonts w:ascii="Times New Roman" w:hAnsi="Times New Roman"/>
                <w:b/>
                <w:bCs/>
                <w:sz w:val="22"/>
              </w:rPr>
            </w:rPrChange>
          </w:rPr>
          <w:t>LVDS</w:t>
        </w:r>
        <w:r w:rsidRPr="0023063A">
          <w:rPr>
            <w:rFonts w:ascii="Times New Roman" w:hAnsi="Times New Roman" w:hint="eastAsia"/>
            <w:sz w:val="22"/>
            <w:rPrChange w:id="117" w:author="liu biao" w:date="2025-08-01T22:22:00Z" w16du:dateUtc="2025-08-01T14:22:00Z">
              <w:rPr>
                <w:rFonts w:ascii="Times New Roman" w:hAnsi="Times New Roman" w:hint="eastAsia"/>
                <w:b/>
                <w:bCs/>
                <w:sz w:val="22"/>
              </w:rPr>
            </w:rPrChange>
          </w:rPr>
          <w:t>与</w:t>
        </w:r>
        <w:r w:rsidRPr="0023063A">
          <w:rPr>
            <w:rFonts w:ascii="Times New Roman" w:hAnsi="Times New Roman"/>
            <w:sz w:val="22"/>
            <w:rPrChange w:id="118" w:author="liu biao" w:date="2025-08-01T22:22:00Z" w16du:dateUtc="2025-08-01T14:22:00Z">
              <w:rPr>
                <w:rFonts w:ascii="Times New Roman" w:hAnsi="Times New Roman"/>
                <w:b/>
                <w:bCs/>
                <w:sz w:val="22"/>
              </w:rPr>
            </w:rPrChange>
          </w:rPr>
          <w:t>TTL</w:t>
        </w:r>
        <w:r w:rsidRPr="0023063A">
          <w:rPr>
            <w:rFonts w:ascii="Times New Roman" w:hAnsi="Times New Roman" w:hint="eastAsia"/>
            <w:sz w:val="22"/>
          </w:rPr>
          <w:t>的</w:t>
        </w:r>
      </w:ins>
      <w:ins w:id="119" w:author="liu biao" w:date="2025-08-01T22:23:00Z" w16du:dateUtc="2025-08-01T14:23:00Z">
        <w:r w:rsidRPr="0023063A">
          <w:rPr>
            <w:rFonts w:ascii="Times New Roman" w:hAnsi="Times New Roman" w:hint="eastAsia"/>
            <w:sz w:val="22"/>
          </w:rPr>
          <w:t>隔离</w:t>
        </w:r>
      </w:ins>
      <w:ins w:id="120" w:author="liu biao" w:date="2025-08-01T22:22:00Z" w16du:dateUtc="2025-08-01T14:22:00Z">
        <w:r w:rsidRPr="0023063A">
          <w:rPr>
            <w:rFonts w:ascii="Times New Roman" w:hAnsi="Times New Roman" w:hint="eastAsia"/>
            <w:sz w:val="22"/>
          </w:rPr>
          <w:t>转换</w:t>
        </w:r>
      </w:ins>
      <w:ins w:id="121" w:author="liu biao" w:date="2025-08-01T22:23:00Z" w16du:dateUtc="2025-08-01T14:23:00Z">
        <w:r w:rsidRPr="0023063A">
          <w:rPr>
            <w:rFonts w:ascii="Times New Roman" w:hAnsi="Times New Roman" w:hint="eastAsia"/>
            <w:sz w:val="22"/>
          </w:rPr>
          <w:t>(</w:t>
        </w:r>
        <w:r w:rsidRPr="0023063A">
          <w:rPr>
            <w:rFonts w:ascii="Times New Roman" w:hAnsi="Times New Roman" w:hint="eastAsia"/>
            <w:sz w:val="22"/>
          </w:rPr>
          <w:t>外触发信号、光同步、电同步信号</w:t>
        </w:r>
        <w:r w:rsidRPr="0023063A">
          <w:rPr>
            <w:rFonts w:ascii="Times New Roman" w:hAnsi="Times New Roman" w:hint="eastAsia"/>
            <w:sz w:val="22"/>
          </w:rPr>
          <w:t>)</w:t>
        </w:r>
        <w:r w:rsidRPr="0023063A">
          <w:rPr>
            <w:rFonts w:ascii="Times New Roman" w:hAnsi="Times New Roman" w:hint="eastAsia"/>
            <w:sz w:val="22"/>
          </w:rPr>
          <w:t>；实现</w:t>
        </w:r>
      </w:ins>
      <w:ins w:id="122" w:author="liu biao" w:date="2025-08-01T22:24:00Z" w16du:dateUtc="2025-08-01T14:24:00Z">
        <w:r w:rsidRPr="0023063A">
          <w:rPr>
            <w:rFonts w:ascii="Times New Roman" w:hAnsi="Times New Roman" w:hint="eastAsia"/>
            <w:sz w:val="22"/>
          </w:rPr>
          <w:t>RS422</w:t>
        </w:r>
        <w:r w:rsidRPr="0023063A">
          <w:rPr>
            <w:rFonts w:ascii="Times New Roman" w:hAnsi="Times New Roman" w:hint="eastAsia"/>
            <w:sz w:val="22"/>
          </w:rPr>
          <w:t>与</w:t>
        </w:r>
        <w:r w:rsidRPr="0023063A">
          <w:rPr>
            <w:rFonts w:ascii="Times New Roman" w:hAnsi="Times New Roman" w:hint="eastAsia"/>
            <w:sz w:val="22"/>
          </w:rPr>
          <w:t>TTL USART</w:t>
        </w:r>
        <w:r w:rsidRPr="0023063A">
          <w:rPr>
            <w:rFonts w:ascii="Times New Roman" w:hAnsi="Times New Roman" w:hint="eastAsia"/>
            <w:sz w:val="22"/>
          </w:rPr>
          <w:t>的隔离转换；实现</w:t>
        </w:r>
        <w:r w:rsidRPr="0023063A">
          <w:rPr>
            <w:rFonts w:ascii="Times New Roman" w:hAnsi="Times New Roman" w:hint="eastAsia"/>
            <w:sz w:val="22"/>
          </w:rPr>
          <w:t>MCU</w:t>
        </w:r>
        <w:r w:rsidRPr="0023063A">
          <w:rPr>
            <w:rFonts w:ascii="Times New Roman" w:hAnsi="Times New Roman" w:hint="eastAsia"/>
            <w:sz w:val="22"/>
          </w:rPr>
          <w:t>对液冷水泵的</w:t>
        </w:r>
        <w:r w:rsidRPr="0023063A">
          <w:rPr>
            <w:rFonts w:ascii="Times New Roman" w:hAnsi="Times New Roman" w:hint="eastAsia"/>
            <w:sz w:val="22"/>
          </w:rPr>
          <w:t>CAN</w:t>
        </w:r>
      </w:ins>
      <w:ins w:id="123" w:author="liu biao" w:date="2025-08-01T22:25:00Z" w16du:dateUtc="2025-08-01T14:25:00Z">
        <w:r w:rsidRPr="0023063A">
          <w:rPr>
            <w:rFonts w:ascii="Times New Roman" w:hAnsi="Times New Roman" w:hint="eastAsia"/>
            <w:sz w:val="22"/>
          </w:rPr>
          <w:t>通信</w:t>
        </w:r>
        <w:r w:rsidR="00124EC4" w:rsidRPr="0023063A">
          <w:rPr>
            <w:rFonts w:ascii="Times New Roman" w:hAnsi="Times New Roman" w:hint="eastAsia"/>
            <w:sz w:val="22"/>
          </w:rPr>
          <w:t>。</w:t>
        </w:r>
      </w:ins>
    </w:p>
    <w:p w14:paraId="1C2AF5C5" w14:textId="77777777" w:rsidR="001346FC" w:rsidRPr="0023063A" w:rsidRDefault="002D084F">
      <w:pPr>
        <w:pStyle w:val="3"/>
        <w:keepLines/>
        <w:spacing w:before="156" w:afterLines="50" w:after="156" w:line="300" w:lineRule="auto"/>
        <w:rPr>
          <w:sz w:val="22"/>
          <w:szCs w:val="22"/>
        </w:rPr>
      </w:pPr>
      <w:bookmarkStart w:id="124" w:name="_Toc205110398"/>
      <w:r w:rsidRPr="0023063A">
        <w:rPr>
          <w:sz w:val="22"/>
          <w:szCs w:val="22"/>
        </w:rPr>
        <w:t>系统功能</w:t>
      </w:r>
      <w:bookmarkEnd w:id="124"/>
    </w:p>
    <w:p w14:paraId="3723395E" w14:textId="078B0337" w:rsidR="001346FC" w:rsidRPr="0023063A" w:rsidRDefault="002D084F">
      <w:pPr>
        <w:spacing w:beforeLines="50" w:before="156" w:line="360" w:lineRule="auto"/>
        <w:ind w:firstLineChars="200" w:firstLine="440"/>
        <w:rPr>
          <w:rFonts w:ascii="Times New Roman" w:hAnsi="Times New Roman" w:cs="Times New Roman"/>
          <w:sz w:val="22"/>
        </w:rPr>
      </w:pPr>
      <w:r w:rsidRPr="0023063A">
        <w:rPr>
          <w:rFonts w:ascii="Times New Roman" w:hAnsi="Times New Roman" w:cs="Times New Roman"/>
          <w:sz w:val="22"/>
        </w:rPr>
        <w:t>激光器驱动及温控模块（激光板）与主控板之间能够通过</w:t>
      </w:r>
      <w:r w:rsidRPr="0023063A">
        <w:rPr>
          <w:rFonts w:ascii="Times New Roman" w:hAnsi="Times New Roman" w:cs="Times New Roman"/>
          <w:sz w:val="22"/>
        </w:rPr>
        <w:t>RS422</w:t>
      </w:r>
      <w:r w:rsidRPr="0023063A">
        <w:rPr>
          <w:rFonts w:ascii="Times New Roman" w:hAnsi="Times New Roman" w:cs="Times New Roman"/>
          <w:sz w:val="22"/>
        </w:rPr>
        <w:t>命令（</w:t>
      </w:r>
      <w:r w:rsidRPr="0023063A">
        <w:rPr>
          <w:rFonts w:ascii="Times New Roman" w:hAnsi="Times New Roman" w:cs="Times New Roman"/>
          <w:sz w:val="22"/>
        </w:rPr>
        <w:t>UART</w:t>
      </w:r>
      <w:r w:rsidRPr="0023063A">
        <w:rPr>
          <w:rFonts w:ascii="Times New Roman" w:hAnsi="Times New Roman" w:cs="Times New Roman"/>
          <w:sz w:val="22"/>
        </w:rPr>
        <w:t>）对激光器</w:t>
      </w:r>
      <w:r w:rsidRPr="0023063A">
        <w:rPr>
          <w:rFonts w:ascii="Times New Roman" w:hAnsi="Times New Roman" w:cs="Times New Roman"/>
          <w:sz w:val="22"/>
        </w:rPr>
        <w:lastRenderedPageBreak/>
        <w:t>制冷启动</w:t>
      </w:r>
      <w:r w:rsidRPr="0023063A">
        <w:rPr>
          <w:rFonts w:ascii="Times New Roman" w:hAnsi="Times New Roman" w:cs="Times New Roman"/>
          <w:sz w:val="22"/>
        </w:rPr>
        <w:t>/</w:t>
      </w:r>
      <w:r w:rsidRPr="0023063A">
        <w:rPr>
          <w:rFonts w:ascii="Times New Roman" w:hAnsi="Times New Roman" w:cs="Times New Roman"/>
          <w:sz w:val="22"/>
        </w:rPr>
        <w:t>停止、激光输出</w:t>
      </w:r>
      <w:r w:rsidRPr="0023063A">
        <w:rPr>
          <w:rFonts w:ascii="Times New Roman" w:hAnsi="Times New Roman" w:cs="Times New Roman"/>
          <w:sz w:val="22"/>
        </w:rPr>
        <w:t>/</w:t>
      </w:r>
      <w:r w:rsidRPr="0023063A">
        <w:rPr>
          <w:rFonts w:ascii="Times New Roman" w:hAnsi="Times New Roman" w:cs="Times New Roman"/>
          <w:sz w:val="22"/>
        </w:rPr>
        <w:t>停止控制等功能，并实现激光输出功率的动态调整。</w:t>
      </w:r>
    </w:p>
    <w:p w14:paraId="5D5CAAD5" w14:textId="77777777" w:rsidR="001346FC" w:rsidRPr="0023063A" w:rsidRDefault="002D084F">
      <w:pPr>
        <w:pStyle w:val="2"/>
        <w:spacing w:before="156"/>
        <w:rPr>
          <w:rFonts w:ascii="Times New Roman" w:eastAsia="宋体" w:hAnsi="Times New Roman"/>
          <w:color w:val="auto"/>
        </w:rPr>
      </w:pPr>
      <w:bookmarkStart w:id="125" w:name="_Toc65407358"/>
      <w:bookmarkStart w:id="126" w:name="_Toc205110399"/>
      <w:r w:rsidRPr="0023063A">
        <w:rPr>
          <w:rFonts w:ascii="Times New Roman" w:eastAsia="宋体" w:hAnsi="Times New Roman"/>
          <w:color w:val="auto"/>
        </w:rPr>
        <w:t>方案选型及关键指标分解</w:t>
      </w:r>
      <w:bookmarkEnd w:id="125"/>
      <w:bookmarkEnd w:id="126"/>
    </w:p>
    <w:p w14:paraId="4712857F" w14:textId="77777777" w:rsidR="001346FC" w:rsidRPr="0023063A" w:rsidRDefault="002D084F">
      <w:pPr>
        <w:spacing w:line="360" w:lineRule="auto"/>
        <w:ind w:firstLine="420"/>
        <w:rPr>
          <w:rFonts w:ascii="Times New Roman" w:hAnsi="Times New Roman" w:cs="Times New Roman"/>
          <w:sz w:val="22"/>
        </w:rPr>
      </w:pPr>
      <w:bookmarkStart w:id="127" w:name="_Toc65407359"/>
      <w:r w:rsidRPr="0023063A">
        <w:rPr>
          <w:rFonts w:ascii="Times New Roman" w:hAnsi="Times New Roman" w:cs="Times New Roman"/>
          <w:sz w:val="22"/>
        </w:rPr>
        <w:t>指标拆分：</w:t>
      </w:r>
    </w:p>
    <w:p w14:paraId="2C9823FE" w14:textId="7C6FB219"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w:t>
      </w:r>
      <w:r w:rsidRPr="0023063A">
        <w:rPr>
          <w:rFonts w:ascii="Times New Roman" w:hAnsi="Times New Roman" w:cs="Times New Roman"/>
          <w:sz w:val="22"/>
        </w:rPr>
        <w:t>1</w:t>
      </w:r>
      <w:r w:rsidRPr="0023063A">
        <w:rPr>
          <w:rFonts w:ascii="Times New Roman" w:hAnsi="Times New Roman" w:cs="Times New Roman"/>
          <w:sz w:val="22"/>
        </w:rPr>
        <w:t>）、</w:t>
      </w:r>
      <w:r w:rsidR="00CB3F75" w:rsidRPr="0023063A">
        <w:rPr>
          <w:rFonts w:ascii="Times New Roman" w:hAnsi="Times New Roman" w:cs="Times New Roman" w:hint="eastAsia"/>
          <w:sz w:val="22"/>
        </w:rPr>
        <w:t>2</w:t>
      </w:r>
      <w:r w:rsidRPr="0023063A">
        <w:rPr>
          <w:rFonts w:ascii="Times New Roman" w:hAnsi="Times New Roman" w:cs="Times New Roman"/>
          <w:sz w:val="22"/>
        </w:rPr>
        <w:t>路</w:t>
      </w:r>
      <w:r w:rsidRPr="0023063A">
        <w:rPr>
          <w:rFonts w:ascii="Times New Roman" w:hAnsi="Times New Roman" w:cs="Times New Roman"/>
          <w:sz w:val="22"/>
        </w:rPr>
        <w:t>LD</w:t>
      </w:r>
      <w:r w:rsidRPr="0023063A">
        <w:rPr>
          <w:rFonts w:ascii="Times New Roman" w:hAnsi="Times New Roman" w:cs="Times New Roman"/>
          <w:sz w:val="22"/>
        </w:rPr>
        <w:t>输出，输出能力为</w:t>
      </w:r>
      <w:r w:rsidRPr="0023063A">
        <w:rPr>
          <w:rFonts w:ascii="Times New Roman" w:hAnsi="Times New Roman" w:cs="Times New Roman"/>
          <w:sz w:val="22"/>
        </w:rPr>
        <w:t>0-1</w:t>
      </w:r>
      <w:r w:rsidR="00CB3F75" w:rsidRPr="0023063A">
        <w:rPr>
          <w:rFonts w:ascii="Times New Roman" w:hAnsi="Times New Roman" w:cs="Times New Roman" w:hint="eastAsia"/>
          <w:sz w:val="22"/>
        </w:rPr>
        <w:t>6</w:t>
      </w:r>
      <w:r w:rsidRPr="0023063A">
        <w:rPr>
          <w:rFonts w:ascii="Times New Roman" w:hAnsi="Times New Roman" w:cs="Times New Roman"/>
          <w:sz w:val="22"/>
        </w:rPr>
        <w:t>A</w:t>
      </w:r>
      <w:r w:rsidRPr="0023063A">
        <w:rPr>
          <w:rFonts w:ascii="Times New Roman" w:hAnsi="Times New Roman" w:cs="Times New Roman"/>
          <w:sz w:val="22"/>
        </w:rPr>
        <w:t>（</w:t>
      </w:r>
      <w:r w:rsidR="00CB3F75" w:rsidRPr="0023063A">
        <w:rPr>
          <w:rFonts w:ascii="Times New Roman" w:hAnsi="Times New Roman" w:cs="Times New Roman" w:hint="eastAsia"/>
          <w:sz w:val="22"/>
        </w:rPr>
        <w:t>32</w:t>
      </w:r>
      <w:r w:rsidRPr="0023063A">
        <w:rPr>
          <w:rFonts w:ascii="Times New Roman" w:hAnsi="Times New Roman" w:cs="Times New Roman"/>
          <w:sz w:val="22"/>
        </w:rPr>
        <w:t>V</w:t>
      </w:r>
      <w:r w:rsidRPr="0023063A">
        <w:rPr>
          <w:rFonts w:ascii="Times New Roman" w:hAnsi="Times New Roman" w:cs="Times New Roman"/>
          <w:sz w:val="22"/>
        </w:rPr>
        <w:t>内电压自适应）</w:t>
      </w:r>
    </w:p>
    <w:p w14:paraId="63A98C5B" w14:textId="0F40DBD4"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w:t>
      </w:r>
      <w:r w:rsidRPr="0023063A">
        <w:rPr>
          <w:rFonts w:ascii="Times New Roman" w:hAnsi="Times New Roman" w:cs="Times New Roman"/>
          <w:sz w:val="22"/>
        </w:rPr>
        <w:t>2</w:t>
      </w:r>
      <w:r w:rsidRPr="0023063A">
        <w:rPr>
          <w:rFonts w:ascii="Times New Roman" w:hAnsi="Times New Roman" w:cs="Times New Roman"/>
          <w:sz w:val="22"/>
        </w:rPr>
        <w:t>）、纹波电流不高于</w:t>
      </w:r>
      <w:r w:rsidRPr="0023063A">
        <w:rPr>
          <w:rFonts w:ascii="Times New Roman" w:hAnsi="Times New Roman" w:cs="Times New Roman"/>
          <w:sz w:val="22"/>
        </w:rPr>
        <w:t>10</w:t>
      </w:r>
      <w:r w:rsidR="00CB3F75" w:rsidRPr="0023063A">
        <w:rPr>
          <w:rFonts w:ascii="Times New Roman" w:hAnsi="Times New Roman" w:cs="Times New Roman" w:hint="eastAsia"/>
          <w:sz w:val="22"/>
        </w:rPr>
        <w:t>0</w:t>
      </w:r>
      <w:r w:rsidRPr="0023063A">
        <w:rPr>
          <w:rFonts w:ascii="Times New Roman" w:hAnsi="Times New Roman" w:cs="Times New Roman"/>
          <w:sz w:val="22"/>
        </w:rPr>
        <w:t>mA</w:t>
      </w:r>
    </w:p>
    <w:p w14:paraId="7A7A6B07" w14:textId="0F4B3920"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w:t>
      </w:r>
      <w:r w:rsidRPr="0023063A">
        <w:rPr>
          <w:rFonts w:ascii="Times New Roman" w:hAnsi="Times New Roman" w:cs="Times New Roman"/>
          <w:sz w:val="22"/>
        </w:rPr>
        <w:t>3</w:t>
      </w:r>
      <w:r w:rsidRPr="0023063A">
        <w:rPr>
          <w:rFonts w:ascii="Times New Roman" w:hAnsi="Times New Roman" w:cs="Times New Roman"/>
          <w:sz w:val="22"/>
        </w:rPr>
        <w:t>）、输入电压</w:t>
      </w:r>
      <w:r w:rsidRPr="0023063A">
        <w:rPr>
          <w:rFonts w:ascii="Times New Roman" w:hAnsi="Times New Roman" w:cs="Times New Roman"/>
          <w:sz w:val="22"/>
        </w:rPr>
        <w:t>28V</w:t>
      </w:r>
      <w:r w:rsidRPr="0023063A">
        <w:rPr>
          <w:rFonts w:ascii="Times New Roman" w:hAnsi="Times New Roman" w:cs="Times New Roman"/>
          <w:sz w:val="22"/>
        </w:rPr>
        <w:t>（输入</w:t>
      </w:r>
      <w:r w:rsidR="00CB3F75" w:rsidRPr="0023063A">
        <w:rPr>
          <w:rFonts w:ascii="Times New Roman" w:hAnsi="Times New Roman" w:cs="Times New Roman" w:hint="eastAsia"/>
          <w:sz w:val="22"/>
        </w:rPr>
        <w:t>功率</w:t>
      </w:r>
      <w:r w:rsidRPr="0023063A">
        <w:rPr>
          <w:rFonts w:ascii="Times New Roman" w:hAnsi="Times New Roman" w:cs="Times New Roman"/>
          <w:sz w:val="22"/>
        </w:rPr>
        <w:t>小于</w:t>
      </w:r>
      <w:r w:rsidR="00CB3F75" w:rsidRPr="0023063A">
        <w:rPr>
          <w:rFonts w:ascii="Times New Roman" w:hAnsi="Times New Roman" w:cs="Times New Roman" w:hint="eastAsia"/>
          <w:sz w:val="22"/>
        </w:rPr>
        <w:t>600W</w:t>
      </w:r>
      <w:r w:rsidRPr="0023063A">
        <w:rPr>
          <w:rFonts w:ascii="Times New Roman" w:hAnsi="Times New Roman" w:cs="Times New Roman"/>
          <w:sz w:val="22"/>
        </w:rPr>
        <w:t>）</w:t>
      </w:r>
    </w:p>
    <w:p w14:paraId="4568E1EE" w14:textId="7905DD83"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w:t>
      </w:r>
      <w:r w:rsidRPr="0023063A">
        <w:rPr>
          <w:rFonts w:ascii="Times New Roman" w:hAnsi="Times New Roman" w:cs="Times New Roman"/>
          <w:sz w:val="22"/>
        </w:rPr>
        <w:t>4</w:t>
      </w:r>
      <w:r w:rsidRPr="0023063A">
        <w:rPr>
          <w:rFonts w:ascii="Times New Roman" w:hAnsi="Times New Roman" w:cs="Times New Roman"/>
          <w:sz w:val="22"/>
        </w:rPr>
        <w:t>）、</w:t>
      </w:r>
      <w:r w:rsidR="00CB3F75" w:rsidRPr="0023063A">
        <w:rPr>
          <w:rFonts w:ascii="Times New Roman" w:hAnsi="Times New Roman" w:cs="Times New Roman" w:hint="eastAsia"/>
          <w:sz w:val="22"/>
        </w:rPr>
        <w:t>开机浪涌小于</w:t>
      </w:r>
      <w:r w:rsidR="00CB3F75" w:rsidRPr="0023063A">
        <w:rPr>
          <w:rFonts w:ascii="Times New Roman" w:hAnsi="Times New Roman" w:cs="Times New Roman" w:hint="eastAsia"/>
          <w:sz w:val="22"/>
        </w:rPr>
        <w:t>35A</w:t>
      </w:r>
      <w:r w:rsidR="00CB3F75" w:rsidRPr="0023063A">
        <w:rPr>
          <w:rFonts w:ascii="Times New Roman" w:hAnsi="Times New Roman" w:cs="Times New Roman" w:hint="eastAsia"/>
          <w:sz w:val="22"/>
        </w:rPr>
        <w:t>。</w:t>
      </w:r>
    </w:p>
    <w:p w14:paraId="63B04100" w14:textId="1713858E"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w:t>
      </w:r>
      <w:r w:rsidRPr="0023063A">
        <w:rPr>
          <w:rFonts w:ascii="Times New Roman" w:hAnsi="Times New Roman" w:cs="Times New Roman"/>
          <w:sz w:val="22"/>
        </w:rPr>
        <w:t>5</w:t>
      </w:r>
      <w:r w:rsidRPr="0023063A">
        <w:rPr>
          <w:rFonts w:ascii="Times New Roman" w:hAnsi="Times New Roman" w:cs="Times New Roman"/>
          <w:sz w:val="22"/>
        </w:rPr>
        <w:t>）、</w:t>
      </w:r>
      <w:r w:rsidRPr="0023063A">
        <w:rPr>
          <w:rFonts w:ascii="Times New Roman" w:hAnsi="Times New Roman" w:cs="Times New Roman"/>
          <w:sz w:val="22"/>
        </w:rPr>
        <w:t>RS422</w:t>
      </w:r>
      <w:r w:rsidR="00CB3F75" w:rsidRPr="0023063A">
        <w:rPr>
          <w:rFonts w:ascii="Times New Roman" w:hAnsi="Times New Roman" w:cs="Times New Roman" w:hint="eastAsia"/>
          <w:sz w:val="22"/>
        </w:rPr>
        <w:t>、</w:t>
      </w:r>
      <w:r w:rsidR="00CB3F75" w:rsidRPr="0023063A">
        <w:rPr>
          <w:rFonts w:ascii="Times New Roman" w:hAnsi="Times New Roman" w:cs="Times New Roman" w:hint="eastAsia"/>
          <w:sz w:val="22"/>
        </w:rPr>
        <w:t>LVDS</w:t>
      </w:r>
      <w:r w:rsidRPr="0023063A">
        <w:rPr>
          <w:rFonts w:ascii="Times New Roman" w:hAnsi="Times New Roman" w:cs="Times New Roman"/>
          <w:sz w:val="22"/>
        </w:rPr>
        <w:t>通信隔离</w:t>
      </w:r>
    </w:p>
    <w:p w14:paraId="7BBA7929" w14:textId="35F86FCE"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w:t>
      </w:r>
      <w:r w:rsidRPr="0023063A">
        <w:rPr>
          <w:rFonts w:ascii="Times New Roman" w:hAnsi="Times New Roman" w:cs="Times New Roman"/>
          <w:sz w:val="22"/>
        </w:rPr>
        <w:t>6</w:t>
      </w:r>
      <w:r w:rsidRPr="0023063A">
        <w:rPr>
          <w:rFonts w:ascii="Times New Roman" w:hAnsi="Times New Roman" w:cs="Times New Roman"/>
          <w:sz w:val="22"/>
        </w:rPr>
        <w:t>）、电路板尺寸不高于</w:t>
      </w:r>
      <w:r w:rsidR="00855CB4" w:rsidRPr="0023063A">
        <w:rPr>
          <w:rFonts w:ascii="Times New Roman" w:hAnsi="Times New Roman" w:cs="Times New Roman" w:hint="eastAsia"/>
          <w:sz w:val="22"/>
        </w:rPr>
        <w:t>192</w:t>
      </w:r>
      <w:r w:rsidRPr="0023063A">
        <w:rPr>
          <w:rFonts w:ascii="Times New Roman" w:hAnsi="Times New Roman" w:cs="Times New Roman"/>
          <w:sz w:val="22"/>
        </w:rPr>
        <w:t>mm *</w:t>
      </w:r>
      <w:r w:rsidR="00CB3F75" w:rsidRPr="0023063A">
        <w:rPr>
          <w:rFonts w:ascii="Times New Roman" w:hAnsi="Times New Roman" w:cs="Times New Roman" w:hint="eastAsia"/>
          <w:sz w:val="22"/>
        </w:rPr>
        <w:t>13</w:t>
      </w:r>
      <w:r w:rsidR="00855CB4" w:rsidRPr="0023063A">
        <w:rPr>
          <w:rFonts w:ascii="Times New Roman" w:hAnsi="Times New Roman" w:cs="Times New Roman" w:hint="eastAsia"/>
          <w:sz w:val="22"/>
        </w:rPr>
        <w:t>3.1</w:t>
      </w:r>
      <w:r w:rsidR="00CB3F75" w:rsidRPr="0023063A">
        <w:rPr>
          <w:rFonts w:ascii="Times New Roman" w:hAnsi="Times New Roman" w:cs="Times New Roman" w:hint="eastAsia"/>
          <w:sz w:val="22"/>
        </w:rPr>
        <w:t>*50</w:t>
      </w:r>
      <w:r w:rsidRPr="0023063A">
        <w:rPr>
          <w:rFonts w:ascii="Times New Roman" w:hAnsi="Times New Roman" w:cs="Times New Roman"/>
          <w:sz w:val="22"/>
        </w:rPr>
        <w:t>mm</w:t>
      </w:r>
      <w:r w:rsidRPr="0023063A">
        <w:rPr>
          <w:rFonts w:ascii="Times New Roman" w:hAnsi="Times New Roman" w:cs="Times New Roman" w:hint="eastAsia"/>
          <w:sz w:val="22"/>
        </w:rPr>
        <w:t>，重量不高于</w:t>
      </w:r>
      <w:r w:rsidRPr="0023063A">
        <w:rPr>
          <w:rFonts w:ascii="Times New Roman" w:hAnsi="Times New Roman" w:cs="Times New Roman" w:hint="eastAsia"/>
          <w:sz w:val="22"/>
        </w:rPr>
        <w:t>1.8kg</w:t>
      </w:r>
    </w:p>
    <w:p w14:paraId="3BC703C5" w14:textId="5AB1059F"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w:t>
      </w:r>
      <w:r w:rsidRPr="0023063A">
        <w:rPr>
          <w:rFonts w:ascii="Times New Roman" w:hAnsi="Times New Roman" w:cs="Times New Roman"/>
          <w:sz w:val="22"/>
        </w:rPr>
        <w:t>7</w:t>
      </w:r>
      <w:r w:rsidRPr="0023063A">
        <w:rPr>
          <w:rFonts w:ascii="Times New Roman" w:hAnsi="Times New Roman" w:cs="Times New Roman"/>
          <w:sz w:val="22"/>
        </w:rPr>
        <w:t>）、温控精度优于</w:t>
      </w:r>
      <w:r w:rsidR="00CB3F75" w:rsidRPr="0023063A">
        <w:rPr>
          <w:rFonts w:ascii="Times New Roman" w:hAnsi="Times New Roman" w:cs="Times New Roman" w:hint="eastAsia"/>
          <w:sz w:val="22"/>
        </w:rPr>
        <w:t>±</w:t>
      </w:r>
      <w:r w:rsidR="00CB3F75" w:rsidRPr="0023063A">
        <w:rPr>
          <w:rFonts w:ascii="Times New Roman" w:hAnsi="Times New Roman" w:cs="Times New Roman" w:hint="eastAsia"/>
          <w:sz w:val="22"/>
        </w:rPr>
        <w:t>0.5</w:t>
      </w:r>
      <w:r w:rsidRPr="0023063A">
        <w:rPr>
          <w:rFonts w:ascii="Times New Roman" w:hAnsi="Times New Roman" w:cs="Times New Roman"/>
          <w:sz w:val="22"/>
        </w:rPr>
        <w:t>℃</w:t>
      </w:r>
    </w:p>
    <w:p w14:paraId="5CE8695E" w14:textId="24A31DDA" w:rsidR="001346FC" w:rsidRPr="0023063A" w:rsidRDefault="002D084F">
      <w:pPr>
        <w:spacing w:line="360" w:lineRule="auto"/>
        <w:ind w:firstLine="420"/>
        <w:rPr>
          <w:rFonts w:ascii="Times New Roman" w:hAnsi="Times New Roman"/>
        </w:rPr>
      </w:pPr>
      <w:r w:rsidRPr="0023063A">
        <w:rPr>
          <w:rFonts w:ascii="Times New Roman" w:hAnsi="Times New Roman" w:cs="Times New Roman"/>
          <w:sz w:val="22"/>
        </w:rPr>
        <w:t>（</w:t>
      </w:r>
      <w:r w:rsidRPr="0023063A">
        <w:rPr>
          <w:rFonts w:ascii="Times New Roman" w:hAnsi="Times New Roman" w:cs="Times New Roman"/>
          <w:sz w:val="22"/>
        </w:rPr>
        <w:t>8</w:t>
      </w:r>
      <w:r w:rsidRPr="0023063A">
        <w:rPr>
          <w:rFonts w:ascii="Times New Roman" w:hAnsi="Times New Roman" w:cs="Times New Roman"/>
          <w:sz w:val="22"/>
        </w:rPr>
        <w:t>）、</w:t>
      </w:r>
      <w:r w:rsidR="00CB3F75" w:rsidRPr="0023063A">
        <w:rPr>
          <w:rFonts w:ascii="Times New Roman" w:hAnsi="Times New Roman" w:hint="eastAsia"/>
        </w:rPr>
        <w:t>光同步信号、电同步信号延时抖动小于</w:t>
      </w:r>
      <w:r w:rsidRPr="0023063A">
        <w:rPr>
          <w:rFonts w:ascii="Times New Roman" w:hAnsi="Times New Roman" w:hint="eastAsia"/>
        </w:rPr>
        <w:t>8ns</w:t>
      </w:r>
      <w:r w:rsidRPr="0023063A">
        <w:rPr>
          <w:rFonts w:ascii="Times New Roman" w:hAnsi="Times New Roman" w:hint="eastAsia"/>
        </w:rPr>
        <w:t>。</w:t>
      </w:r>
    </w:p>
    <w:p w14:paraId="0C102C24" w14:textId="0E01AD7F" w:rsidR="002D084F" w:rsidRPr="0023063A" w:rsidRDefault="002D084F">
      <w:pPr>
        <w:spacing w:line="360" w:lineRule="auto"/>
        <w:ind w:firstLine="420"/>
        <w:rPr>
          <w:rFonts w:ascii="Times New Roman" w:hAnsi="Times New Roman"/>
        </w:rPr>
      </w:pPr>
      <w:r w:rsidRPr="0023063A">
        <w:rPr>
          <w:rFonts w:ascii="Times New Roman" w:hAnsi="Times New Roman" w:hint="eastAsia"/>
        </w:rPr>
        <w:t>（</w:t>
      </w:r>
      <w:r w:rsidRPr="0023063A">
        <w:rPr>
          <w:rFonts w:ascii="Times New Roman" w:hAnsi="Times New Roman" w:hint="eastAsia"/>
        </w:rPr>
        <w:t>9</w:t>
      </w:r>
      <w:r w:rsidRPr="0023063A">
        <w:rPr>
          <w:rFonts w:ascii="Times New Roman" w:hAnsi="Times New Roman" w:hint="eastAsia"/>
        </w:rPr>
        <w:t>）、标定校准后激光能量准确度优于</w:t>
      </w:r>
      <w:r w:rsidRPr="0023063A">
        <w:rPr>
          <w:rFonts w:ascii="Times New Roman" w:hAnsi="Times New Roman" w:hint="eastAsia"/>
        </w:rPr>
        <w:t>10%</w:t>
      </w:r>
    </w:p>
    <w:p w14:paraId="78FE8DA5" w14:textId="2509ADAB" w:rsidR="002D084F" w:rsidRPr="0023063A" w:rsidRDefault="002D084F" w:rsidP="002D084F">
      <w:pPr>
        <w:spacing w:line="360" w:lineRule="auto"/>
        <w:ind w:firstLine="420"/>
        <w:rPr>
          <w:rFonts w:ascii="Times New Roman" w:hAnsi="Times New Roman" w:cs="Times New Roman"/>
          <w:sz w:val="22"/>
        </w:rPr>
      </w:pPr>
      <w:r w:rsidRPr="0023063A">
        <w:rPr>
          <w:rFonts w:ascii="Times New Roman" w:hAnsi="Times New Roman" w:cs="Times New Roman" w:hint="eastAsia"/>
          <w:sz w:val="22"/>
        </w:rPr>
        <w:t>（</w:t>
      </w:r>
      <w:r w:rsidRPr="0023063A">
        <w:rPr>
          <w:rFonts w:ascii="Times New Roman" w:hAnsi="Times New Roman" w:cs="Times New Roman" w:hint="eastAsia"/>
          <w:sz w:val="22"/>
        </w:rPr>
        <w:t>10</w:t>
      </w:r>
      <w:r w:rsidRPr="0023063A">
        <w:rPr>
          <w:rFonts w:ascii="Times New Roman" w:hAnsi="Times New Roman" w:cs="Times New Roman" w:hint="eastAsia"/>
          <w:sz w:val="22"/>
        </w:rPr>
        <w:t>）、工作温度范围：</w:t>
      </w:r>
      <w:r w:rsidRPr="0023063A">
        <w:rPr>
          <w:rFonts w:ascii="Times New Roman" w:hAnsi="Times New Roman" w:cs="Times New Roman" w:hint="eastAsia"/>
          <w:sz w:val="22"/>
        </w:rPr>
        <w:t>-55</w:t>
      </w:r>
      <w:r w:rsidRPr="0023063A">
        <w:rPr>
          <w:rFonts w:ascii="Times New Roman" w:hAnsi="Times New Roman" w:cs="Times New Roman" w:hint="eastAsia"/>
          <w:sz w:val="22"/>
        </w:rPr>
        <w:t>℃</w:t>
      </w:r>
      <w:r w:rsidRPr="0023063A">
        <w:rPr>
          <w:rFonts w:ascii="Times New Roman" w:hAnsi="Times New Roman" w:cs="Times New Roman" w:hint="eastAsia"/>
          <w:sz w:val="22"/>
        </w:rPr>
        <w:t>~71</w:t>
      </w:r>
      <w:r w:rsidRPr="0023063A">
        <w:rPr>
          <w:rFonts w:ascii="Times New Roman" w:hAnsi="Times New Roman" w:cs="Times New Roman" w:hint="eastAsia"/>
          <w:sz w:val="22"/>
        </w:rPr>
        <w:t>℃；</w:t>
      </w:r>
      <w:r w:rsidRPr="0023063A">
        <w:rPr>
          <w:rFonts w:ascii="Times New Roman" w:hAnsi="Times New Roman" w:cs="Times New Roman" w:hint="eastAsia"/>
          <w:sz w:val="22"/>
        </w:rPr>
        <w:t>-55</w:t>
      </w:r>
      <w:r w:rsidRPr="0023063A">
        <w:rPr>
          <w:rFonts w:ascii="Times New Roman" w:hAnsi="Times New Roman" w:cs="Times New Roman" w:hint="eastAsia"/>
          <w:sz w:val="22"/>
        </w:rPr>
        <w:t>℃低温贮存。</w:t>
      </w:r>
    </w:p>
    <w:p w14:paraId="3E3AC77D" w14:textId="68C49235" w:rsidR="00D7458B" w:rsidRPr="0023063A" w:rsidRDefault="002D084F" w:rsidP="00E63E92">
      <w:pPr>
        <w:pStyle w:val="2"/>
        <w:spacing w:before="156"/>
        <w:rPr>
          <w:rFonts w:ascii="Times New Roman" w:eastAsia="宋体" w:hAnsi="Times New Roman"/>
          <w:color w:val="auto"/>
        </w:rPr>
      </w:pPr>
      <w:bookmarkStart w:id="128" w:name="_Toc205110400"/>
      <w:r w:rsidRPr="0023063A">
        <w:rPr>
          <w:rFonts w:ascii="Times New Roman" w:eastAsia="宋体" w:hAnsi="Times New Roman" w:hint="eastAsia"/>
          <w:color w:val="auto"/>
        </w:rPr>
        <w:t>设计方案</w:t>
      </w:r>
      <w:bookmarkEnd w:id="127"/>
      <w:bookmarkEnd w:id="128"/>
    </w:p>
    <w:p w14:paraId="6C7AA359" w14:textId="1C62EA0C" w:rsidR="00E63E92" w:rsidRPr="0023063A" w:rsidRDefault="00E63E92">
      <w:pPr>
        <w:ind w:firstLine="420"/>
        <w:jc w:val="center"/>
        <w:rPr>
          <w:rFonts w:ascii="Times New Roman" w:hAnsi="Times New Roman" w:cs="Times New Roman"/>
          <w:sz w:val="22"/>
        </w:rPr>
      </w:pPr>
      <w:r w:rsidRPr="0023063A">
        <w:rPr>
          <w:noProof/>
        </w:rPr>
        <w:drawing>
          <wp:inline distT="0" distB="0" distL="0" distR="0" wp14:anchorId="19B99E9C" wp14:editId="4B831933">
            <wp:extent cx="5731510" cy="2804795"/>
            <wp:effectExtent l="0" t="0" r="2540" b="0"/>
            <wp:docPr id="154848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5169" name=""/>
                    <pic:cNvPicPr/>
                  </pic:nvPicPr>
                  <pic:blipFill>
                    <a:blip r:embed="rId25"/>
                    <a:stretch>
                      <a:fillRect/>
                    </a:stretch>
                  </pic:blipFill>
                  <pic:spPr>
                    <a:xfrm>
                      <a:off x="0" y="0"/>
                      <a:ext cx="5731510" cy="2804795"/>
                    </a:xfrm>
                    <a:prstGeom prst="rect">
                      <a:avLst/>
                    </a:prstGeom>
                  </pic:spPr>
                </pic:pic>
              </a:graphicData>
            </a:graphic>
          </wp:inline>
        </w:drawing>
      </w:r>
    </w:p>
    <w:p w14:paraId="7D124859" w14:textId="30E52F66" w:rsidR="001346FC" w:rsidRPr="0023063A" w:rsidRDefault="002D084F">
      <w:pPr>
        <w:ind w:firstLine="420"/>
        <w:jc w:val="center"/>
        <w:rPr>
          <w:rFonts w:ascii="Times New Roman" w:hAnsi="Times New Roman" w:cs="Times New Roman"/>
          <w:sz w:val="22"/>
        </w:rPr>
      </w:pPr>
      <w:r w:rsidRPr="0023063A">
        <w:rPr>
          <w:rFonts w:ascii="Times New Roman" w:hAnsi="Times New Roman" w:cs="Times New Roman"/>
          <w:sz w:val="22"/>
        </w:rPr>
        <w:t>图</w:t>
      </w:r>
      <w:r w:rsidRPr="0023063A">
        <w:rPr>
          <w:rFonts w:ascii="Times New Roman" w:hAnsi="Times New Roman" w:cs="Times New Roman"/>
          <w:sz w:val="22"/>
        </w:rPr>
        <w:t>4</w:t>
      </w:r>
      <w:r w:rsidRPr="0023063A">
        <w:rPr>
          <w:rFonts w:ascii="Times New Roman" w:hAnsi="Times New Roman" w:cs="Times New Roman" w:hint="eastAsia"/>
          <w:sz w:val="22"/>
        </w:rPr>
        <w:t>-5</w:t>
      </w:r>
      <w:r w:rsidRPr="0023063A">
        <w:rPr>
          <w:rFonts w:ascii="Times New Roman" w:hAnsi="Times New Roman" w:cs="Times New Roman"/>
          <w:sz w:val="22"/>
        </w:rPr>
        <w:t xml:space="preserve"> </w:t>
      </w:r>
      <w:r w:rsidRPr="0023063A">
        <w:rPr>
          <w:rFonts w:ascii="Times New Roman" w:hAnsi="Times New Roman" w:cs="Times New Roman"/>
          <w:sz w:val="22"/>
        </w:rPr>
        <w:t>总体框图</w:t>
      </w:r>
    </w:p>
    <w:p w14:paraId="783B4FC4" w14:textId="14F2B882" w:rsidR="002408A8" w:rsidRPr="0023063A" w:rsidRDefault="002408A8" w:rsidP="002408A8">
      <w:pPr>
        <w:ind w:firstLine="420"/>
        <w:rPr>
          <w:rFonts w:ascii="Times New Roman" w:hAnsi="Times New Roman" w:cs="Times New Roman"/>
          <w:sz w:val="22"/>
        </w:rPr>
      </w:pPr>
      <w:r w:rsidRPr="0023063A">
        <w:rPr>
          <w:rFonts w:ascii="Times New Roman" w:hAnsi="Times New Roman" w:cs="Times New Roman"/>
          <w:sz w:val="22"/>
        </w:rPr>
        <w:tab/>
      </w:r>
      <w:r w:rsidRPr="0023063A">
        <w:rPr>
          <w:rFonts w:ascii="Times New Roman" w:hAnsi="Times New Roman" w:cs="Times New Roman" w:hint="eastAsia"/>
          <w:b/>
          <w:bCs/>
          <w:sz w:val="22"/>
        </w:rPr>
        <w:t>PCB</w:t>
      </w:r>
      <w:r w:rsidRPr="0023063A">
        <w:rPr>
          <w:rFonts w:ascii="Times New Roman" w:hAnsi="Times New Roman" w:cs="Times New Roman" w:hint="eastAsia"/>
          <w:b/>
          <w:bCs/>
          <w:sz w:val="22"/>
        </w:rPr>
        <w:t>布局图</w:t>
      </w:r>
      <w:r w:rsidRPr="0023063A">
        <w:rPr>
          <w:rFonts w:ascii="Times New Roman" w:hAnsi="Times New Roman" w:cs="Times New Roman" w:hint="eastAsia"/>
          <w:sz w:val="22"/>
        </w:rPr>
        <w:t>如下，</w:t>
      </w:r>
      <w:r w:rsidR="001E04ED" w:rsidRPr="0023063A">
        <w:rPr>
          <w:rFonts w:ascii="Times New Roman" w:hAnsi="Times New Roman" w:cs="Times New Roman" w:hint="eastAsia"/>
          <w:sz w:val="22"/>
        </w:rPr>
        <w:t>将</w:t>
      </w:r>
      <w:r w:rsidRPr="0023063A">
        <w:rPr>
          <w:rFonts w:ascii="Times New Roman" w:hAnsi="Times New Roman" w:cs="Times New Roman" w:hint="eastAsia"/>
          <w:sz w:val="22"/>
        </w:rPr>
        <w:t>不能在</w:t>
      </w:r>
      <w:r w:rsidRPr="0023063A">
        <w:rPr>
          <w:rFonts w:ascii="Times New Roman" w:hAnsi="Times New Roman" w:cs="Times New Roman" w:hint="eastAsia"/>
          <w:sz w:val="22"/>
        </w:rPr>
        <w:t>-55</w:t>
      </w:r>
      <w:r w:rsidRPr="0023063A">
        <w:rPr>
          <w:rFonts w:ascii="Times New Roman" w:hAnsi="Times New Roman" w:cs="Times New Roman" w:hint="eastAsia"/>
          <w:sz w:val="22"/>
        </w:rPr>
        <w:t>℃环境工作的器件均放置在顶层，加热膜紧贴顶层屏蔽壳。在低温启动时，热量由顶层的屏蔽壳结构件传递至</w:t>
      </w:r>
      <w:r w:rsidRPr="0023063A">
        <w:rPr>
          <w:rFonts w:ascii="Times New Roman" w:hAnsi="Times New Roman" w:cs="Times New Roman" w:hint="eastAsia"/>
          <w:sz w:val="22"/>
        </w:rPr>
        <w:t>PCB</w:t>
      </w:r>
      <w:r w:rsidRPr="0023063A">
        <w:rPr>
          <w:rFonts w:ascii="Times New Roman" w:hAnsi="Times New Roman" w:cs="Times New Roman" w:hint="eastAsia"/>
          <w:sz w:val="22"/>
        </w:rPr>
        <w:t>，将</w:t>
      </w:r>
      <w:r w:rsidRPr="0023063A">
        <w:rPr>
          <w:rFonts w:ascii="Times New Roman" w:hAnsi="Times New Roman" w:cs="Times New Roman" w:hint="eastAsia"/>
          <w:sz w:val="22"/>
        </w:rPr>
        <w:t>-40</w:t>
      </w:r>
      <w:r w:rsidRPr="0023063A">
        <w:rPr>
          <w:rFonts w:ascii="Times New Roman" w:hAnsi="Times New Roman" w:cs="Times New Roman" w:hint="eastAsia"/>
          <w:sz w:val="22"/>
        </w:rPr>
        <w:t>℃级别器件加热至可工作温度区间。</w:t>
      </w:r>
      <w:r w:rsidRPr="0023063A">
        <w:rPr>
          <w:rFonts w:ascii="Times New Roman" w:hAnsi="Times New Roman" w:cs="Times New Roman" w:hint="eastAsia"/>
          <w:sz w:val="22"/>
        </w:rPr>
        <w:t>PCB</w:t>
      </w:r>
      <w:r w:rsidRPr="0023063A">
        <w:rPr>
          <w:rFonts w:ascii="Times New Roman" w:hAnsi="Times New Roman" w:cs="Times New Roman" w:hint="eastAsia"/>
          <w:sz w:val="22"/>
        </w:rPr>
        <w:t>底层器件均可在</w:t>
      </w:r>
      <w:r w:rsidRPr="0023063A">
        <w:rPr>
          <w:rFonts w:ascii="Times New Roman" w:hAnsi="Times New Roman" w:cs="Times New Roman" w:hint="eastAsia"/>
          <w:sz w:val="22"/>
        </w:rPr>
        <w:t>-55</w:t>
      </w:r>
      <w:r w:rsidRPr="0023063A">
        <w:rPr>
          <w:rFonts w:ascii="Times New Roman" w:hAnsi="Times New Roman" w:cs="Times New Roman" w:hint="eastAsia"/>
          <w:sz w:val="22"/>
        </w:rPr>
        <w:t>℃环境工作，且</w:t>
      </w:r>
      <w:r w:rsidRPr="0023063A">
        <w:rPr>
          <w:rFonts w:ascii="Times New Roman" w:hAnsi="Times New Roman" w:cs="Times New Roman" w:hint="eastAsia"/>
          <w:sz w:val="22"/>
        </w:rPr>
        <w:t>PCB</w:t>
      </w:r>
      <w:r w:rsidRPr="0023063A">
        <w:rPr>
          <w:rFonts w:ascii="Times New Roman" w:hAnsi="Times New Roman" w:cs="Times New Roman" w:hint="eastAsia"/>
          <w:sz w:val="22"/>
        </w:rPr>
        <w:t>底层为散热面，需与结构件紧贴。</w:t>
      </w:r>
      <w:r w:rsidR="00EC6D58" w:rsidRPr="0023063A">
        <w:rPr>
          <w:rFonts w:ascii="Times New Roman" w:hAnsi="Times New Roman" w:cs="Times New Roman" w:hint="eastAsia"/>
          <w:sz w:val="22"/>
        </w:rPr>
        <w:t>PCB</w:t>
      </w:r>
      <w:r w:rsidR="00EC6D58" w:rsidRPr="0023063A">
        <w:rPr>
          <w:rFonts w:ascii="Times New Roman" w:hAnsi="Times New Roman" w:cs="Times New Roman" w:hint="eastAsia"/>
          <w:sz w:val="22"/>
        </w:rPr>
        <w:t>尺寸为</w:t>
      </w:r>
      <w:r w:rsidR="00855CB4" w:rsidRPr="0023063A">
        <w:rPr>
          <w:rFonts w:ascii="Times New Roman" w:hAnsi="Times New Roman" w:cs="Times New Roman" w:hint="eastAsia"/>
          <w:sz w:val="22"/>
        </w:rPr>
        <w:t>190</w:t>
      </w:r>
      <w:r w:rsidR="00EC6D58" w:rsidRPr="0023063A">
        <w:rPr>
          <w:rFonts w:ascii="Times New Roman" w:hAnsi="Times New Roman" w:cs="Times New Roman" w:hint="eastAsia"/>
          <w:sz w:val="22"/>
        </w:rPr>
        <w:t>mm*1</w:t>
      </w:r>
      <w:r w:rsidR="00855CB4" w:rsidRPr="0023063A">
        <w:rPr>
          <w:rFonts w:ascii="Times New Roman" w:hAnsi="Times New Roman" w:cs="Times New Roman" w:hint="eastAsia"/>
          <w:sz w:val="22"/>
        </w:rPr>
        <w:t>31.5</w:t>
      </w:r>
      <w:r w:rsidR="00EC6D58" w:rsidRPr="0023063A">
        <w:rPr>
          <w:rFonts w:ascii="Times New Roman" w:hAnsi="Times New Roman" w:cs="Times New Roman" w:hint="eastAsia"/>
          <w:sz w:val="22"/>
        </w:rPr>
        <w:t>mm</w:t>
      </w:r>
      <w:r w:rsidR="00855CB4" w:rsidRPr="0023063A">
        <w:rPr>
          <w:rFonts w:ascii="Times New Roman" w:hAnsi="Times New Roman" w:cs="Times New Roman" w:hint="eastAsia"/>
          <w:sz w:val="22"/>
        </w:rPr>
        <w:t>（预留屏蔽壳空间）</w:t>
      </w:r>
      <w:r w:rsidR="00EC6D58" w:rsidRPr="0023063A">
        <w:rPr>
          <w:rFonts w:ascii="Times New Roman" w:hAnsi="Times New Roman" w:cs="Times New Roman" w:hint="eastAsia"/>
          <w:sz w:val="22"/>
        </w:rPr>
        <w:t>，顶层最大高度为</w:t>
      </w:r>
      <w:r w:rsidR="00EC6D58" w:rsidRPr="0023063A">
        <w:rPr>
          <w:rFonts w:ascii="Times New Roman" w:hAnsi="Times New Roman" w:cs="Times New Roman" w:hint="eastAsia"/>
          <w:sz w:val="22"/>
        </w:rPr>
        <w:t>21.8mm</w:t>
      </w:r>
      <w:r w:rsidR="00EC6D58" w:rsidRPr="0023063A">
        <w:rPr>
          <w:rFonts w:ascii="Times New Roman" w:hAnsi="Times New Roman" w:cs="Times New Roman" w:hint="eastAsia"/>
          <w:sz w:val="22"/>
        </w:rPr>
        <w:t>（铝电解电容），底层最大高度为</w:t>
      </w:r>
      <w:r w:rsidR="00EC6D58" w:rsidRPr="0023063A">
        <w:rPr>
          <w:rFonts w:ascii="Times New Roman" w:hAnsi="Times New Roman" w:cs="Times New Roman" w:hint="eastAsia"/>
          <w:sz w:val="22"/>
        </w:rPr>
        <w:t>12.6mm</w:t>
      </w:r>
      <w:r w:rsidR="00EC6D58" w:rsidRPr="0023063A">
        <w:rPr>
          <w:rFonts w:ascii="Times New Roman" w:hAnsi="Times New Roman" w:cs="Times New Roman" w:hint="eastAsia"/>
          <w:sz w:val="22"/>
        </w:rPr>
        <w:t>（功率电感）</w:t>
      </w:r>
      <w:r w:rsidR="00855CB4" w:rsidRPr="0023063A">
        <w:rPr>
          <w:rFonts w:ascii="Times New Roman" w:hAnsi="Times New Roman" w:cs="Times New Roman" w:hint="eastAsia"/>
          <w:sz w:val="22"/>
        </w:rPr>
        <w:t>总高度低于</w:t>
      </w:r>
      <w:r w:rsidR="00855CB4" w:rsidRPr="0023063A">
        <w:rPr>
          <w:rFonts w:ascii="Times New Roman" w:hAnsi="Times New Roman" w:cs="Times New Roman" w:hint="eastAsia"/>
          <w:sz w:val="22"/>
        </w:rPr>
        <w:t>50mm</w:t>
      </w:r>
      <w:r w:rsidR="00EC6D58" w:rsidRPr="0023063A">
        <w:rPr>
          <w:rFonts w:ascii="Times New Roman" w:hAnsi="Times New Roman" w:cs="Times New Roman" w:hint="eastAsia"/>
          <w:sz w:val="22"/>
        </w:rPr>
        <w:t>。</w:t>
      </w:r>
      <w:r w:rsidR="005D1227" w:rsidRPr="0023063A">
        <w:rPr>
          <w:rFonts w:ascii="Times New Roman" w:hAnsi="Times New Roman" w:cs="Times New Roman" w:hint="eastAsia"/>
          <w:sz w:val="22"/>
        </w:rPr>
        <w:t>此图中</w:t>
      </w:r>
      <w:r w:rsidR="005D1227" w:rsidRPr="0023063A">
        <w:rPr>
          <w:rFonts w:ascii="Times New Roman" w:hAnsi="Times New Roman" w:cs="Times New Roman" w:hint="eastAsia"/>
          <w:sz w:val="22"/>
        </w:rPr>
        <w:t>5</w:t>
      </w:r>
      <w:r w:rsidR="005D1227" w:rsidRPr="0023063A">
        <w:rPr>
          <w:rFonts w:ascii="Times New Roman" w:hAnsi="Times New Roman" w:cs="Times New Roman" w:hint="eastAsia"/>
          <w:sz w:val="22"/>
        </w:rPr>
        <w:t>个</w:t>
      </w:r>
      <w:proofErr w:type="gramStart"/>
      <w:r w:rsidR="005D1227" w:rsidRPr="0023063A">
        <w:rPr>
          <w:rFonts w:ascii="Times New Roman" w:hAnsi="Times New Roman" w:cs="Times New Roman" w:hint="eastAsia"/>
          <w:sz w:val="22"/>
        </w:rPr>
        <w:t>航插仅</w:t>
      </w:r>
      <w:proofErr w:type="gramEnd"/>
      <w:r w:rsidR="005D1227" w:rsidRPr="0023063A">
        <w:rPr>
          <w:rFonts w:ascii="Times New Roman" w:hAnsi="Times New Roman" w:cs="Times New Roman" w:hint="eastAsia"/>
          <w:sz w:val="22"/>
        </w:rPr>
        <w:t>为焊线位置的示意图，</w:t>
      </w:r>
      <w:r w:rsidR="005D1227" w:rsidRPr="0023063A">
        <w:rPr>
          <w:rFonts w:ascii="Times New Roman" w:hAnsi="Times New Roman" w:cs="Times New Roman" w:hint="eastAsia"/>
          <w:sz w:val="22"/>
        </w:rPr>
        <w:t>PCB</w:t>
      </w:r>
      <w:r w:rsidR="005D1227" w:rsidRPr="0023063A">
        <w:rPr>
          <w:rFonts w:ascii="Times New Roman" w:hAnsi="Times New Roman" w:cs="Times New Roman" w:hint="eastAsia"/>
          <w:sz w:val="22"/>
        </w:rPr>
        <w:t>走线完成</w:t>
      </w:r>
      <w:proofErr w:type="gramStart"/>
      <w:r w:rsidR="005D1227" w:rsidRPr="0023063A">
        <w:rPr>
          <w:rFonts w:ascii="Times New Roman" w:hAnsi="Times New Roman" w:cs="Times New Roman" w:hint="eastAsia"/>
          <w:sz w:val="22"/>
        </w:rPr>
        <w:t>后航插</w:t>
      </w:r>
      <w:proofErr w:type="gramEnd"/>
      <w:r w:rsidR="005D1227" w:rsidRPr="0023063A">
        <w:rPr>
          <w:rFonts w:ascii="Times New Roman" w:hAnsi="Times New Roman" w:cs="Times New Roman" w:hint="eastAsia"/>
          <w:sz w:val="22"/>
        </w:rPr>
        <w:t>将替换直接焊线的焊盘。</w:t>
      </w:r>
      <w:r w:rsidR="001E04ED" w:rsidRPr="0023063A">
        <w:rPr>
          <w:rFonts w:ascii="Times New Roman" w:hAnsi="Times New Roman" w:cs="Times New Roman" w:hint="eastAsia"/>
          <w:sz w:val="22"/>
        </w:rPr>
        <w:t>此图中的固定螺钉为</w:t>
      </w:r>
      <w:r w:rsidR="001E04ED" w:rsidRPr="0023063A">
        <w:rPr>
          <w:rFonts w:ascii="Times New Roman" w:hAnsi="Times New Roman" w:cs="Times New Roman" w:hint="eastAsia"/>
          <w:sz w:val="22"/>
        </w:rPr>
        <w:t>4</w:t>
      </w:r>
      <w:r w:rsidR="001E04ED" w:rsidRPr="0023063A">
        <w:rPr>
          <w:rFonts w:ascii="Times New Roman" w:hAnsi="Times New Roman" w:cs="Times New Roman" w:hint="eastAsia"/>
          <w:sz w:val="22"/>
        </w:rPr>
        <w:t>个，待走线完成后将在空余位置增添螺钉孔，加强</w:t>
      </w:r>
      <w:r w:rsidR="001E04ED" w:rsidRPr="0023063A">
        <w:rPr>
          <w:rFonts w:ascii="Times New Roman" w:hAnsi="Times New Roman" w:cs="Times New Roman" w:hint="eastAsia"/>
          <w:sz w:val="22"/>
        </w:rPr>
        <w:t>PCB</w:t>
      </w:r>
      <w:r w:rsidR="001E04ED" w:rsidRPr="0023063A">
        <w:rPr>
          <w:rFonts w:ascii="Times New Roman" w:hAnsi="Times New Roman" w:cs="Times New Roman" w:hint="eastAsia"/>
          <w:sz w:val="22"/>
        </w:rPr>
        <w:t>安装的牢固度。</w:t>
      </w:r>
    </w:p>
    <w:p w14:paraId="04ABEE2E" w14:textId="0679FA70" w:rsidR="002408A8" w:rsidRPr="0023063A" w:rsidRDefault="00855CB4">
      <w:pPr>
        <w:ind w:firstLine="420"/>
        <w:jc w:val="center"/>
        <w:rPr>
          <w:rFonts w:ascii="Times New Roman" w:hAnsi="Times New Roman" w:cs="Times New Roman"/>
          <w:sz w:val="22"/>
        </w:rPr>
      </w:pPr>
      <w:r w:rsidRPr="0023063A">
        <w:rPr>
          <w:noProof/>
        </w:rPr>
        <w:lastRenderedPageBreak/>
        <w:drawing>
          <wp:inline distT="0" distB="0" distL="0" distR="0" wp14:anchorId="1089477F" wp14:editId="74ABF81F">
            <wp:extent cx="5731510" cy="3985895"/>
            <wp:effectExtent l="0" t="0" r="2540" b="0"/>
            <wp:docPr id="21708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87132" name=""/>
                    <pic:cNvPicPr/>
                  </pic:nvPicPr>
                  <pic:blipFill>
                    <a:blip r:embed="rId26"/>
                    <a:stretch>
                      <a:fillRect/>
                    </a:stretch>
                  </pic:blipFill>
                  <pic:spPr>
                    <a:xfrm>
                      <a:off x="0" y="0"/>
                      <a:ext cx="5731510" cy="3985895"/>
                    </a:xfrm>
                    <a:prstGeom prst="rect">
                      <a:avLst/>
                    </a:prstGeom>
                  </pic:spPr>
                </pic:pic>
              </a:graphicData>
            </a:graphic>
          </wp:inline>
        </w:drawing>
      </w:r>
    </w:p>
    <w:p w14:paraId="7881B098" w14:textId="5EF356B2" w:rsidR="002408A8" w:rsidRPr="0023063A" w:rsidRDefault="002408A8">
      <w:pPr>
        <w:ind w:firstLine="420"/>
        <w:jc w:val="center"/>
        <w:rPr>
          <w:rFonts w:ascii="Times New Roman" w:hAnsi="Times New Roman" w:cs="Times New Roman"/>
          <w:sz w:val="22"/>
        </w:rPr>
      </w:pPr>
      <w:r w:rsidRPr="0023063A">
        <w:rPr>
          <w:rFonts w:ascii="Times New Roman" w:hAnsi="Times New Roman" w:cs="Times New Roman" w:hint="eastAsia"/>
          <w:sz w:val="22"/>
        </w:rPr>
        <w:t>PCB</w:t>
      </w:r>
      <w:r w:rsidRPr="0023063A">
        <w:rPr>
          <w:rFonts w:ascii="Times New Roman" w:hAnsi="Times New Roman" w:cs="Times New Roman" w:hint="eastAsia"/>
          <w:sz w:val="22"/>
        </w:rPr>
        <w:t>布局图</w:t>
      </w:r>
      <w:r w:rsidRPr="0023063A">
        <w:rPr>
          <w:rFonts w:ascii="Times New Roman" w:hAnsi="Times New Roman" w:cs="Times New Roman" w:hint="eastAsia"/>
          <w:sz w:val="22"/>
        </w:rPr>
        <w:t>-</w:t>
      </w:r>
      <w:r w:rsidRPr="0023063A">
        <w:rPr>
          <w:rFonts w:ascii="Times New Roman" w:hAnsi="Times New Roman" w:cs="Times New Roman" w:hint="eastAsia"/>
          <w:sz w:val="22"/>
        </w:rPr>
        <w:t>顶层</w:t>
      </w:r>
    </w:p>
    <w:p w14:paraId="7DDAF103" w14:textId="725A5422" w:rsidR="002408A8" w:rsidRPr="0023063A" w:rsidRDefault="00855CB4">
      <w:pPr>
        <w:ind w:firstLine="420"/>
        <w:jc w:val="center"/>
        <w:rPr>
          <w:rFonts w:ascii="Times New Roman" w:hAnsi="Times New Roman" w:cs="Times New Roman"/>
          <w:sz w:val="22"/>
        </w:rPr>
      </w:pPr>
      <w:r w:rsidRPr="0023063A">
        <w:rPr>
          <w:noProof/>
        </w:rPr>
        <w:drawing>
          <wp:inline distT="0" distB="0" distL="0" distR="0" wp14:anchorId="0E5A997C" wp14:editId="4D8A2973">
            <wp:extent cx="5731510" cy="4011295"/>
            <wp:effectExtent l="0" t="0" r="2540" b="8255"/>
            <wp:docPr id="532839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9821" name=""/>
                    <pic:cNvPicPr/>
                  </pic:nvPicPr>
                  <pic:blipFill>
                    <a:blip r:embed="rId27"/>
                    <a:stretch>
                      <a:fillRect/>
                    </a:stretch>
                  </pic:blipFill>
                  <pic:spPr>
                    <a:xfrm>
                      <a:off x="0" y="0"/>
                      <a:ext cx="5731510" cy="4011295"/>
                    </a:xfrm>
                    <a:prstGeom prst="rect">
                      <a:avLst/>
                    </a:prstGeom>
                  </pic:spPr>
                </pic:pic>
              </a:graphicData>
            </a:graphic>
          </wp:inline>
        </w:drawing>
      </w:r>
    </w:p>
    <w:p w14:paraId="2ADD1B45" w14:textId="4464E8CB" w:rsidR="002408A8" w:rsidRPr="0023063A" w:rsidRDefault="002408A8">
      <w:pPr>
        <w:ind w:firstLine="420"/>
        <w:jc w:val="center"/>
        <w:rPr>
          <w:rFonts w:ascii="Times New Roman" w:hAnsi="Times New Roman" w:cs="Times New Roman"/>
          <w:sz w:val="22"/>
        </w:rPr>
      </w:pPr>
      <w:r w:rsidRPr="0023063A">
        <w:rPr>
          <w:rFonts w:ascii="Times New Roman" w:hAnsi="Times New Roman" w:cs="Times New Roman" w:hint="eastAsia"/>
          <w:sz w:val="22"/>
        </w:rPr>
        <w:t>PCB</w:t>
      </w:r>
      <w:r w:rsidRPr="0023063A">
        <w:rPr>
          <w:rFonts w:ascii="Times New Roman" w:hAnsi="Times New Roman" w:cs="Times New Roman" w:hint="eastAsia"/>
          <w:sz w:val="22"/>
        </w:rPr>
        <w:t>布局图</w:t>
      </w:r>
      <w:r w:rsidRPr="0023063A">
        <w:rPr>
          <w:rFonts w:ascii="Times New Roman" w:hAnsi="Times New Roman" w:cs="Times New Roman" w:hint="eastAsia"/>
          <w:sz w:val="22"/>
        </w:rPr>
        <w:t>-</w:t>
      </w:r>
      <w:r w:rsidRPr="0023063A">
        <w:rPr>
          <w:rFonts w:ascii="Times New Roman" w:hAnsi="Times New Roman" w:cs="Times New Roman" w:hint="eastAsia"/>
          <w:sz w:val="22"/>
        </w:rPr>
        <w:t>底层</w:t>
      </w:r>
    </w:p>
    <w:p w14:paraId="29563638" w14:textId="77777777" w:rsidR="001E04ED" w:rsidRPr="0023063A" w:rsidRDefault="001E04ED">
      <w:pPr>
        <w:ind w:firstLine="420"/>
        <w:jc w:val="center"/>
        <w:rPr>
          <w:rFonts w:ascii="Times New Roman" w:hAnsi="Times New Roman" w:cs="Times New Roman"/>
          <w:sz w:val="22"/>
        </w:rPr>
      </w:pPr>
    </w:p>
    <w:p w14:paraId="7B65E193" w14:textId="77777777" w:rsidR="001E04ED" w:rsidRPr="0023063A" w:rsidRDefault="001E04ED">
      <w:pPr>
        <w:ind w:firstLine="420"/>
        <w:jc w:val="center"/>
        <w:rPr>
          <w:rFonts w:ascii="Times New Roman" w:hAnsi="Times New Roman" w:cs="Times New Roman"/>
          <w:sz w:val="22"/>
        </w:rPr>
      </w:pPr>
    </w:p>
    <w:p w14:paraId="22116008" w14:textId="067AB027" w:rsidR="00FD2E90" w:rsidRPr="0023063A" w:rsidRDefault="00FD2E90" w:rsidP="00FD2E90">
      <w:pPr>
        <w:ind w:firstLine="420"/>
        <w:rPr>
          <w:rFonts w:ascii="Times New Roman" w:hAnsi="Times New Roman" w:cs="Times New Roman"/>
          <w:sz w:val="22"/>
        </w:rPr>
      </w:pPr>
      <w:r w:rsidRPr="0023063A">
        <w:rPr>
          <w:rFonts w:ascii="Times New Roman" w:hAnsi="Times New Roman" w:cs="Times New Roman" w:hint="eastAsia"/>
          <w:b/>
          <w:bCs/>
          <w:sz w:val="22"/>
        </w:rPr>
        <w:lastRenderedPageBreak/>
        <w:t>结构设计</w:t>
      </w:r>
      <w:r w:rsidRPr="0023063A">
        <w:rPr>
          <w:rFonts w:ascii="Times New Roman" w:hAnsi="Times New Roman" w:cs="Times New Roman" w:hint="eastAsia"/>
          <w:sz w:val="22"/>
        </w:rPr>
        <w:t>：通过</w:t>
      </w:r>
      <w:r w:rsidRPr="0023063A">
        <w:rPr>
          <w:rFonts w:ascii="Times New Roman" w:hAnsi="Times New Roman" w:cs="Times New Roman" w:hint="eastAsia"/>
          <w:sz w:val="22"/>
        </w:rPr>
        <w:t xml:space="preserve"> 8mm </w:t>
      </w:r>
      <w:r w:rsidRPr="0023063A">
        <w:rPr>
          <w:rFonts w:ascii="Times New Roman" w:hAnsi="Times New Roman" w:cs="Times New Roman" w:hint="eastAsia"/>
          <w:sz w:val="22"/>
        </w:rPr>
        <w:t>厚</w:t>
      </w:r>
      <w:r w:rsidRPr="0023063A">
        <w:rPr>
          <w:rFonts w:ascii="Times New Roman" w:hAnsi="Times New Roman" w:cs="Times New Roman" w:hint="eastAsia"/>
          <w:sz w:val="22"/>
        </w:rPr>
        <w:t xml:space="preserve"> 6061 </w:t>
      </w:r>
      <w:r w:rsidRPr="0023063A">
        <w:rPr>
          <w:rFonts w:ascii="Times New Roman" w:hAnsi="Times New Roman" w:cs="Times New Roman" w:hint="eastAsia"/>
          <w:sz w:val="22"/>
        </w:rPr>
        <w:t>铝板高效导出电路板热量，控制核心器件工作温度在允许范围；通过封闭式屏蔽罩阻断外界干扰；使用</w:t>
      </w:r>
      <w:r w:rsidRPr="0023063A">
        <w:rPr>
          <w:rFonts w:ascii="Times New Roman" w:hAnsi="Times New Roman" w:cs="Times New Roman" w:hint="eastAsia"/>
          <w:sz w:val="22"/>
        </w:rPr>
        <w:t>3</w:t>
      </w:r>
      <w:r w:rsidRPr="0023063A">
        <w:rPr>
          <w:rFonts w:ascii="Times New Roman" w:hAnsi="Times New Roman" w:cs="Times New Roman" w:hint="eastAsia"/>
          <w:sz w:val="22"/>
        </w:rPr>
        <w:t>个接插件给电路板通电及通讯，确保不破坏屏蔽罩完整性，同时便于安装与维护；在屏蔽罩顶面和</w:t>
      </w:r>
      <w:r w:rsidRPr="0023063A">
        <w:rPr>
          <w:rFonts w:ascii="Times New Roman" w:hAnsi="Times New Roman" w:cs="Times New Roman" w:hint="eastAsia"/>
          <w:sz w:val="22"/>
        </w:rPr>
        <w:t>4</w:t>
      </w:r>
      <w:r w:rsidRPr="0023063A">
        <w:rPr>
          <w:rFonts w:ascii="Times New Roman" w:hAnsi="Times New Roman" w:cs="Times New Roman" w:hint="eastAsia"/>
          <w:sz w:val="22"/>
        </w:rPr>
        <w:t>个侧边分别增加加强筋防止变形，便于加工；</w:t>
      </w:r>
      <w:r w:rsidR="00133C00" w:rsidRPr="0023063A">
        <w:rPr>
          <w:rFonts w:ascii="Times New Roman" w:hAnsi="Times New Roman" w:cs="Times New Roman" w:hint="eastAsia"/>
          <w:sz w:val="22"/>
        </w:rPr>
        <w:t>需散热与需低温环境加热的器件的位置在</w:t>
      </w:r>
      <w:r w:rsidR="00133C00" w:rsidRPr="0023063A">
        <w:rPr>
          <w:rFonts w:ascii="Times New Roman" w:hAnsi="Times New Roman" w:cs="Times New Roman" w:hint="eastAsia"/>
          <w:sz w:val="22"/>
        </w:rPr>
        <w:t>PCB</w:t>
      </w:r>
      <w:r w:rsidR="00133C00" w:rsidRPr="0023063A">
        <w:rPr>
          <w:rFonts w:ascii="Times New Roman" w:hAnsi="Times New Roman" w:cs="Times New Roman" w:hint="eastAsia"/>
          <w:sz w:val="22"/>
        </w:rPr>
        <w:t>走线完成后确定，之后再详细设计此部分的结构件。</w:t>
      </w:r>
    </w:p>
    <w:p w14:paraId="18899405" w14:textId="74E7ED71" w:rsidR="00FD2E90" w:rsidRPr="0023063A" w:rsidRDefault="00FD2E90" w:rsidP="00FD2E90">
      <w:pPr>
        <w:ind w:firstLine="420"/>
        <w:rPr>
          <w:rFonts w:ascii="Times New Roman" w:hAnsi="Times New Roman" w:cs="Times New Roman"/>
          <w:sz w:val="22"/>
        </w:rPr>
      </w:pPr>
      <w:r w:rsidRPr="0023063A">
        <w:rPr>
          <w:noProof/>
        </w:rPr>
        <w:drawing>
          <wp:inline distT="0" distB="0" distL="114300" distR="114300" wp14:anchorId="008CF7B3" wp14:editId="3B073404">
            <wp:extent cx="5265420" cy="4116070"/>
            <wp:effectExtent l="0" t="0" r="11430" b="17780"/>
            <wp:docPr id="175271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5265420" cy="4116070"/>
                    </a:xfrm>
                    <a:prstGeom prst="rect">
                      <a:avLst/>
                    </a:prstGeom>
                    <a:noFill/>
                    <a:ln>
                      <a:noFill/>
                    </a:ln>
                  </pic:spPr>
                </pic:pic>
              </a:graphicData>
            </a:graphic>
          </wp:inline>
        </w:drawing>
      </w:r>
    </w:p>
    <w:p w14:paraId="04FFF9DC" w14:textId="77777777" w:rsidR="00EA5941" w:rsidRPr="0023063A" w:rsidRDefault="00EA5941" w:rsidP="00FD2E90">
      <w:pPr>
        <w:ind w:firstLine="420"/>
        <w:rPr>
          <w:rFonts w:ascii="Times New Roman" w:hAnsi="Times New Roman" w:cs="Times New Roman"/>
          <w:sz w:val="22"/>
        </w:rPr>
      </w:pPr>
    </w:p>
    <w:p w14:paraId="1F55A6F9" w14:textId="77777777" w:rsidR="00EA5941" w:rsidRPr="0023063A" w:rsidRDefault="00EA5941" w:rsidP="00FD2E90">
      <w:pPr>
        <w:ind w:firstLine="420"/>
        <w:rPr>
          <w:rFonts w:ascii="Times New Roman" w:hAnsi="Times New Roman" w:cs="Times New Roman"/>
          <w:sz w:val="22"/>
        </w:rPr>
      </w:pPr>
    </w:p>
    <w:p w14:paraId="43DB3F1F" w14:textId="2A31C4E2" w:rsidR="00E63E92" w:rsidRPr="0023063A" w:rsidRDefault="00E63E92" w:rsidP="00E63E92">
      <w:pPr>
        <w:pStyle w:val="3"/>
        <w:spacing w:before="156"/>
      </w:pPr>
      <w:bookmarkStart w:id="129" w:name="_Toc205110401"/>
      <w:r w:rsidRPr="0023063A">
        <w:rPr>
          <w:rFonts w:hint="eastAsia"/>
        </w:rPr>
        <w:t>电源与预加热模块</w:t>
      </w:r>
      <w:bookmarkEnd w:id="129"/>
    </w:p>
    <w:p w14:paraId="4CB40759" w14:textId="221D7CD9" w:rsidR="00CF6948" w:rsidRPr="0023063A" w:rsidRDefault="00CF6948" w:rsidP="00CF6948">
      <w:pPr>
        <w:pStyle w:val="4"/>
        <w:numPr>
          <w:ilvl w:val="0"/>
          <w:numId w:val="0"/>
        </w:numPr>
        <w:spacing w:before="156" w:after="156"/>
      </w:pPr>
      <w:r w:rsidRPr="0023063A">
        <w:tab/>
      </w:r>
      <w:r w:rsidRPr="0023063A">
        <w:rPr>
          <w:rFonts w:hint="eastAsia"/>
        </w:rPr>
        <w:t xml:space="preserve">4.3.1.1 </w:t>
      </w:r>
      <w:r w:rsidRPr="0023063A">
        <w:rPr>
          <w:rFonts w:hint="eastAsia"/>
        </w:rPr>
        <w:t>输入电路</w:t>
      </w:r>
    </w:p>
    <w:p w14:paraId="44B479A4" w14:textId="4849A7B8" w:rsidR="001346FC" w:rsidRPr="0023063A" w:rsidRDefault="001B44CD" w:rsidP="00CF6948">
      <w:pPr>
        <w:spacing w:line="360" w:lineRule="auto"/>
        <w:ind w:left="420" w:firstLine="420"/>
      </w:pPr>
      <w:r w:rsidRPr="0023063A">
        <w:rPr>
          <w:rFonts w:hint="eastAsia"/>
        </w:rPr>
        <w:t>驱动板</w:t>
      </w:r>
      <w:r w:rsidR="00465378" w:rsidRPr="0023063A">
        <w:rPr>
          <w:rFonts w:hint="eastAsia"/>
        </w:rPr>
        <w:t>接口电路</w:t>
      </w:r>
      <w:r w:rsidR="002D084F" w:rsidRPr="0023063A">
        <w:rPr>
          <w:rFonts w:hint="eastAsia"/>
        </w:rPr>
        <w:t>采用外部</w:t>
      </w:r>
      <w:r w:rsidR="002D084F" w:rsidRPr="0023063A">
        <w:rPr>
          <w:rFonts w:hint="eastAsia"/>
        </w:rPr>
        <w:t>2</w:t>
      </w:r>
      <w:r w:rsidR="002D084F" w:rsidRPr="0023063A">
        <w:t>8</w:t>
      </w:r>
      <w:r w:rsidR="002D084F" w:rsidRPr="0023063A">
        <w:rPr>
          <w:rFonts w:hint="eastAsia"/>
        </w:rPr>
        <w:t>V</w:t>
      </w:r>
      <w:r w:rsidRPr="0023063A">
        <w:rPr>
          <w:rFonts w:hint="eastAsia"/>
        </w:rPr>
        <w:t xml:space="preserve"> </w:t>
      </w:r>
      <w:r w:rsidR="002D084F" w:rsidRPr="0023063A">
        <w:rPr>
          <w:rFonts w:hint="eastAsia"/>
        </w:rPr>
        <w:t>DC</w:t>
      </w:r>
      <w:r w:rsidRPr="0023063A">
        <w:rPr>
          <w:rFonts w:hint="eastAsia"/>
        </w:rPr>
        <w:t>电源</w:t>
      </w:r>
      <w:r w:rsidR="002D084F" w:rsidRPr="0023063A">
        <w:rPr>
          <w:rFonts w:hint="eastAsia"/>
        </w:rPr>
        <w:t>输入，</w:t>
      </w:r>
      <w:r w:rsidR="0000112F" w:rsidRPr="0023063A">
        <w:rPr>
          <w:rFonts w:hint="eastAsia"/>
        </w:rPr>
        <w:t>如下图所示在</w:t>
      </w:r>
      <w:r w:rsidR="004D3827" w:rsidRPr="0023063A">
        <w:rPr>
          <w:rFonts w:hint="eastAsia"/>
        </w:rPr>
        <w:t>输入</w:t>
      </w:r>
      <w:r w:rsidR="0000112F" w:rsidRPr="0023063A">
        <w:rPr>
          <w:rFonts w:hint="eastAsia"/>
        </w:rPr>
        <w:t>接口</w:t>
      </w:r>
      <w:r w:rsidR="004D3827" w:rsidRPr="0023063A">
        <w:rPr>
          <w:rFonts w:hint="eastAsia"/>
        </w:rPr>
        <w:t>设计了</w:t>
      </w:r>
      <w:r w:rsidR="0000112F" w:rsidRPr="0023063A">
        <w:rPr>
          <w:rFonts w:hint="eastAsia"/>
        </w:rPr>
        <w:t>单点接地、静电电压浪涌吸收电容、</w:t>
      </w:r>
      <w:r w:rsidR="0000112F" w:rsidRPr="0023063A">
        <w:rPr>
          <w:rFonts w:hint="eastAsia"/>
        </w:rPr>
        <w:t>30A</w:t>
      </w:r>
      <w:r w:rsidR="004D3827" w:rsidRPr="0023063A">
        <w:rPr>
          <w:rFonts w:hint="eastAsia"/>
        </w:rPr>
        <w:t>保险丝</w:t>
      </w:r>
      <w:r w:rsidR="00AC0D7C" w:rsidRPr="0023063A">
        <w:rPr>
          <w:rFonts w:hint="eastAsia"/>
        </w:rPr>
        <w:t>、共模滤波电感</w:t>
      </w:r>
      <w:r w:rsidR="004D3827" w:rsidRPr="0023063A">
        <w:rPr>
          <w:rFonts w:hint="eastAsia"/>
        </w:rPr>
        <w:t>、</w:t>
      </w:r>
      <w:r w:rsidR="0000112F" w:rsidRPr="0023063A">
        <w:rPr>
          <w:rFonts w:hint="eastAsia"/>
        </w:rPr>
        <w:t>TVS/ESD</w:t>
      </w:r>
      <w:r w:rsidR="0000112F" w:rsidRPr="0023063A">
        <w:rPr>
          <w:rFonts w:hint="eastAsia"/>
        </w:rPr>
        <w:t>二极管</w:t>
      </w:r>
      <w:r w:rsidR="0000112F" w:rsidRPr="0023063A">
        <w:rPr>
          <w:rFonts w:hint="eastAsia"/>
        </w:rPr>
        <w:t>(32V)</w:t>
      </w:r>
      <w:r w:rsidR="0000112F" w:rsidRPr="0023063A">
        <w:rPr>
          <w:rFonts w:hint="eastAsia"/>
        </w:rPr>
        <w:t>及</w:t>
      </w:r>
      <w:r w:rsidR="006954FF" w:rsidRPr="0023063A">
        <w:rPr>
          <w:rFonts w:hint="eastAsia"/>
        </w:rPr>
        <w:t>MOS</w:t>
      </w:r>
      <w:r w:rsidR="006954FF" w:rsidRPr="0023063A">
        <w:rPr>
          <w:rFonts w:hint="eastAsia"/>
        </w:rPr>
        <w:t>主动</w:t>
      </w:r>
      <w:proofErr w:type="gramStart"/>
      <w:r w:rsidR="004D3827" w:rsidRPr="0023063A">
        <w:rPr>
          <w:rFonts w:hint="eastAsia"/>
        </w:rPr>
        <w:t>软启动</w:t>
      </w:r>
      <w:proofErr w:type="gramEnd"/>
      <w:r w:rsidR="004D3827" w:rsidRPr="0023063A">
        <w:rPr>
          <w:rFonts w:hint="eastAsia"/>
        </w:rPr>
        <w:t>电路</w:t>
      </w:r>
      <w:r w:rsidR="002D084F" w:rsidRPr="0023063A">
        <w:rPr>
          <w:rFonts w:hint="eastAsia"/>
        </w:rPr>
        <w:t>。</w:t>
      </w:r>
      <w:r w:rsidR="0000112F" w:rsidRPr="0023063A">
        <w:rPr>
          <w:rFonts w:hint="eastAsia"/>
        </w:rPr>
        <w:t>此部分实现了电源输入接口</w:t>
      </w:r>
      <w:r w:rsidR="006954FF" w:rsidRPr="0023063A">
        <w:rPr>
          <w:rFonts w:hint="eastAsia"/>
        </w:rPr>
        <w:t>的静电</w:t>
      </w:r>
      <w:r w:rsidR="006954FF" w:rsidRPr="0023063A">
        <w:rPr>
          <w:rFonts w:hint="eastAsia"/>
        </w:rPr>
        <w:t>/</w:t>
      </w:r>
      <w:r w:rsidR="006954FF" w:rsidRPr="0023063A">
        <w:rPr>
          <w:rFonts w:hint="eastAsia"/>
        </w:rPr>
        <w:t>过压浪涌抑制、过流</w:t>
      </w:r>
      <w:r w:rsidR="006954FF" w:rsidRPr="0023063A">
        <w:rPr>
          <w:rFonts w:hint="eastAsia"/>
        </w:rPr>
        <w:t>/</w:t>
      </w:r>
      <w:r w:rsidR="006954FF" w:rsidRPr="0023063A">
        <w:rPr>
          <w:rFonts w:hint="eastAsia"/>
        </w:rPr>
        <w:t>短路保护、高频共模抑制以及开机浪涌电流抑制。</w:t>
      </w:r>
    </w:p>
    <w:p w14:paraId="0749A6D4" w14:textId="7CCB358A" w:rsidR="0000112F" w:rsidRPr="0023063A" w:rsidRDefault="0000112F">
      <w:pPr>
        <w:spacing w:line="360" w:lineRule="auto"/>
        <w:ind w:left="420"/>
      </w:pPr>
      <w:r w:rsidRPr="0023063A">
        <w:rPr>
          <w:noProof/>
        </w:rPr>
        <w:drawing>
          <wp:inline distT="0" distB="0" distL="0" distR="0" wp14:anchorId="1AD1D916" wp14:editId="42D9A3D1">
            <wp:extent cx="5731510" cy="1408430"/>
            <wp:effectExtent l="0" t="0" r="2540" b="1270"/>
            <wp:docPr id="1280339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39220" name=""/>
                    <pic:cNvPicPr/>
                  </pic:nvPicPr>
                  <pic:blipFill>
                    <a:blip r:embed="rId29"/>
                    <a:stretch>
                      <a:fillRect/>
                    </a:stretch>
                  </pic:blipFill>
                  <pic:spPr>
                    <a:xfrm>
                      <a:off x="0" y="0"/>
                      <a:ext cx="5731510" cy="1408430"/>
                    </a:xfrm>
                    <a:prstGeom prst="rect">
                      <a:avLst/>
                    </a:prstGeom>
                  </pic:spPr>
                </pic:pic>
              </a:graphicData>
            </a:graphic>
          </wp:inline>
        </w:drawing>
      </w:r>
    </w:p>
    <w:p w14:paraId="6BD3FBAA" w14:textId="7F01621A" w:rsidR="00CF6948" w:rsidRPr="0023063A" w:rsidRDefault="002D084F" w:rsidP="00CF6948">
      <w:pPr>
        <w:pStyle w:val="4"/>
        <w:numPr>
          <w:ilvl w:val="0"/>
          <w:numId w:val="0"/>
        </w:numPr>
        <w:spacing w:before="156" w:after="156"/>
      </w:pPr>
      <w:r w:rsidRPr="0023063A">
        <w:lastRenderedPageBreak/>
        <w:tab/>
      </w:r>
      <w:r w:rsidR="00CF6948" w:rsidRPr="0023063A">
        <w:rPr>
          <w:rFonts w:hint="eastAsia"/>
        </w:rPr>
        <w:t>4.3.1.2</w:t>
      </w:r>
      <w:proofErr w:type="gramStart"/>
      <w:r w:rsidR="00CF6948" w:rsidRPr="0023063A">
        <w:rPr>
          <w:rFonts w:hint="eastAsia"/>
        </w:rPr>
        <w:t>板载电源</w:t>
      </w:r>
      <w:proofErr w:type="gramEnd"/>
    </w:p>
    <w:p w14:paraId="7B2ADD34" w14:textId="30A0B187" w:rsidR="001346FC" w:rsidRPr="0023063A" w:rsidRDefault="002D084F" w:rsidP="00CF6948">
      <w:pPr>
        <w:spacing w:line="360" w:lineRule="auto"/>
        <w:ind w:left="420" w:firstLine="420"/>
        <w:rPr>
          <w:rFonts w:ascii="Times New Roman" w:hAnsi="Times New Roman" w:cs="Times New Roman"/>
          <w:sz w:val="22"/>
        </w:rPr>
      </w:pPr>
      <w:proofErr w:type="gramStart"/>
      <w:r w:rsidRPr="0023063A">
        <w:rPr>
          <w:rFonts w:ascii="Times New Roman" w:hAnsi="Times New Roman" w:cs="Times New Roman" w:hint="eastAsia"/>
          <w:sz w:val="22"/>
        </w:rPr>
        <w:t>板载电源</w:t>
      </w:r>
      <w:proofErr w:type="gramEnd"/>
      <w:r w:rsidRPr="0023063A">
        <w:rPr>
          <w:rFonts w:ascii="Times New Roman" w:hAnsi="Times New Roman" w:cs="Times New Roman" w:hint="eastAsia"/>
          <w:sz w:val="22"/>
        </w:rPr>
        <w:t>在</w:t>
      </w:r>
      <w:r w:rsidRPr="0023063A">
        <w:rPr>
          <w:rFonts w:ascii="Times New Roman" w:hAnsi="Times New Roman" w:cs="Times New Roman"/>
          <w:sz w:val="22"/>
        </w:rPr>
        <w:t>利用</w:t>
      </w:r>
      <w:r w:rsidR="00A14C0A" w:rsidRPr="0023063A">
        <w:rPr>
          <w:rFonts w:ascii="Times New Roman" w:hAnsi="Times New Roman" w:cs="Times New Roman" w:hint="eastAsia"/>
          <w:sz w:val="22"/>
        </w:rPr>
        <w:t>DCDC</w:t>
      </w:r>
      <w:r w:rsidR="00A14C0A" w:rsidRPr="0023063A">
        <w:rPr>
          <w:rFonts w:ascii="Times New Roman" w:hAnsi="Times New Roman" w:cs="Times New Roman" w:hint="eastAsia"/>
          <w:sz w:val="22"/>
        </w:rPr>
        <w:t>电源</w:t>
      </w:r>
      <w:r w:rsidRPr="0023063A">
        <w:rPr>
          <w:rFonts w:ascii="Times New Roman" w:hAnsi="Times New Roman" w:cs="Times New Roman"/>
          <w:sz w:val="22"/>
        </w:rPr>
        <w:t>将</w:t>
      </w:r>
      <w:r w:rsidRPr="0023063A">
        <w:rPr>
          <w:rFonts w:ascii="Times New Roman" w:hAnsi="Times New Roman" w:cs="Times New Roman"/>
          <w:sz w:val="22"/>
        </w:rPr>
        <w:t>28VDC</w:t>
      </w:r>
      <w:r w:rsidRPr="0023063A">
        <w:rPr>
          <w:rFonts w:ascii="Times New Roman" w:hAnsi="Times New Roman" w:cs="Times New Roman"/>
          <w:sz w:val="22"/>
        </w:rPr>
        <w:t>转换为</w:t>
      </w:r>
      <w:r w:rsidR="00A14C0A" w:rsidRPr="0023063A">
        <w:rPr>
          <w:rFonts w:ascii="Times New Roman" w:hAnsi="Times New Roman" w:cs="Times New Roman" w:hint="eastAsia"/>
          <w:sz w:val="22"/>
        </w:rPr>
        <w:t>9V3A</w:t>
      </w:r>
      <w:r w:rsidR="00A14C0A" w:rsidRPr="0023063A">
        <w:rPr>
          <w:rFonts w:ascii="Times New Roman" w:hAnsi="Times New Roman" w:cs="Times New Roman" w:hint="eastAsia"/>
          <w:sz w:val="22"/>
        </w:rPr>
        <w:t>与</w:t>
      </w:r>
      <w:r w:rsidR="00A14C0A" w:rsidRPr="0023063A">
        <w:rPr>
          <w:rFonts w:ascii="Times New Roman" w:hAnsi="Times New Roman" w:cs="Times New Roman" w:hint="eastAsia"/>
          <w:sz w:val="22"/>
        </w:rPr>
        <w:t>5V3A</w:t>
      </w:r>
      <w:r w:rsidR="00A14C0A" w:rsidRPr="0023063A">
        <w:rPr>
          <w:rFonts w:ascii="Times New Roman" w:hAnsi="Times New Roman" w:cs="Times New Roman" w:hint="eastAsia"/>
          <w:sz w:val="22"/>
        </w:rPr>
        <w:t>电源（预留电流安全余量）</w:t>
      </w:r>
      <w:r w:rsidR="00A14C0A" w:rsidRPr="0023063A">
        <w:rPr>
          <w:rFonts w:ascii="Times New Roman" w:hAnsi="Times New Roman" w:cs="Times New Roman" w:hint="eastAsia"/>
          <w:sz w:val="22"/>
        </w:rPr>
        <w:t>9V</w:t>
      </w:r>
      <w:r w:rsidR="00A14C0A" w:rsidRPr="0023063A">
        <w:rPr>
          <w:rFonts w:ascii="Times New Roman" w:hAnsi="Times New Roman" w:cs="Times New Roman" w:hint="eastAsia"/>
          <w:sz w:val="22"/>
        </w:rPr>
        <w:t>主要用于</w:t>
      </w:r>
      <w:r w:rsidR="00A14C0A" w:rsidRPr="0023063A">
        <w:rPr>
          <w:rFonts w:ascii="Times New Roman" w:hAnsi="Times New Roman" w:cs="Times New Roman" w:hint="eastAsia"/>
          <w:sz w:val="22"/>
        </w:rPr>
        <w:t>MOS</w:t>
      </w:r>
      <w:r w:rsidR="00A14C0A" w:rsidRPr="0023063A">
        <w:rPr>
          <w:rFonts w:ascii="Times New Roman" w:hAnsi="Times New Roman" w:cs="Times New Roman" w:hint="eastAsia"/>
          <w:sz w:val="22"/>
        </w:rPr>
        <w:t>驱动与探测器</w:t>
      </w:r>
      <w:r w:rsidR="00D5795B" w:rsidRPr="0023063A">
        <w:rPr>
          <w:rFonts w:ascii="Times New Roman" w:hAnsi="Times New Roman" w:cs="Times New Roman" w:hint="eastAsia"/>
          <w:sz w:val="22"/>
        </w:rPr>
        <w:t>及调</w:t>
      </w:r>
      <w:r w:rsidR="00D5795B" w:rsidRPr="0023063A">
        <w:rPr>
          <w:rFonts w:ascii="Times New Roman" w:hAnsi="Times New Roman" w:cs="Times New Roman" w:hint="eastAsia"/>
          <w:sz w:val="22"/>
        </w:rPr>
        <w:t>Q</w:t>
      </w:r>
      <w:r w:rsidR="00D5795B" w:rsidRPr="0023063A">
        <w:rPr>
          <w:rFonts w:ascii="Times New Roman" w:hAnsi="Times New Roman" w:cs="Times New Roman" w:hint="eastAsia"/>
          <w:sz w:val="22"/>
        </w:rPr>
        <w:t>供电</w:t>
      </w:r>
      <w:r w:rsidR="00A14C0A" w:rsidRPr="0023063A">
        <w:rPr>
          <w:rFonts w:ascii="Times New Roman" w:hAnsi="Times New Roman" w:cs="Times New Roman" w:hint="eastAsia"/>
          <w:sz w:val="22"/>
        </w:rPr>
        <w:t>，</w:t>
      </w:r>
      <w:r w:rsidR="00A14C0A" w:rsidRPr="0023063A">
        <w:rPr>
          <w:rFonts w:ascii="Times New Roman" w:hAnsi="Times New Roman" w:cs="Times New Roman" w:hint="eastAsia"/>
          <w:sz w:val="22"/>
        </w:rPr>
        <w:t>5V</w:t>
      </w:r>
      <w:r w:rsidR="00A14C0A" w:rsidRPr="0023063A">
        <w:rPr>
          <w:rFonts w:ascii="Times New Roman" w:hAnsi="Times New Roman" w:cs="Times New Roman" w:hint="eastAsia"/>
          <w:sz w:val="22"/>
        </w:rPr>
        <w:t>用于转换更低电压源。再通过</w:t>
      </w:r>
      <w:r w:rsidRPr="0023063A">
        <w:rPr>
          <w:rFonts w:ascii="Times New Roman" w:hAnsi="Times New Roman" w:cs="Times New Roman"/>
          <w:sz w:val="22"/>
        </w:rPr>
        <w:t>LDO</w:t>
      </w:r>
      <w:r w:rsidRPr="0023063A">
        <w:rPr>
          <w:rFonts w:ascii="Times New Roman" w:hAnsi="Times New Roman" w:cs="Times New Roman"/>
          <w:sz w:val="22"/>
        </w:rPr>
        <w:t>及基准芯片分别转换为</w:t>
      </w:r>
      <w:r w:rsidRPr="0023063A">
        <w:rPr>
          <w:rFonts w:ascii="Times New Roman" w:hAnsi="Times New Roman" w:cs="Times New Roman"/>
          <w:sz w:val="22"/>
        </w:rPr>
        <w:t>3.3V</w:t>
      </w:r>
      <w:r w:rsidR="00207914" w:rsidRPr="0023063A">
        <w:rPr>
          <w:rFonts w:ascii="Times New Roman" w:hAnsi="Times New Roman" w:cs="Times New Roman" w:hint="eastAsia"/>
          <w:sz w:val="22"/>
        </w:rPr>
        <w:t>CC</w:t>
      </w:r>
      <w:r w:rsidR="00A14C0A" w:rsidRPr="0023063A">
        <w:rPr>
          <w:rFonts w:ascii="Times New Roman" w:hAnsi="Times New Roman" w:cs="Times New Roman" w:hint="eastAsia"/>
          <w:sz w:val="22"/>
        </w:rPr>
        <w:t>（用于模拟电路）、</w:t>
      </w:r>
      <w:r w:rsidR="00A14C0A" w:rsidRPr="0023063A">
        <w:rPr>
          <w:rFonts w:ascii="Times New Roman" w:hAnsi="Times New Roman" w:cs="Times New Roman" w:hint="eastAsia"/>
          <w:sz w:val="22"/>
        </w:rPr>
        <w:t>3.3VDD</w:t>
      </w:r>
      <w:r w:rsidR="00A14C0A" w:rsidRPr="0023063A">
        <w:rPr>
          <w:rFonts w:ascii="Times New Roman" w:hAnsi="Times New Roman" w:cs="Times New Roman" w:hint="eastAsia"/>
          <w:sz w:val="22"/>
        </w:rPr>
        <w:t>（用于数字电路）、</w:t>
      </w:r>
      <w:r w:rsidR="003C118A" w:rsidRPr="0023063A">
        <w:rPr>
          <w:rFonts w:ascii="Times New Roman" w:hAnsi="Times New Roman" w:cs="Times New Roman" w:hint="eastAsia"/>
          <w:sz w:val="22"/>
        </w:rPr>
        <w:t>隔离型</w:t>
      </w:r>
      <w:r w:rsidR="003C118A" w:rsidRPr="0023063A">
        <w:rPr>
          <w:rFonts w:ascii="Times New Roman" w:hAnsi="Times New Roman" w:cs="Times New Roman" w:hint="eastAsia"/>
          <w:sz w:val="22"/>
        </w:rPr>
        <w:t>3.3V</w:t>
      </w:r>
      <w:r w:rsidR="003C118A" w:rsidRPr="0023063A">
        <w:rPr>
          <w:rFonts w:ascii="Times New Roman" w:hAnsi="Times New Roman" w:cs="Times New Roman" w:hint="eastAsia"/>
          <w:sz w:val="22"/>
        </w:rPr>
        <w:t>（用于隔离型</w:t>
      </w:r>
      <w:r w:rsidR="003C118A" w:rsidRPr="0023063A">
        <w:rPr>
          <w:rFonts w:ascii="Times New Roman" w:hAnsi="Times New Roman" w:cs="Times New Roman" w:hint="eastAsia"/>
          <w:sz w:val="22"/>
        </w:rPr>
        <w:t>LVDS</w:t>
      </w:r>
      <w:r w:rsidR="003C118A" w:rsidRPr="0023063A">
        <w:rPr>
          <w:rFonts w:ascii="Times New Roman" w:hAnsi="Times New Roman" w:cs="Times New Roman" w:hint="eastAsia"/>
          <w:sz w:val="22"/>
        </w:rPr>
        <w:t>）、</w:t>
      </w:r>
      <w:r w:rsidR="00A14C0A" w:rsidRPr="0023063A">
        <w:rPr>
          <w:rFonts w:ascii="Times New Roman" w:hAnsi="Times New Roman" w:cs="Times New Roman" w:hint="eastAsia"/>
          <w:sz w:val="22"/>
        </w:rPr>
        <w:t>-</w:t>
      </w:r>
      <w:r w:rsidRPr="0023063A">
        <w:rPr>
          <w:rFonts w:ascii="Times New Roman" w:hAnsi="Times New Roman" w:cs="Times New Roman"/>
          <w:sz w:val="22"/>
        </w:rPr>
        <w:t>2.5V</w:t>
      </w:r>
      <w:r w:rsidR="00A14C0A" w:rsidRPr="0023063A">
        <w:rPr>
          <w:rFonts w:ascii="Times New Roman" w:hAnsi="Times New Roman" w:cs="Times New Roman" w:hint="eastAsia"/>
          <w:sz w:val="22"/>
        </w:rPr>
        <w:t>C</w:t>
      </w:r>
      <w:r w:rsidRPr="0023063A">
        <w:rPr>
          <w:rFonts w:ascii="Times New Roman" w:hAnsi="Times New Roman" w:cs="Times New Roman"/>
          <w:sz w:val="22"/>
        </w:rPr>
        <w:t>C</w:t>
      </w:r>
      <w:r w:rsidR="00A14C0A" w:rsidRPr="0023063A">
        <w:rPr>
          <w:rFonts w:ascii="Times New Roman" w:hAnsi="Times New Roman" w:cs="Times New Roman" w:hint="eastAsia"/>
          <w:sz w:val="22"/>
        </w:rPr>
        <w:t>（用于模拟电路）、</w:t>
      </w:r>
      <w:r w:rsidR="00A14C0A" w:rsidRPr="0023063A">
        <w:rPr>
          <w:rFonts w:ascii="Times New Roman" w:hAnsi="Times New Roman" w:cs="Times New Roman" w:hint="eastAsia"/>
          <w:sz w:val="22"/>
        </w:rPr>
        <w:t>2.5VREF</w:t>
      </w:r>
      <w:r w:rsidR="00A14C0A" w:rsidRPr="0023063A">
        <w:rPr>
          <w:rFonts w:ascii="Times New Roman" w:hAnsi="Times New Roman" w:cs="Times New Roman" w:hint="eastAsia"/>
          <w:sz w:val="22"/>
        </w:rPr>
        <w:t>（基准参考电压）。</w:t>
      </w:r>
      <w:r w:rsidR="001C3CC7" w:rsidRPr="0023063A">
        <w:rPr>
          <w:rFonts w:ascii="Times New Roman" w:hAnsi="Times New Roman" w:cs="Times New Roman" w:hint="eastAsia"/>
          <w:sz w:val="22"/>
        </w:rPr>
        <w:t>（</w:t>
      </w:r>
      <w:r w:rsidR="00A14B31" w:rsidRPr="0023063A">
        <w:rPr>
          <w:rFonts w:ascii="Times New Roman" w:hAnsi="Times New Roman" w:cs="Times New Roman" w:hint="eastAsia"/>
          <w:sz w:val="22"/>
        </w:rPr>
        <w:t>其余</w:t>
      </w:r>
      <w:r w:rsidR="001C3CC7" w:rsidRPr="0023063A">
        <w:rPr>
          <w:rFonts w:ascii="Times New Roman" w:hAnsi="Times New Roman" w:cs="Times New Roman" w:hint="eastAsia"/>
          <w:sz w:val="22"/>
        </w:rPr>
        <w:t>详细设计见原理图）</w:t>
      </w:r>
    </w:p>
    <w:p w14:paraId="5943EB6C" w14:textId="405F3BB1" w:rsidR="00A33AEB" w:rsidRPr="0023063A" w:rsidRDefault="00A33AEB">
      <w:pPr>
        <w:spacing w:line="360" w:lineRule="auto"/>
        <w:ind w:left="420"/>
        <w:rPr>
          <w:rFonts w:ascii="Times New Roman" w:hAnsi="Times New Roman" w:cs="Times New Roman"/>
          <w:sz w:val="22"/>
        </w:rPr>
      </w:pPr>
      <w:r w:rsidRPr="0023063A">
        <w:rPr>
          <w:rFonts w:ascii="Times New Roman" w:hAnsi="Times New Roman" w:cs="Times New Roman"/>
          <w:sz w:val="22"/>
        </w:rPr>
        <w:tab/>
      </w:r>
      <w:r w:rsidR="00A14B31" w:rsidRPr="0023063A">
        <w:rPr>
          <w:noProof/>
        </w:rPr>
        <w:drawing>
          <wp:inline distT="0" distB="0" distL="0" distR="0" wp14:anchorId="51D72C52" wp14:editId="00659E42">
            <wp:extent cx="2403494" cy="1999006"/>
            <wp:effectExtent l="0" t="0" r="0" b="1270"/>
            <wp:docPr id="1126421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1687" name=""/>
                    <pic:cNvPicPr/>
                  </pic:nvPicPr>
                  <pic:blipFill>
                    <a:blip r:embed="rId30"/>
                    <a:stretch>
                      <a:fillRect/>
                    </a:stretch>
                  </pic:blipFill>
                  <pic:spPr>
                    <a:xfrm>
                      <a:off x="0" y="0"/>
                      <a:ext cx="2416372" cy="2009717"/>
                    </a:xfrm>
                    <a:prstGeom prst="rect">
                      <a:avLst/>
                    </a:prstGeom>
                  </pic:spPr>
                </pic:pic>
              </a:graphicData>
            </a:graphic>
          </wp:inline>
        </w:drawing>
      </w:r>
      <w:r w:rsidR="00A14B31" w:rsidRPr="0023063A">
        <w:rPr>
          <w:noProof/>
        </w:rPr>
        <w:drawing>
          <wp:inline distT="0" distB="0" distL="0" distR="0" wp14:anchorId="2081C8FF" wp14:editId="1B0173DC">
            <wp:extent cx="2613546" cy="1753560"/>
            <wp:effectExtent l="0" t="0" r="0" b="0"/>
            <wp:docPr id="1416466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6322" name=""/>
                    <pic:cNvPicPr/>
                  </pic:nvPicPr>
                  <pic:blipFill>
                    <a:blip r:embed="rId31"/>
                    <a:stretch>
                      <a:fillRect/>
                    </a:stretch>
                  </pic:blipFill>
                  <pic:spPr>
                    <a:xfrm>
                      <a:off x="0" y="0"/>
                      <a:ext cx="2635162" cy="1768063"/>
                    </a:xfrm>
                    <a:prstGeom prst="rect">
                      <a:avLst/>
                    </a:prstGeom>
                  </pic:spPr>
                </pic:pic>
              </a:graphicData>
            </a:graphic>
          </wp:inline>
        </w:drawing>
      </w:r>
    </w:p>
    <w:p w14:paraId="066F476C" w14:textId="1A02C6E3" w:rsidR="00CF6948" w:rsidRPr="0023063A" w:rsidRDefault="00CF6948" w:rsidP="00CF6948">
      <w:pPr>
        <w:pStyle w:val="4"/>
        <w:numPr>
          <w:ilvl w:val="0"/>
          <w:numId w:val="0"/>
        </w:numPr>
        <w:spacing w:before="156" w:after="156"/>
      </w:pPr>
      <w:r w:rsidRPr="0023063A">
        <w:tab/>
      </w:r>
      <w:r w:rsidRPr="0023063A">
        <w:rPr>
          <w:rFonts w:hint="eastAsia"/>
        </w:rPr>
        <w:t xml:space="preserve">4.3.1.3 </w:t>
      </w:r>
      <w:r w:rsidRPr="0023063A">
        <w:rPr>
          <w:rFonts w:hint="eastAsia"/>
        </w:rPr>
        <w:t>预加热电路</w:t>
      </w:r>
    </w:p>
    <w:p w14:paraId="1E6A11EA" w14:textId="0CD7866F" w:rsidR="00A14B31" w:rsidRPr="0023063A" w:rsidRDefault="00A14B31" w:rsidP="001422EE">
      <w:pPr>
        <w:spacing w:line="360" w:lineRule="auto"/>
        <w:ind w:left="420" w:firstLine="420"/>
        <w:rPr>
          <w:rFonts w:ascii="Times New Roman" w:hAnsi="Times New Roman" w:cs="Times New Roman"/>
          <w:sz w:val="22"/>
        </w:rPr>
      </w:pPr>
      <w:r w:rsidRPr="0023063A">
        <w:rPr>
          <w:rFonts w:ascii="Times New Roman" w:hAnsi="Times New Roman" w:cs="Times New Roman" w:hint="eastAsia"/>
          <w:sz w:val="22"/>
        </w:rPr>
        <w:t>预加热电路是为了保证电路在</w:t>
      </w:r>
      <w:r w:rsidRPr="0023063A">
        <w:rPr>
          <w:rFonts w:ascii="Times New Roman" w:hAnsi="Times New Roman" w:cs="Times New Roman" w:hint="eastAsia"/>
          <w:sz w:val="22"/>
        </w:rPr>
        <w:t>-40</w:t>
      </w:r>
      <w:r w:rsidRPr="0023063A">
        <w:rPr>
          <w:rFonts w:ascii="Times New Roman" w:hAnsi="Times New Roman" w:cs="Times New Roman" w:hint="eastAsia"/>
          <w:sz w:val="22"/>
        </w:rPr>
        <w:t>℃以下启动时，先预加热电路板至</w:t>
      </w:r>
      <w:r w:rsidRPr="0023063A">
        <w:rPr>
          <w:rFonts w:ascii="Times New Roman" w:hAnsi="Times New Roman" w:cs="Times New Roman" w:hint="eastAsia"/>
          <w:sz w:val="22"/>
        </w:rPr>
        <w:t>-30</w:t>
      </w:r>
      <w:r w:rsidRPr="0023063A">
        <w:rPr>
          <w:rFonts w:ascii="Times New Roman" w:hAnsi="Times New Roman" w:cs="Times New Roman" w:hint="eastAsia"/>
          <w:sz w:val="22"/>
        </w:rPr>
        <w:t>℃至</w:t>
      </w:r>
      <w:r w:rsidRPr="0023063A">
        <w:rPr>
          <w:rFonts w:ascii="Times New Roman" w:hAnsi="Times New Roman" w:cs="Times New Roman" w:hint="eastAsia"/>
          <w:sz w:val="22"/>
        </w:rPr>
        <w:t>-20</w:t>
      </w:r>
      <w:r w:rsidRPr="0023063A">
        <w:rPr>
          <w:rFonts w:ascii="Times New Roman" w:hAnsi="Times New Roman" w:cs="Times New Roman" w:hint="eastAsia"/>
          <w:sz w:val="22"/>
        </w:rPr>
        <w:t>℃区间，然后再</w:t>
      </w:r>
      <w:r w:rsidR="00207BB0" w:rsidRPr="0023063A">
        <w:rPr>
          <w:rFonts w:ascii="Times New Roman" w:hAnsi="Times New Roman" w:cs="Times New Roman" w:hint="eastAsia"/>
          <w:sz w:val="22"/>
        </w:rPr>
        <w:t>将输入接口电路中</w:t>
      </w:r>
      <w:proofErr w:type="gramStart"/>
      <w:r w:rsidR="00207BB0" w:rsidRPr="0023063A">
        <w:rPr>
          <w:rFonts w:ascii="Times New Roman" w:hAnsi="Times New Roman" w:cs="Times New Roman" w:hint="eastAsia"/>
          <w:sz w:val="22"/>
        </w:rPr>
        <w:t>缓启动</w:t>
      </w:r>
      <w:proofErr w:type="gramEnd"/>
      <w:r w:rsidR="00207BB0" w:rsidRPr="0023063A">
        <w:rPr>
          <w:rFonts w:ascii="Times New Roman" w:hAnsi="Times New Roman" w:cs="Times New Roman" w:hint="eastAsia"/>
          <w:sz w:val="22"/>
        </w:rPr>
        <w:t>的</w:t>
      </w:r>
      <w:r w:rsidR="00207BB0" w:rsidRPr="0023063A">
        <w:rPr>
          <w:rFonts w:ascii="Times New Roman" w:hAnsi="Times New Roman" w:cs="Times New Roman" w:hint="eastAsia"/>
          <w:sz w:val="22"/>
        </w:rPr>
        <w:t>PMOS</w:t>
      </w:r>
      <w:r w:rsidR="00207BB0" w:rsidRPr="0023063A">
        <w:rPr>
          <w:rFonts w:ascii="Times New Roman" w:hAnsi="Times New Roman" w:cs="Times New Roman" w:hint="eastAsia"/>
          <w:sz w:val="22"/>
        </w:rPr>
        <w:t>导通</w:t>
      </w:r>
      <w:r w:rsidRPr="0023063A">
        <w:rPr>
          <w:rFonts w:ascii="Times New Roman" w:hAnsi="Times New Roman" w:cs="Times New Roman" w:hint="eastAsia"/>
          <w:sz w:val="22"/>
        </w:rPr>
        <w:t>给后续所有电路供电</w:t>
      </w:r>
      <w:r w:rsidR="00207BB0" w:rsidRPr="0023063A">
        <w:rPr>
          <w:rFonts w:ascii="Times New Roman" w:hAnsi="Times New Roman" w:cs="Times New Roman" w:hint="eastAsia"/>
          <w:sz w:val="22"/>
        </w:rPr>
        <w:t>。设计加热膜电阻为</w:t>
      </w:r>
      <w:r w:rsidR="00207BB0" w:rsidRPr="0023063A">
        <w:rPr>
          <w:rFonts w:ascii="Times New Roman" w:hAnsi="Times New Roman" w:cs="Times New Roman" w:hint="eastAsia"/>
          <w:sz w:val="22"/>
        </w:rPr>
        <w:t>4</w:t>
      </w:r>
      <w:r w:rsidR="00207BB0" w:rsidRPr="0023063A">
        <w:rPr>
          <w:rFonts w:ascii="Times New Roman" w:hAnsi="Times New Roman" w:cs="Times New Roman" w:hint="eastAsia"/>
          <w:sz w:val="22"/>
        </w:rPr>
        <w:t>Ω，当</w:t>
      </w:r>
      <w:r w:rsidR="00207BB0" w:rsidRPr="0023063A">
        <w:rPr>
          <w:rFonts w:ascii="Times New Roman" w:hAnsi="Times New Roman" w:cs="Times New Roman" w:hint="eastAsia"/>
          <w:sz w:val="22"/>
        </w:rPr>
        <w:t>Q14</w:t>
      </w:r>
      <w:r w:rsidR="00207BB0" w:rsidRPr="0023063A">
        <w:rPr>
          <w:rFonts w:ascii="Times New Roman" w:hAnsi="Times New Roman" w:cs="Times New Roman" w:hint="eastAsia"/>
          <w:sz w:val="22"/>
        </w:rPr>
        <w:t>导通时，供电电压为</w:t>
      </w:r>
      <w:r w:rsidR="00207BB0" w:rsidRPr="0023063A">
        <w:rPr>
          <w:rFonts w:ascii="Times New Roman" w:hAnsi="Times New Roman" w:cs="Times New Roman" w:hint="eastAsia"/>
          <w:sz w:val="22"/>
        </w:rPr>
        <w:t>28V</w:t>
      </w:r>
      <w:r w:rsidR="00207BB0" w:rsidRPr="0023063A">
        <w:rPr>
          <w:rFonts w:ascii="Times New Roman" w:hAnsi="Times New Roman" w:cs="Times New Roman" w:hint="eastAsia"/>
          <w:sz w:val="22"/>
        </w:rPr>
        <w:t>则加热功率为</w:t>
      </w:r>
      <w:r w:rsidR="00207BB0" w:rsidRPr="0023063A">
        <w:rPr>
          <w:rFonts w:ascii="Times New Roman" w:hAnsi="Times New Roman" w:cs="Times New Roman" w:hint="eastAsia"/>
          <w:sz w:val="22"/>
        </w:rPr>
        <w:t>196W</w:t>
      </w:r>
      <w:r w:rsidR="00207BB0" w:rsidRPr="0023063A">
        <w:rPr>
          <w:rFonts w:ascii="Times New Roman" w:hAnsi="Times New Roman" w:cs="Times New Roman" w:hint="eastAsia"/>
          <w:sz w:val="22"/>
        </w:rPr>
        <w:t>，</w:t>
      </w:r>
      <w:r w:rsidR="00FE293C" w:rsidRPr="0023063A">
        <w:rPr>
          <w:rFonts w:ascii="Times New Roman" w:hAnsi="Times New Roman" w:cs="Times New Roman" w:hint="eastAsia"/>
          <w:sz w:val="22"/>
        </w:rPr>
        <w:t>2</w:t>
      </w:r>
      <w:r w:rsidR="00474FC4" w:rsidRPr="0023063A">
        <w:rPr>
          <w:rFonts w:ascii="Times New Roman" w:hAnsi="Times New Roman" w:cs="Times New Roman" w:hint="eastAsia"/>
          <w:sz w:val="22"/>
        </w:rPr>
        <w:t>4</w:t>
      </w:r>
      <w:r w:rsidR="00FE293C" w:rsidRPr="0023063A">
        <w:rPr>
          <w:rFonts w:ascii="Times New Roman" w:hAnsi="Times New Roman" w:cs="Times New Roman" w:hint="eastAsia"/>
          <w:sz w:val="22"/>
        </w:rPr>
        <w:t>0</w:t>
      </w:r>
      <w:r w:rsidR="00FE293C" w:rsidRPr="0023063A">
        <w:rPr>
          <w:rFonts w:ascii="Times New Roman" w:hAnsi="Times New Roman" w:cs="Times New Roman" w:hint="eastAsia"/>
          <w:sz w:val="22"/>
        </w:rPr>
        <w:t>秒内产生热量为</w:t>
      </w:r>
      <w:r w:rsidR="00474FC4" w:rsidRPr="0023063A">
        <w:rPr>
          <w:rFonts w:ascii="Times New Roman" w:hAnsi="Times New Roman" w:cs="Times New Roman" w:hint="eastAsia"/>
          <w:sz w:val="22"/>
        </w:rPr>
        <w:t>47040</w:t>
      </w:r>
      <w:r w:rsidR="00FE293C" w:rsidRPr="0023063A">
        <w:rPr>
          <w:rFonts w:ascii="Times New Roman" w:hAnsi="Times New Roman" w:cs="Times New Roman" w:hint="eastAsia"/>
          <w:sz w:val="22"/>
        </w:rPr>
        <w:t>J</w:t>
      </w:r>
      <w:r w:rsidR="00FE293C" w:rsidRPr="0023063A">
        <w:rPr>
          <w:rFonts w:ascii="Times New Roman" w:hAnsi="Times New Roman" w:cs="Times New Roman" w:hint="eastAsia"/>
          <w:sz w:val="22"/>
        </w:rPr>
        <w:t>。由于</w:t>
      </w:r>
      <w:r w:rsidR="00FE293C" w:rsidRPr="0023063A">
        <w:rPr>
          <w:rFonts w:ascii="Times New Roman" w:hAnsi="Times New Roman" w:cs="Times New Roman" w:hint="eastAsia"/>
          <w:sz w:val="22"/>
        </w:rPr>
        <w:t>PCB FR4</w:t>
      </w:r>
      <w:r w:rsidR="00FE293C" w:rsidRPr="0023063A">
        <w:rPr>
          <w:rFonts w:ascii="Times New Roman" w:hAnsi="Times New Roman" w:cs="Times New Roman" w:hint="eastAsia"/>
          <w:sz w:val="22"/>
        </w:rPr>
        <w:t>及芯片主要为高分子材料包装，假定热容为</w:t>
      </w:r>
      <w:r w:rsidR="00FE293C" w:rsidRPr="0023063A">
        <w:rPr>
          <w:rFonts w:ascii="Times New Roman" w:hAnsi="Times New Roman" w:cs="Times New Roman" w:hint="eastAsia"/>
          <w:sz w:val="22"/>
        </w:rPr>
        <w:t>1350J/kg</w:t>
      </w:r>
      <w:r w:rsidR="00FE293C" w:rsidRPr="0023063A">
        <w:rPr>
          <w:rFonts w:ascii="Times New Roman" w:hAnsi="Times New Roman" w:cs="Times New Roman" w:hint="eastAsia"/>
          <w:sz w:val="22"/>
        </w:rPr>
        <w:t>℃，假定电路板总重量为</w:t>
      </w:r>
      <w:r w:rsidR="00FE293C" w:rsidRPr="0023063A">
        <w:rPr>
          <w:rFonts w:ascii="Times New Roman" w:hAnsi="Times New Roman" w:cs="Times New Roman" w:hint="eastAsia"/>
          <w:sz w:val="22"/>
        </w:rPr>
        <w:t>1Kg</w:t>
      </w:r>
      <w:r w:rsidR="00FE293C" w:rsidRPr="0023063A">
        <w:rPr>
          <w:rFonts w:ascii="Times New Roman" w:hAnsi="Times New Roman" w:cs="Times New Roman" w:hint="eastAsia"/>
          <w:sz w:val="22"/>
        </w:rPr>
        <w:t>，则温升为</w:t>
      </w:r>
      <w:r w:rsidR="00474FC4" w:rsidRPr="0023063A">
        <w:rPr>
          <w:rFonts w:ascii="Times New Roman" w:hAnsi="Times New Roman" w:cs="Times New Roman" w:hint="eastAsia"/>
          <w:sz w:val="22"/>
        </w:rPr>
        <w:t>47040</w:t>
      </w:r>
      <w:r w:rsidR="00FE293C" w:rsidRPr="0023063A">
        <w:rPr>
          <w:rFonts w:ascii="Times New Roman" w:hAnsi="Times New Roman" w:cs="Times New Roman" w:hint="eastAsia"/>
          <w:sz w:val="22"/>
        </w:rPr>
        <w:t>/1350</w:t>
      </w:r>
      <w:r w:rsidR="00474FC4" w:rsidRPr="0023063A">
        <w:rPr>
          <w:rFonts w:ascii="Times New Roman" w:hAnsi="Times New Roman" w:cs="Times New Roman" w:hint="eastAsia"/>
          <w:sz w:val="22"/>
        </w:rPr>
        <w:t>=34.84</w:t>
      </w:r>
      <w:r w:rsidR="00FE293C" w:rsidRPr="0023063A">
        <w:rPr>
          <w:rFonts w:ascii="Times New Roman" w:hAnsi="Times New Roman" w:cs="Times New Roman" w:hint="eastAsia"/>
          <w:sz w:val="22"/>
        </w:rPr>
        <w:t>℃，即可以从</w:t>
      </w:r>
      <w:r w:rsidR="00FE293C" w:rsidRPr="0023063A">
        <w:rPr>
          <w:rFonts w:ascii="Times New Roman" w:hAnsi="Times New Roman" w:cs="Times New Roman" w:hint="eastAsia"/>
          <w:sz w:val="22"/>
        </w:rPr>
        <w:t>-55</w:t>
      </w:r>
      <w:r w:rsidR="00FE293C" w:rsidRPr="0023063A">
        <w:rPr>
          <w:rFonts w:ascii="Times New Roman" w:hAnsi="Times New Roman" w:cs="Times New Roman" w:hint="eastAsia"/>
          <w:sz w:val="22"/>
        </w:rPr>
        <w:t>℃升温至约</w:t>
      </w:r>
      <w:r w:rsidR="00FE293C" w:rsidRPr="0023063A">
        <w:rPr>
          <w:rFonts w:ascii="Times New Roman" w:hAnsi="Times New Roman" w:cs="Times New Roman" w:hint="eastAsia"/>
          <w:sz w:val="22"/>
        </w:rPr>
        <w:t>-2</w:t>
      </w:r>
      <w:r w:rsidR="00474FC4" w:rsidRPr="0023063A">
        <w:rPr>
          <w:rFonts w:ascii="Times New Roman" w:hAnsi="Times New Roman" w:cs="Times New Roman" w:hint="eastAsia"/>
          <w:sz w:val="22"/>
        </w:rPr>
        <w:t>0.16</w:t>
      </w:r>
      <w:r w:rsidR="00FE293C" w:rsidRPr="0023063A">
        <w:rPr>
          <w:rFonts w:ascii="Times New Roman" w:hAnsi="Times New Roman" w:cs="Times New Roman" w:hint="eastAsia"/>
          <w:sz w:val="22"/>
        </w:rPr>
        <w:t>℃（此为理论计算，实际的</w:t>
      </w:r>
      <w:r w:rsidR="00FE293C" w:rsidRPr="0023063A">
        <w:rPr>
          <w:rFonts w:ascii="Times New Roman" w:hAnsi="Times New Roman" w:cs="Times New Roman" w:hint="eastAsia"/>
          <w:sz w:val="22"/>
        </w:rPr>
        <w:t>PCB</w:t>
      </w:r>
      <w:r w:rsidR="00FE293C" w:rsidRPr="0023063A">
        <w:rPr>
          <w:rFonts w:ascii="Times New Roman" w:hAnsi="Times New Roman" w:cs="Times New Roman" w:hint="eastAsia"/>
          <w:sz w:val="22"/>
        </w:rPr>
        <w:t>重量及过程中的热量损失</w:t>
      </w:r>
      <w:r w:rsidR="00474FC4" w:rsidRPr="0023063A">
        <w:rPr>
          <w:rFonts w:ascii="Times New Roman" w:hAnsi="Times New Roman" w:cs="Times New Roman" w:hint="eastAsia"/>
          <w:sz w:val="22"/>
        </w:rPr>
        <w:t>未考虑在其中</w:t>
      </w:r>
      <w:r w:rsidR="002413AE" w:rsidRPr="0023063A">
        <w:rPr>
          <w:rFonts w:ascii="Times New Roman" w:hAnsi="Times New Roman" w:cs="Times New Roman" w:hint="eastAsia"/>
          <w:sz w:val="22"/>
        </w:rPr>
        <w:t>，</w:t>
      </w:r>
      <w:r w:rsidR="00207914" w:rsidRPr="0023063A">
        <w:rPr>
          <w:rFonts w:ascii="Times New Roman" w:hAnsi="Times New Roman" w:cs="Times New Roman" w:hint="eastAsia"/>
          <w:sz w:val="22"/>
        </w:rPr>
        <w:t>但</w:t>
      </w:r>
      <w:r w:rsidR="002413AE" w:rsidRPr="0023063A">
        <w:rPr>
          <w:rFonts w:ascii="Times New Roman" w:hAnsi="Times New Roman" w:cs="Times New Roman" w:hint="eastAsia"/>
          <w:sz w:val="22"/>
        </w:rPr>
        <w:t>同时并非所有</w:t>
      </w:r>
      <w:r w:rsidR="002413AE" w:rsidRPr="0023063A">
        <w:rPr>
          <w:rFonts w:ascii="Times New Roman" w:hAnsi="Times New Roman" w:cs="Times New Roman" w:hint="eastAsia"/>
          <w:sz w:val="22"/>
        </w:rPr>
        <w:t>PCB</w:t>
      </w:r>
      <w:r w:rsidR="002413AE" w:rsidRPr="0023063A">
        <w:rPr>
          <w:rFonts w:ascii="Times New Roman" w:hAnsi="Times New Roman" w:cs="Times New Roman" w:hint="eastAsia"/>
          <w:sz w:val="22"/>
        </w:rPr>
        <w:t>部分都需加热</w:t>
      </w:r>
      <w:r w:rsidR="00FE293C" w:rsidRPr="0023063A">
        <w:rPr>
          <w:rFonts w:ascii="Times New Roman" w:hAnsi="Times New Roman" w:cs="Times New Roman" w:hint="eastAsia"/>
          <w:sz w:val="22"/>
        </w:rPr>
        <w:t>）</w:t>
      </w:r>
      <w:r w:rsidR="00474FC4" w:rsidRPr="0023063A">
        <w:rPr>
          <w:rFonts w:ascii="Times New Roman" w:hAnsi="Times New Roman" w:cs="Times New Roman" w:hint="eastAsia"/>
          <w:sz w:val="22"/>
        </w:rPr>
        <w:t>。</w:t>
      </w:r>
    </w:p>
    <w:p w14:paraId="7F0870DF" w14:textId="6531E50C" w:rsidR="0075090F" w:rsidRPr="0023063A" w:rsidRDefault="0075090F" w:rsidP="00D05198">
      <w:pPr>
        <w:spacing w:line="360" w:lineRule="auto"/>
        <w:rPr>
          <w:rFonts w:ascii="Times New Roman" w:hAnsi="Times New Roman" w:cs="Times New Roman"/>
          <w:sz w:val="22"/>
        </w:rPr>
      </w:pPr>
      <w:r w:rsidRPr="0023063A">
        <w:rPr>
          <w:noProof/>
        </w:rPr>
        <w:drawing>
          <wp:inline distT="0" distB="0" distL="0" distR="0" wp14:anchorId="462CEDFA" wp14:editId="3BF0EA16">
            <wp:extent cx="5710489" cy="2674961"/>
            <wp:effectExtent l="0" t="0" r="5080" b="0"/>
            <wp:docPr id="156278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248" name=""/>
                    <pic:cNvPicPr/>
                  </pic:nvPicPr>
                  <pic:blipFill rotWithShape="1">
                    <a:blip r:embed="rId32">
                      <a:extLst>
                        <a:ext uri="{28A0092B-C50C-407E-A947-70E740481C1C}">
                          <a14:useLocalDpi xmlns:a14="http://schemas.microsoft.com/office/drawing/2010/main" val="0"/>
                        </a:ext>
                      </a:extLst>
                    </a:blip>
                    <a:srcRect t="2960"/>
                    <a:stretch>
                      <a:fillRect/>
                    </a:stretch>
                  </pic:blipFill>
                  <pic:spPr bwMode="auto">
                    <a:xfrm>
                      <a:off x="0" y="0"/>
                      <a:ext cx="5710489" cy="2674961"/>
                    </a:xfrm>
                    <a:prstGeom prst="rect">
                      <a:avLst/>
                    </a:prstGeom>
                    <a:ln>
                      <a:noFill/>
                    </a:ln>
                    <a:extLst>
                      <a:ext uri="{53640926-AAD7-44D8-BBD7-CCE9431645EC}">
                        <a14:shadowObscured xmlns:a14="http://schemas.microsoft.com/office/drawing/2010/main"/>
                      </a:ext>
                    </a:extLst>
                  </pic:spPr>
                </pic:pic>
              </a:graphicData>
            </a:graphic>
          </wp:inline>
        </w:drawing>
      </w:r>
    </w:p>
    <w:p w14:paraId="3ECD7FC1" w14:textId="518F015D" w:rsidR="00474FC4" w:rsidRPr="0023063A" w:rsidRDefault="00474FC4" w:rsidP="00A14B31">
      <w:pPr>
        <w:spacing w:line="360" w:lineRule="auto"/>
        <w:ind w:left="420" w:firstLine="420"/>
        <w:rPr>
          <w:rFonts w:ascii="Times New Roman" w:hAnsi="Times New Roman" w:cs="Times New Roman"/>
          <w:sz w:val="22"/>
        </w:rPr>
      </w:pPr>
      <w:r w:rsidRPr="0023063A">
        <w:rPr>
          <w:rFonts w:ascii="Times New Roman" w:hAnsi="Times New Roman" w:cs="Times New Roman" w:hint="eastAsia"/>
          <w:sz w:val="22"/>
        </w:rPr>
        <w:t>预加热电路通过电阻与</w:t>
      </w:r>
      <w:r w:rsidRPr="0023063A">
        <w:rPr>
          <w:rFonts w:ascii="Times New Roman" w:hAnsi="Times New Roman" w:cs="Times New Roman" w:hint="eastAsia"/>
          <w:sz w:val="22"/>
        </w:rPr>
        <w:t>NTC</w:t>
      </w:r>
      <w:r w:rsidRPr="0023063A">
        <w:rPr>
          <w:rFonts w:ascii="Times New Roman" w:hAnsi="Times New Roman" w:cs="Times New Roman" w:hint="eastAsia"/>
          <w:sz w:val="22"/>
        </w:rPr>
        <w:t>串联分压并与标准电阻串联分压后通过</w:t>
      </w:r>
      <w:r w:rsidRPr="0023063A">
        <w:rPr>
          <w:rFonts w:ascii="Times New Roman" w:hAnsi="Times New Roman" w:cs="Times New Roman" w:hint="eastAsia"/>
          <w:sz w:val="22"/>
        </w:rPr>
        <w:t>LM193</w:t>
      </w:r>
      <w:r w:rsidRPr="0023063A">
        <w:rPr>
          <w:rFonts w:ascii="Times New Roman" w:hAnsi="Times New Roman" w:cs="Times New Roman" w:hint="eastAsia"/>
          <w:sz w:val="22"/>
        </w:rPr>
        <w:t>比较器判</w:t>
      </w:r>
      <w:r w:rsidRPr="0023063A">
        <w:rPr>
          <w:rFonts w:ascii="Times New Roman" w:hAnsi="Times New Roman" w:cs="Times New Roman" w:hint="eastAsia"/>
          <w:sz w:val="22"/>
        </w:rPr>
        <w:lastRenderedPageBreak/>
        <w:t>断温度范围</w:t>
      </w:r>
      <w:r w:rsidR="001422EE" w:rsidRPr="0023063A">
        <w:rPr>
          <w:rFonts w:ascii="Times New Roman" w:hAnsi="Times New Roman" w:cs="Times New Roman" w:hint="eastAsia"/>
          <w:sz w:val="22"/>
        </w:rPr>
        <w:t>：</w:t>
      </w:r>
      <w:r w:rsidRPr="0023063A">
        <w:rPr>
          <w:rFonts w:ascii="Times New Roman" w:hAnsi="Times New Roman" w:cs="Times New Roman" w:hint="eastAsia"/>
          <w:sz w:val="22"/>
        </w:rPr>
        <w:t>低于</w:t>
      </w:r>
      <w:r w:rsidRPr="0023063A">
        <w:rPr>
          <w:rFonts w:ascii="Times New Roman" w:hAnsi="Times New Roman" w:cs="Times New Roman" w:hint="eastAsia"/>
          <w:sz w:val="22"/>
        </w:rPr>
        <w:t>-30</w:t>
      </w:r>
      <w:r w:rsidRPr="0023063A">
        <w:rPr>
          <w:rFonts w:ascii="Times New Roman" w:hAnsi="Times New Roman" w:cs="Times New Roman" w:hint="eastAsia"/>
          <w:sz w:val="22"/>
        </w:rPr>
        <w:t>℃</w:t>
      </w:r>
      <w:r w:rsidR="00C0353E" w:rsidRPr="0023063A">
        <w:rPr>
          <w:rFonts w:ascii="Times New Roman" w:hAnsi="Times New Roman" w:cs="Times New Roman" w:hint="eastAsia"/>
          <w:sz w:val="22"/>
        </w:rPr>
        <w:t xml:space="preserve"> LM193</w:t>
      </w:r>
      <w:r w:rsidRPr="0023063A">
        <w:rPr>
          <w:rFonts w:ascii="Times New Roman" w:hAnsi="Times New Roman" w:cs="Times New Roman" w:hint="eastAsia"/>
          <w:sz w:val="22"/>
        </w:rPr>
        <w:t>输出为高电平</w:t>
      </w:r>
      <w:r w:rsidR="00C0353E" w:rsidRPr="0023063A">
        <w:rPr>
          <w:rFonts w:ascii="Times New Roman" w:hAnsi="Times New Roman" w:cs="Times New Roman" w:hint="eastAsia"/>
          <w:sz w:val="22"/>
        </w:rPr>
        <w:t>Q16</w:t>
      </w:r>
      <w:r w:rsidR="00C0353E" w:rsidRPr="0023063A">
        <w:rPr>
          <w:rFonts w:ascii="Times New Roman" w:hAnsi="Times New Roman" w:cs="Times New Roman" w:hint="eastAsia"/>
          <w:sz w:val="22"/>
        </w:rPr>
        <w:t>导通，</w:t>
      </w:r>
      <w:r w:rsidR="00C0353E" w:rsidRPr="0023063A">
        <w:rPr>
          <w:rFonts w:ascii="Times New Roman" w:hAnsi="Times New Roman" w:cs="Times New Roman" w:hint="eastAsia"/>
          <w:sz w:val="22"/>
        </w:rPr>
        <w:t>Q14</w:t>
      </w:r>
      <w:r w:rsidR="00C0353E" w:rsidRPr="0023063A">
        <w:rPr>
          <w:rFonts w:ascii="Times New Roman" w:hAnsi="Times New Roman" w:cs="Times New Roman" w:hint="eastAsia"/>
          <w:sz w:val="22"/>
        </w:rPr>
        <w:t>导通</w:t>
      </w:r>
      <w:r w:rsidRPr="0023063A">
        <w:rPr>
          <w:rFonts w:ascii="Times New Roman" w:hAnsi="Times New Roman" w:cs="Times New Roman" w:hint="eastAsia"/>
          <w:sz w:val="22"/>
        </w:rPr>
        <w:t>开始加热，高于</w:t>
      </w:r>
      <w:r w:rsidRPr="0023063A">
        <w:rPr>
          <w:rFonts w:ascii="Times New Roman" w:hAnsi="Times New Roman" w:cs="Times New Roman" w:hint="eastAsia"/>
          <w:sz w:val="22"/>
        </w:rPr>
        <w:t>-20</w:t>
      </w:r>
      <w:r w:rsidRPr="0023063A">
        <w:rPr>
          <w:rFonts w:ascii="Times New Roman" w:hAnsi="Times New Roman" w:cs="Times New Roman" w:hint="eastAsia"/>
          <w:sz w:val="22"/>
        </w:rPr>
        <w:t>℃后</w:t>
      </w:r>
      <w:r w:rsidR="00C0353E" w:rsidRPr="0023063A">
        <w:rPr>
          <w:rFonts w:ascii="Times New Roman" w:hAnsi="Times New Roman" w:cs="Times New Roman" w:hint="eastAsia"/>
          <w:sz w:val="22"/>
        </w:rPr>
        <w:t xml:space="preserve"> LM193</w:t>
      </w:r>
      <w:r w:rsidRPr="0023063A">
        <w:rPr>
          <w:rFonts w:ascii="Times New Roman" w:hAnsi="Times New Roman" w:cs="Times New Roman" w:hint="eastAsia"/>
          <w:sz w:val="22"/>
        </w:rPr>
        <w:t>输出为低电平</w:t>
      </w:r>
      <w:r w:rsidR="001422EE" w:rsidRPr="0023063A">
        <w:rPr>
          <w:rFonts w:ascii="Times New Roman" w:hAnsi="Times New Roman" w:cs="Times New Roman" w:hint="eastAsia"/>
          <w:sz w:val="22"/>
        </w:rPr>
        <w:t>Q16</w:t>
      </w:r>
      <w:r w:rsidR="001422EE" w:rsidRPr="0023063A">
        <w:rPr>
          <w:rFonts w:ascii="Times New Roman" w:hAnsi="Times New Roman" w:cs="Times New Roman" w:hint="eastAsia"/>
          <w:sz w:val="22"/>
        </w:rPr>
        <w:t>关闭，</w:t>
      </w:r>
      <w:r w:rsidR="001422EE" w:rsidRPr="0023063A">
        <w:rPr>
          <w:rFonts w:ascii="Times New Roman" w:hAnsi="Times New Roman" w:cs="Times New Roman" w:hint="eastAsia"/>
          <w:sz w:val="22"/>
        </w:rPr>
        <w:t>Q14</w:t>
      </w:r>
      <w:r w:rsidR="001422EE" w:rsidRPr="0023063A">
        <w:rPr>
          <w:rFonts w:ascii="Times New Roman" w:hAnsi="Times New Roman" w:cs="Times New Roman" w:hint="eastAsia"/>
          <w:sz w:val="22"/>
        </w:rPr>
        <w:t>关闭</w:t>
      </w:r>
      <w:r w:rsidRPr="0023063A">
        <w:rPr>
          <w:rFonts w:ascii="Times New Roman" w:hAnsi="Times New Roman" w:cs="Times New Roman" w:hint="eastAsia"/>
          <w:sz w:val="22"/>
        </w:rPr>
        <w:t>停止加热</w:t>
      </w:r>
      <w:r w:rsidR="001422EE" w:rsidRPr="0023063A">
        <w:rPr>
          <w:rFonts w:ascii="Times New Roman" w:hAnsi="Times New Roman" w:cs="Times New Roman" w:hint="eastAsia"/>
          <w:sz w:val="22"/>
        </w:rPr>
        <w:t>。当温度在正常工作范围内，整机已启动时，</w:t>
      </w:r>
      <w:r w:rsidR="001422EE" w:rsidRPr="0023063A">
        <w:rPr>
          <w:rFonts w:ascii="Times New Roman" w:hAnsi="Times New Roman" w:cs="Times New Roman" w:hint="eastAsia"/>
          <w:sz w:val="22"/>
        </w:rPr>
        <w:t>MCU</w:t>
      </w:r>
      <w:r w:rsidR="001422EE" w:rsidRPr="0023063A">
        <w:rPr>
          <w:rFonts w:ascii="Times New Roman" w:hAnsi="Times New Roman" w:cs="Times New Roman" w:hint="eastAsia"/>
          <w:sz w:val="22"/>
        </w:rPr>
        <w:t>控制</w:t>
      </w:r>
      <w:proofErr w:type="gramStart"/>
      <w:r w:rsidR="001422EE" w:rsidRPr="0023063A">
        <w:rPr>
          <w:rFonts w:ascii="Times New Roman" w:hAnsi="Times New Roman" w:cs="Times New Roman" w:hint="eastAsia"/>
          <w:sz w:val="22"/>
        </w:rPr>
        <w:t>软启动</w:t>
      </w:r>
      <w:proofErr w:type="gramEnd"/>
      <w:r w:rsidR="001422EE" w:rsidRPr="0023063A">
        <w:rPr>
          <w:rFonts w:ascii="Times New Roman" w:hAnsi="Times New Roman" w:cs="Times New Roman" w:hint="eastAsia"/>
          <w:sz w:val="22"/>
        </w:rPr>
        <w:t>PMOS</w:t>
      </w:r>
      <w:r w:rsidR="001422EE" w:rsidRPr="0023063A">
        <w:rPr>
          <w:rFonts w:ascii="Times New Roman" w:hAnsi="Times New Roman" w:cs="Times New Roman" w:hint="eastAsia"/>
          <w:sz w:val="22"/>
        </w:rPr>
        <w:t>自锁供电，同时通过</w:t>
      </w:r>
      <w:proofErr w:type="gramStart"/>
      <w:r w:rsidR="001422EE" w:rsidRPr="0023063A">
        <w:rPr>
          <w:rFonts w:ascii="Times New Roman" w:hAnsi="Times New Roman" w:cs="Times New Roman" w:hint="eastAsia"/>
          <w:sz w:val="22"/>
        </w:rPr>
        <w:t>4</w:t>
      </w:r>
      <w:r w:rsidR="001422EE" w:rsidRPr="0023063A">
        <w:rPr>
          <w:rFonts w:ascii="Times New Roman" w:hAnsi="Times New Roman" w:cs="Times New Roman" w:hint="eastAsia"/>
          <w:sz w:val="22"/>
        </w:rPr>
        <w:t>路板载温度</w:t>
      </w:r>
      <w:proofErr w:type="gramEnd"/>
      <w:r w:rsidR="001422EE" w:rsidRPr="0023063A">
        <w:rPr>
          <w:rFonts w:ascii="Times New Roman" w:hAnsi="Times New Roman" w:cs="Times New Roman" w:hint="eastAsia"/>
          <w:sz w:val="22"/>
        </w:rPr>
        <w:t>采集判断时候有低温风险，若可能有低温风险则通过调整</w:t>
      </w:r>
      <w:r w:rsidR="001422EE" w:rsidRPr="0023063A">
        <w:rPr>
          <w:rFonts w:ascii="Times New Roman" w:hAnsi="Times New Roman" w:cs="Times New Roman" w:hint="eastAsia"/>
          <w:sz w:val="22"/>
        </w:rPr>
        <w:t>PWM</w:t>
      </w:r>
      <w:r w:rsidR="001422EE" w:rsidRPr="0023063A">
        <w:rPr>
          <w:rFonts w:ascii="Times New Roman" w:hAnsi="Times New Roman" w:cs="Times New Roman" w:hint="eastAsia"/>
          <w:sz w:val="22"/>
        </w:rPr>
        <w:t>占空比控制加热膜的供电电压</w:t>
      </w:r>
      <w:r w:rsidR="00D40C00" w:rsidRPr="0023063A">
        <w:rPr>
          <w:rFonts w:ascii="Times New Roman" w:hAnsi="Times New Roman" w:cs="Times New Roman" w:hint="eastAsia"/>
          <w:sz w:val="22"/>
        </w:rPr>
        <w:t>（构建低频</w:t>
      </w:r>
      <w:r w:rsidR="00D40C00" w:rsidRPr="0023063A">
        <w:rPr>
          <w:rFonts w:ascii="Times New Roman" w:hAnsi="Times New Roman" w:cs="Times New Roman" w:hint="eastAsia"/>
          <w:sz w:val="22"/>
        </w:rPr>
        <w:t>BUCK DCDC</w:t>
      </w:r>
      <w:r w:rsidR="00D40C00" w:rsidRPr="0023063A">
        <w:rPr>
          <w:rFonts w:ascii="Times New Roman" w:hAnsi="Times New Roman" w:cs="Times New Roman" w:hint="eastAsia"/>
          <w:sz w:val="22"/>
        </w:rPr>
        <w:t>电路）</w:t>
      </w:r>
      <w:r w:rsidR="001422EE" w:rsidRPr="0023063A">
        <w:rPr>
          <w:rFonts w:ascii="Times New Roman" w:hAnsi="Times New Roman" w:cs="Times New Roman" w:hint="eastAsia"/>
          <w:sz w:val="22"/>
        </w:rPr>
        <w:t>，从而调整</w:t>
      </w:r>
      <w:r w:rsidR="001422EE" w:rsidRPr="0023063A">
        <w:rPr>
          <w:rFonts w:ascii="Times New Roman" w:hAnsi="Times New Roman" w:cs="Times New Roman" w:hint="eastAsia"/>
          <w:sz w:val="22"/>
        </w:rPr>
        <w:t>PCB</w:t>
      </w:r>
      <w:r w:rsidR="001422EE" w:rsidRPr="0023063A">
        <w:rPr>
          <w:rFonts w:ascii="Times New Roman" w:hAnsi="Times New Roman" w:cs="Times New Roman" w:hint="eastAsia"/>
          <w:sz w:val="22"/>
        </w:rPr>
        <w:t>加热功率，</w:t>
      </w:r>
      <w:r w:rsidR="00DC1E06" w:rsidRPr="0023063A">
        <w:rPr>
          <w:rFonts w:ascii="Times New Roman" w:hAnsi="Times New Roman" w:cs="Times New Roman" w:hint="eastAsia"/>
          <w:sz w:val="22"/>
        </w:rPr>
        <w:t>降低瞬态电流</w:t>
      </w:r>
      <w:r w:rsidR="001422EE" w:rsidRPr="0023063A">
        <w:rPr>
          <w:rFonts w:ascii="Times New Roman" w:hAnsi="Times New Roman" w:cs="Times New Roman" w:hint="eastAsia"/>
          <w:sz w:val="22"/>
        </w:rPr>
        <w:t>功率，同时维持正常的工作温度范围。</w:t>
      </w:r>
      <w:r w:rsidR="00DC1E06" w:rsidRPr="0023063A">
        <w:rPr>
          <w:rFonts w:ascii="Times New Roman" w:hAnsi="Times New Roman" w:cs="Times New Roman" w:hint="eastAsia"/>
          <w:sz w:val="22"/>
        </w:rPr>
        <w:t>（在低温待机模式下可能出现温度再次低于</w:t>
      </w:r>
      <w:r w:rsidR="00DC1E06" w:rsidRPr="0023063A">
        <w:rPr>
          <w:rFonts w:ascii="Times New Roman" w:hAnsi="Times New Roman" w:cs="Times New Roman" w:hint="eastAsia"/>
          <w:sz w:val="22"/>
        </w:rPr>
        <w:t>-40</w:t>
      </w:r>
      <w:r w:rsidR="00DC1E06" w:rsidRPr="0023063A">
        <w:rPr>
          <w:rFonts w:ascii="Times New Roman" w:hAnsi="Times New Roman" w:cs="Times New Roman" w:hint="eastAsia"/>
          <w:sz w:val="22"/>
        </w:rPr>
        <w:t>℃的情况，带载时出现的可能性较小）</w:t>
      </w:r>
    </w:p>
    <w:p w14:paraId="3307E202" w14:textId="52183E17" w:rsidR="00A14B31" w:rsidRPr="0023063A" w:rsidRDefault="007A49E0" w:rsidP="00A14B31">
      <w:pPr>
        <w:spacing w:line="360" w:lineRule="auto"/>
        <w:ind w:left="420" w:firstLine="420"/>
        <w:rPr>
          <w:rFonts w:ascii="Times New Roman" w:hAnsi="Times New Roman" w:cs="Times New Roman"/>
          <w:sz w:val="22"/>
        </w:rPr>
      </w:pPr>
      <w:r w:rsidRPr="0023063A">
        <w:rPr>
          <w:rFonts w:ascii="Times New Roman" w:hAnsi="Times New Roman" w:cs="Times New Roman" w:hint="eastAsia"/>
          <w:sz w:val="22"/>
        </w:rPr>
        <w:t>注意，此部分电路均已选用可在</w:t>
      </w:r>
      <w:r w:rsidRPr="0023063A">
        <w:rPr>
          <w:rFonts w:ascii="Times New Roman" w:hAnsi="Times New Roman" w:cs="Times New Roman" w:hint="eastAsia"/>
          <w:sz w:val="22"/>
        </w:rPr>
        <w:t>-55</w:t>
      </w:r>
      <w:r w:rsidRPr="0023063A">
        <w:rPr>
          <w:rFonts w:ascii="Times New Roman" w:hAnsi="Times New Roman" w:cs="Times New Roman" w:hint="eastAsia"/>
          <w:sz w:val="22"/>
        </w:rPr>
        <w:t>℃环境工作的器件。</w:t>
      </w:r>
    </w:p>
    <w:p w14:paraId="0974FF21" w14:textId="1622BFBD" w:rsidR="00294871" w:rsidRPr="0023063A" w:rsidRDefault="00294871" w:rsidP="00294871">
      <w:pPr>
        <w:pStyle w:val="4"/>
        <w:numPr>
          <w:ilvl w:val="0"/>
          <w:numId w:val="0"/>
        </w:numPr>
        <w:spacing w:before="156" w:after="156"/>
      </w:pPr>
      <w:r w:rsidRPr="0023063A">
        <w:tab/>
      </w:r>
      <w:r w:rsidRPr="0023063A">
        <w:rPr>
          <w:rFonts w:hint="eastAsia"/>
        </w:rPr>
        <w:t xml:space="preserve">4.3.1.4 </w:t>
      </w:r>
      <w:r w:rsidRPr="0023063A">
        <w:rPr>
          <w:rFonts w:hint="eastAsia"/>
        </w:rPr>
        <w:t>功耗分析</w:t>
      </w:r>
    </w:p>
    <w:p w14:paraId="65E20EC2" w14:textId="2134C016" w:rsidR="004E59F8" w:rsidRPr="0023063A" w:rsidRDefault="002D084F" w:rsidP="001A1558">
      <w:pPr>
        <w:spacing w:line="360" w:lineRule="auto"/>
        <w:ind w:left="420"/>
        <w:rPr>
          <w:rFonts w:ascii="Times New Roman" w:hAnsi="Times New Roman" w:cs="Times New Roman"/>
          <w:sz w:val="22"/>
        </w:rPr>
      </w:pPr>
      <w:r w:rsidRPr="0023063A">
        <w:rPr>
          <w:rFonts w:ascii="Times New Roman" w:hAnsi="Times New Roman" w:cs="Times New Roman"/>
          <w:sz w:val="22"/>
        </w:rPr>
        <w:tab/>
        <w:t>LD</w:t>
      </w:r>
      <w:r w:rsidRPr="0023063A">
        <w:rPr>
          <w:rFonts w:ascii="Times New Roman" w:hAnsi="Times New Roman" w:cs="Times New Roman"/>
          <w:sz w:val="22"/>
        </w:rPr>
        <w:t>输出最大值为</w:t>
      </w:r>
      <w:r w:rsidR="001A1558" w:rsidRPr="0023063A">
        <w:rPr>
          <w:rFonts w:ascii="Times New Roman" w:hAnsi="Times New Roman" w:cs="Times New Roman" w:hint="eastAsia"/>
          <w:sz w:val="22"/>
        </w:rPr>
        <w:t>3</w:t>
      </w:r>
      <w:r w:rsidR="004E59F8" w:rsidRPr="0023063A">
        <w:rPr>
          <w:rFonts w:ascii="Times New Roman" w:hAnsi="Times New Roman" w:cs="Times New Roman" w:hint="eastAsia"/>
          <w:sz w:val="22"/>
        </w:rPr>
        <w:t>2</w:t>
      </w:r>
      <w:r w:rsidRPr="0023063A">
        <w:rPr>
          <w:rFonts w:ascii="Times New Roman" w:hAnsi="Times New Roman" w:cs="Times New Roman"/>
          <w:sz w:val="22"/>
        </w:rPr>
        <w:t>V/1</w:t>
      </w:r>
      <w:r w:rsidR="004E59F8" w:rsidRPr="0023063A">
        <w:rPr>
          <w:rFonts w:ascii="Times New Roman" w:hAnsi="Times New Roman" w:cs="Times New Roman" w:hint="eastAsia"/>
          <w:sz w:val="22"/>
        </w:rPr>
        <w:t>5</w:t>
      </w:r>
      <w:r w:rsidRPr="0023063A">
        <w:rPr>
          <w:rFonts w:ascii="Times New Roman" w:hAnsi="Times New Roman" w:cs="Times New Roman"/>
          <w:sz w:val="22"/>
        </w:rPr>
        <w:t>A</w:t>
      </w:r>
      <w:r w:rsidR="004E59F8" w:rsidRPr="0023063A">
        <w:rPr>
          <w:rFonts w:ascii="Times New Roman" w:hAnsi="Times New Roman" w:cs="Times New Roman" w:hint="eastAsia"/>
          <w:sz w:val="22"/>
        </w:rPr>
        <w:t>（技术要求</w:t>
      </w:r>
      <w:r w:rsidR="004E59F8" w:rsidRPr="0023063A">
        <w:rPr>
          <w:rFonts w:ascii="Times New Roman" w:hAnsi="Times New Roman" w:cs="Times New Roman" w:hint="eastAsia"/>
          <w:sz w:val="22"/>
        </w:rPr>
        <w:t>35V/16A</w:t>
      </w:r>
      <w:r w:rsidR="004E59F8" w:rsidRPr="0023063A">
        <w:rPr>
          <w:rFonts w:ascii="Times New Roman" w:hAnsi="Times New Roman" w:cs="Times New Roman" w:hint="eastAsia"/>
          <w:sz w:val="22"/>
        </w:rPr>
        <w:t>、但数据手册显示约</w:t>
      </w:r>
      <w:r w:rsidR="004E59F8" w:rsidRPr="0023063A">
        <w:rPr>
          <w:rFonts w:ascii="Times New Roman" w:hAnsi="Times New Roman" w:cs="Times New Roman" w:hint="eastAsia"/>
          <w:sz w:val="22"/>
        </w:rPr>
        <w:t>31V/15A</w:t>
      </w:r>
      <w:r w:rsidR="004E59F8" w:rsidRPr="0023063A">
        <w:rPr>
          <w:rFonts w:ascii="Times New Roman" w:hAnsi="Times New Roman" w:cs="Times New Roman" w:hint="eastAsia"/>
          <w:sz w:val="22"/>
        </w:rPr>
        <w:t>）</w:t>
      </w:r>
      <w:r w:rsidR="001A1558" w:rsidRPr="0023063A">
        <w:rPr>
          <w:rFonts w:ascii="Times New Roman" w:hAnsi="Times New Roman" w:cs="Times New Roman" w:hint="eastAsia"/>
          <w:sz w:val="22"/>
        </w:rPr>
        <w:t>，</w:t>
      </w:r>
      <w:r w:rsidR="004E59F8" w:rsidRPr="0023063A">
        <w:rPr>
          <w:rFonts w:ascii="Times New Roman" w:hAnsi="Times New Roman" w:cs="Times New Roman" w:hint="eastAsia"/>
          <w:sz w:val="22"/>
        </w:rPr>
        <w:t>按</w:t>
      </w:r>
      <w:r w:rsidR="004E59F8" w:rsidRPr="0023063A">
        <w:rPr>
          <w:rFonts w:ascii="Times New Roman" w:hAnsi="Times New Roman" w:cs="Times New Roman" w:hint="eastAsia"/>
          <w:sz w:val="22"/>
        </w:rPr>
        <w:t>1KHz/240us</w:t>
      </w:r>
      <w:r w:rsidR="004E59F8" w:rsidRPr="0023063A">
        <w:rPr>
          <w:rFonts w:ascii="Times New Roman" w:hAnsi="Times New Roman" w:cs="Times New Roman" w:hint="eastAsia"/>
          <w:sz w:val="22"/>
        </w:rPr>
        <w:t>计算</w:t>
      </w:r>
      <w:r w:rsidR="001A1558" w:rsidRPr="0023063A">
        <w:rPr>
          <w:rFonts w:ascii="Times New Roman" w:hAnsi="Times New Roman" w:cs="Times New Roman" w:hint="eastAsia"/>
          <w:sz w:val="22"/>
        </w:rPr>
        <w:t>，</w:t>
      </w:r>
      <w:r w:rsidR="004E59F8" w:rsidRPr="0023063A">
        <w:rPr>
          <w:rFonts w:ascii="Times New Roman" w:hAnsi="Times New Roman" w:cs="Times New Roman" w:hint="eastAsia"/>
          <w:sz w:val="22"/>
        </w:rPr>
        <w:t>假定电流转换环节预留安全电压为</w:t>
      </w:r>
      <w:r w:rsidR="004E59F8" w:rsidRPr="0023063A">
        <w:rPr>
          <w:rFonts w:ascii="Times New Roman" w:hAnsi="Times New Roman" w:cs="Times New Roman" w:hint="eastAsia"/>
          <w:sz w:val="22"/>
        </w:rPr>
        <w:t>3V</w:t>
      </w:r>
      <w:r w:rsidR="004E59F8" w:rsidRPr="0023063A">
        <w:rPr>
          <w:rFonts w:ascii="Times New Roman" w:hAnsi="Times New Roman" w:cs="Times New Roman" w:hint="eastAsia"/>
          <w:sz w:val="22"/>
        </w:rPr>
        <w:t>，则消耗功率为单路</w:t>
      </w:r>
      <w:r w:rsidR="004E59F8" w:rsidRPr="0023063A">
        <w:rPr>
          <w:rFonts w:ascii="Times New Roman" w:hAnsi="Times New Roman" w:cs="Times New Roman" w:hint="eastAsia"/>
          <w:sz w:val="22"/>
        </w:rPr>
        <w:t>126W</w:t>
      </w:r>
      <w:r w:rsidR="004E59F8" w:rsidRPr="0023063A">
        <w:rPr>
          <w:rFonts w:ascii="Times New Roman" w:hAnsi="Times New Roman" w:cs="Times New Roman" w:hint="eastAsia"/>
          <w:sz w:val="22"/>
        </w:rPr>
        <w:t>，假设前级升降压电源效率为</w:t>
      </w:r>
      <w:r w:rsidR="004E59F8" w:rsidRPr="0023063A">
        <w:rPr>
          <w:rFonts w:ascii="Times New Roman" w:hAnsi="Times New Roman" w:cs="Times New Roman" w:hint="eastAsia"/>
          <w:sz w:val="22"/>
        </w:rPr>
        <w:t>90%</w:t>
      </w:r>
      <w:r w:rsidR="004E59F8" w:rsidRPr="0023063A">
        <w:rPr>
          <w:rFonts w:ascii="Times New Roman" w:hAnsi="Times New Roman" w:cs="Times New Roman" w:hint="eastAsia"/>
          <w:sz w:val="22"/>
        </w:rPr>
        <w:t>，则消耗功率为</w:t>
      </w:r>
      <w:r w:rsidR="004E59F8" w:rsidRPr="0023063A">
        <w:rPr>
          <w:rFonts w:ascii="Times New Roman" w:hAnsi="Times New Roman" w:cs="Times New Roman" w:hint="eastAsia"/>
          <w:sz w:val="22"/>
        </w:rPr>
        <w:t>140W</w:t>
      </w:r>
      <w:r w:rsidR="004E59F8" w:rsidRPr="0023063A">
        <w:rPr>
          <w:rFonts w:ascii="Times New Roman" w:hAnsi="Times New Roman" w:cs="Times New Roman" w:hint="eastAsia"/>
          <w:sz w:val="22"/>
        </w:rPr>
        <w:t>，两路则为</w:t>
      </w:r>
      <w:r w:rsidR="004E59F8" w:rsidRPr="0023063A">
        <w:rPr>
          <w:rFonts w:ascii="Times New Roman" w:hAnsi="Times New Roman" w:cs="Times New Roman" w:hint="eastAsia"/>
          <w:sz w:val="22"/>
        </w:rPr>
        <w:t>280W</w:t>
      </w:r>
      <w:r w:rsidR="004E59F8" w:rsidRPr="0023063A">
        <w:rPr>
          <w:rFonts w:ascii="Times New Roman" w:hAnsi="Times New Roman" w:cs="Times New Roman" w:hint="eastAsia"/>
          <w:sz w:val="22"/>
        </w:rPr>
        <w:t>。同时总</w:t>
      </w:r>
      <w:r w:rsidR="00A33AEB" w:rsidRPr="0023063A">
        <w:rPr>
          <w:rFonts w:ascii="Times New Roman" w:hAnsi="Times New Roman" w:cs="Times New Roman" w:hint="eastAsia"/>
          <w:sz w:val="22"/>
        </w:rPr>
        <w:t>LD</w:t>
      </w:r>
      <w:r w:rsidR="00A33AEB" w:rsidRPr="0023063A">
        <w:rPr>
          <w:rFonts w:ascii="Times New Roman" w:hAnsi="Times New Roman" w:cs="Times New Roman" w:hint="eastAsia"/>
          <w:sz w:val="22"/>
        </w:rPr>
        <w:t>驱动电路</w:t>
      </w:r>
      <w:r w:rsidR="004E59F8" w:rsidRPr="0023063A">
        <w:rPr>
          <w:rFonts w:ascii="Times New Roman" w:hAnsi="Times New Roman" w:cs="Times New Roman" w:hint="eastAsia"/>
          <w:sz w:val="22"/>
        </w:rPr>
        <w:t>发热量为</w:t>
      </w:r>
      <w:r w:rsidR="00A33AEB" w:rsidRPr="0023063A">
        <w:rPr>
          <w:rFonts w:ascii="Times New Roman" w:hAnsi="Times New Roman" w:cs="Times New Roman" w:hint="eastAsia"/>
          <w:sz w:val="22"/>
        </w:rPr>
        <w:t>50W</w:t>
      </w:r>
      <w:r w:rsidR="00A33AEB" w:rsidRPr="0023063A">
        <w:rPr>
          <w:rFonts w:ascii="Times New Roman" w:hAnsi="Times New Roman" w:cs="Times New Roman" w:hint="eastAsia"/>
          <w:sz w:val="22"/>
        </w:rPr>
        <w:t>。</w:t>
      </w:r>
    </w:p>
    <w:p w14:paraId="334D21CF" w14:textId="1382F464" w:rsidR="001A1558" w:rsidRPr="0023063A" w:rsidRDefault="006329A9" w:rsidP="001A1558">
      <w:pPr>
        <w:spacing w:line="360" w:lineRule="auto"/>
        <w:ind w:left="420"/>
        <w:rPr>
          <w:rFonts w:ascii="Times New Roman" w:hAnsi="Times New Roman" w:cs="Times New Roman"/>
          <w:sz w:val="22"/>
        </w:rPr>
      </w:pPr>
      <w:r w:rsidRPr="0023063A">
        <w:rPr>
          <w:rFonts w:ascii="Times New Roman" w:hAnsi="Times New Roman" w:cs="Times New Roman" w:hint="eastAsia"/>
          <w:sz w:val="22"/>
        </w:rPr>
        <w:t>设计</w:t>
      </w:r>
      <w:r w:rsidR="002D084F" w:rsidRPr="0023063A">
        <w:rPr>
          <w:rFonts w:ascii="Times New Roman" w:hAnsi="Times New Roman" w:cs="Times New Roman"/>
          <w:sz w:val="22"/>
        </w:rPr>
        <w:t>TEC</w:t>
      </w:r>
      <w:r w:rsidR="002D084F" w:rsidRPr="0023063A">
        <w:rPr>
          <w:rFonts w:ascii="Times New Roman" w:hAnsi="Times New Roman" w:cs="Times New Roman" w:hint="eastAsia"/>
          <w:sz w:val="22"/>
        </w:rPr>
        <w:t>最大输出为</w:t>
      </w:r>
      <w:r w:rsidR="002D084F" w:rsidRPr="0023063A">
        <w:rPr>
          <w:rFonts w:ascii="Times New Roman" w:hAnsi="Times New Roman" w:cs="Times New Roman"/>
          <w:sz w:val="22"/>
        </w:rPr>
        <w:t>1</w:t>
      </w:r>
      <w:r w:rsidR="001A1558" w:rsidRPr="0023063A">
        <w:rPr>
          <w:rFonts w:ascii="Times New Roman" w:hAnsi="Times New Roman" w:cs="Times New Roman"/>
          <w:sz w:val="22"/>
        </w:rPr>
        <w:t>5</w:t>
      </w:r>
      <w:r w:rsidR="002D084F" w:rsidRPr="0023063A">
        <w:rPr>
          <w:rFonts w:ascii="Times New Roman" w:hAnsi="Times New Roman" w:cs="Times New Roman"/>
          <w:sz w:val="22"/>
        </w:rPr>
        <w:t>V/</w:t>
      </w:r>
      <w:r w:rsidRPr="0023063A">
        <w:rPr>
          <w:rFonts w:ascii="Times New Roman" w:hAnsi="Times New Roman" w:cs="Times New Roman" w:hint="eastAsia"/>
          <w:sz w:val="22"/>
        </w:rPr>
        <w:t>7.5</w:t>
      </w:r>
      <w:r w:rsidR="002D084F" w:rsidRPr="0023063A">
        <w:rPr>
          <w:rFonts w:ascii="Times New Roman" w:hAnsi="Times New Roman" w:cs="Times New Roman"/>
          <w:sz w:val="22"/>
        </w:rPr>
        <w:t>A</w:t>
      </w:r>
      <w:r w:rsidR="002D084F" w:rsidRPr="0023063A">
        <w:rPr>
          <w:rFonts w:ascii="Times New Roman" w:hAnsi="Times New Roman" w:cs="Times New Roman" w:hint="eastAsia"/>
          <w:sz w:val="22"/>
        </w:rPr>
        <w:t>效率为</w:t>
      </w:r>
      <w:r w:rsidR="001A1558" w:rsidRPr="0023063A">
        <w:rPr>
          <w:rFonts w:ascii="Times New Roman" w:hAnsi="Times New Roman" w:cs="Times New Roman"/>
          <w:sz w:val="22"/>
        </w:rPr>
        <w:t>90</w:t>
      </w:r>
      <w:r w:rsidR="002D084F" w:rsidRPr="0023063A">
        <w:rPr>
          <w:rFonts w:ascii="Times New Roman" w:hAnsi="Times New Roman" w:cs="Times New Roman"/>
          <w:sz w:val="22"/>
        </w:rPr>
        <w:t>%</w:t>
      </w:r>
      <w:r w:rsidR="001A1558" w:rsidRPr="0023063A">
        <w:rPr>
          <w:rFonts w:ascii="Times New Roman" w:hAnsi="Times New Roman" w:cs="Times New Roman" w:hint="eastAsia"/>
          <w:sz w:val="22"/>
        </w:rPr>
        <w:t>，共</w:t>
      </w:r>
      <w:r w:rsidR="001A1558" w:rsidRPr="0023063A">
        <w:rPr>
          <w:rFonts w:ascii="Times New Roman" w:hAnsi="Times New Roman" w:cs="Times New Roman"/>
          <w:sz w:val="22"/>
        </w:rPr>
        <w:t>4</w:t>
      </w:r>
      <w:r w:rsidR="001A1558" w:rsidRPr="0023063A">
        <w:rPr>
          <w:rFonts w:ascii="Times New Roman" w:hAnsi="Times New Roman" w:cs="Times New Roman" w:hint="eastAsia"/>
          <w:sz w:val="22"/>
        </w:rPr>
        <w:t>路</w:t>
      </w:r>
      <w:r w:rsidR="001A1558" w:rsidRPr="0023063A">
        <w:rPr>
          <w:rFonts w:ascii="Times New Roman" w:hAnsi="Times New Roman" w:cs="Times New Roman"/>
          <w:sz w:val="22"/>
        </w:rPr>
        <w:t>6</w:t>
      </w:r>
      <w:r w:rsidR="001A1558" w:rsidRPr="0023063A">
        <w:rPr>
          <w:rFonts w:ascii="Times New Roman" w:hAnsi="Times New Roman" w:cs="Times New Roman" w:hint="eastAsia"/>
          <w:sz w:val="22"/>
        </w:rPr>
        <w:t>片</w:t>
      </w:r>
      <w:r w:rsidR="002D084F" w:rsidRPr="0023063A">
        <w:rPr>
          <w:rFonts w:ascii="Times New Roman" w:hAnsi="Times New Roman" w:cs="Times New Roman" w:hint="eastAsia"/>
          <w:sz w:val="22"/>
        </w:rPr>
        <w:t>；</w:t>
      </w:r>
      <w:proofErr w:type="gramStart"/>
      <w:r w:rsidR="002D084F" w:rsidRPr="0023063A">
        <w:rPr>
          <w:rFonts w:ascii="Times New Roman" w:hAnsi="Times New Roman" w:cs="Times New Roman"/>
          <w:sz w:val="22"/>
        </w:rPr>
        <w:t>板载芯片</w:t>
      </w:r>
      <w:proofErr w:type="gramEnd"/>
      <w:r w:rsidR="002D084F" w:rsidRPr="0023063A">
        <w:rPr>
          <w:rFonts w:ascii="Times New Roman" w:hAnsi="Times New Roman" w:cs="Times New Roman"/>
          <w:sz w:val="22"/>
        </w:rPr>
        <w:t>总功耗不高于</w:t>
      </w:r>
      <w:r w:rsidR="001A1558" w:rsidRPr="0023063A">
        <w:rPr>
          <w:rFonts w:ascii="Times New Roman" w:hAnsi="Times New Roman" w:cs="Times New Roman" w:hint="eastAsia"/>
          <w:sz w:val="22"/>
        </w:rPr>
        <w:t>10</w:t>
      </w:r>
      <w:r w:rsidR="002D084F" w:rsidRPr="0023063A">
        <w:rPr>
          <w:rFonts w:ascii="Times New Roman" w:hAnsi="Times New Roman" w:cs="Times New Roman"/>
          <w:sz w:val="22"/>
        </w:rPr>
        <w:t>W</w:t>
      </w:r>
      <w:r w:rsidR="002D084F" w:rsidRPr="0023063A">
        <w:rPr>
          <w:rFonts w:ascii="Times New Roman" w:hAnsi="Times New Roman" w:cs="Times New Roman" w:hint="eastAsia"/>
          <w:sz w:val="22"/>
        </w:rPr>
        <w:t>，效率按</w:t>
      </w:r>
      <w:r w:rsidR="002D084F" w:rsidRPr="0023063A">
        <w:rPr>
          <w:rFonts w:ascii="Times New Roman" w:hAnsi="Times New Roman" w:cs="Times New Roman" w:hint="eastAsia"/>
          <w:sz w:val="22"/>
        </w:rPr>
        <w:t>8</w:t>
      </w:r>
      <w:r w:rsidR="002D084F" w:rsidRPr="0023063A">
        <w:rPr>
          <w:rFonts w:ascii="Times New Roman" w:hAnsi="Times New Roman" w:cs="Times New Roman"/>
          <w:sz w:val="22"/>
        </w:rPr>
        <w:t>5%</w:t>
      </w:r>
      <w:r w:rsidR="002D084F" w:rsidRPr="0023063A">
        <w:rPr>
          <w:rFonts w:ascii="Times New Roman" w:hAnsi="Times New Roman" w:cs="Times New Roman" w:hint="eastAsia"/>
          <w:sz w:val="22"/>
        </w:rPr>
        <w:t>计算</w:t>
      </w:r>
      <w:r w:rsidR="001A1558" w:rsidRPr="0023063A">
        <w:rPr>
          <w:rFonts w:ascii="Times New Roman" w:hAnsi="Times New Roman" w:cs="Times New Roman" w:hint="eastAsia"/>
          <w:sz w:val="22"/>
        </w:rPr>
        <w:t>。水泵模块功耗为</w:t>
      </w:r>
      <w:r w:rsidR="001A1558" w:rsidRPr="0023063A">
        <w:rPr>
          <w:rFonts w:ascii="Times New Roman" w:hAnsi="Times New Roman" w:cs="Times New Roman" w:hint="eastAsia"/>
          <w:sz w:val="22"/>
        </w:rPr>
        <w:t>28V</w:t>
      </w:r>
      <w:r w:rsidR="001A1558" w:rsidRPr="0023063A">
        <w:rPr>
          <w:rFonts w:ascii="Times New Roman" w:hAnsi="Times New Roman" w:cs="Times New Roman" w:hint="eastAsia"/>
          <w:sz w:val="22"/>
        </w:rPr>
        <w:t>、</w:t>
      </w:r>
      <w:r w:rsidR="001A1558" w:rsidRPr="0023063A">
        <w:rPr>
          <w:rFonts w:ascii="Times New Roman" w:hAnsi="Times New Roman" w:cs="Times New Roman" w:hint="eastAsia"/>
          <w:sz w:val="22"/>
        </w:rPr>
        <w:t>5.5A</w:t>
      </w:r>
      <w:r w:rsidR="001A1558" w:rsidRPr="0023063A">
        <w:rPr>
          <w:rFonts w:ascii="Times New Roman" w:hAnsi="Times New Roman" w:cs="Times New Roman" w:hint="eastAsia"/>
          <w:sz w:val="22"/>
        </w:rPr>
        <w:t>。</w:t>
      </w:r>
      <w:r w:rsidR="002D084F" w:rsidRPr="0023063A">
        <w:rPr>
          <w:rFonts w:ascii="Times New Roman" w:hAnsi="Times New Roman" w:cs="Times New Roman"/>
          <w:sz w:val="22"/>
        </w:rPr>
        <w:t>则</w:t>
      </w:r>
      <w:r w:rsidR="002D084F" w:rsidRPr="0023063A">
        <w:rPr>
          <w:rFonts w:ascii="Times New Roman" w:hAnsi="Times New Roman" w:cs="Times New Roman" w:hint="eastAsia"/>
          <w:sz w:val="22"/>
        </w:rPr>
        <w:t>峰值</w:t>
      </w:r>
      <w:r w:rsidR="002D084F" w:rsidRPr="0023063A">
        <w:rPr>
          <w:rFonts w:ascii="Times New Roman" w:hAnsi="Times New Roman" w:cs="Times New Roman"/>
          <w:sz w:val="22"/>
        </w:rPr>
        <w:t>总功耗为</w:t>
      </w:r>
      <w:r w:rsidR="002D084F" w:rsidRPr="0023063A">
        <w:rPr>
          <w:rFonts w:ascii="Times New Roman" w:hAnsi="Times New Roman" w:cs="Times New Roman"/>
          <w:sz w:val="22"/>
        </w:rPr>
        <w:tab/>
      </w:r>
    </w:p>
    <w:p w14:paraId="53BF6BEB" w14:textId="635072F8" w:rsidR="001A1558" w:rsidRPr="0023063A" w:rsidRDefault="001A1558" w:rsidP="001A1558">
      <w:pPr>
        <w:spacing w:line="360" w:lineRule="auto"/>
        <w:ind w:left="420"/>
        <w:rPr>
          <w:rFonts w:ascii="Times New Roman" w:hAnsi="Times New Roman" w:cs="Times New Roman"/>
          <w:sz w:val="22"/>
        </w:rPr>
      </w:pPr>
      <w:r w:rsidRPr="0023063A">
        <w:rPr>
          <w:rFonts w:ascii="Times New Roman" w:hAnsi="Times New Roman" w:cs="Times New Roman"/>
          <w:sz w:val="22"/>
        </w:rPr>
        <w:tab/>
      </w:r>
      <w:r w:rsidR="006329A9" w:rsidRPr="0023063A">
        <w:rPr>
          <w:rFonts w:ascii="Times New Roman" w:hAnsi="Times New Roman" w:cs="Times New Roman" w:hint="eastAsia"/>
          <w:sz w:val="22"/>
        </w:rPr>
        <w:t>280</w:t>
      </w:r>
      <w:r w:rsidRPr="0023063A">
        <w:rPr>
          <w:rFonts w:ascii="Times New Roman" w:hAnsi="Times New Roman" w:cs="Times New Roman" w:hint="eastAsia"/>
          <w:sz w:val="22"/>
        </w:rPr>
        <w:t>+15*</w:t>
      </w:r>
      <w:r w:rsidR="006329A9" w:rsidRPr="0023063A">
        <w:rPr>
          <w:rFonts w:ascii="Times New Roman" w:hAnsi="Times New Roman" w:cs="Times New Roman" w:hint="eastAsia"/>
          <w:sz w:val="22"/>
        </w:rPr>
        <w:t>7.5</w:t>
      </w:r>
      <w:r w:rsidRPr="0023063A">
        <w:rPr>
          <w:rFonts w:ascii="Times New Roman" w:hAnsi="Times New Roman" w:cs="Times New Roman" w:hint="eastAsia"/>
          <w:sz w:val="22"/>
        </w:rPr>
        <w:t>/0.9*6+10/0.85+28*5.5=</w:t>
      </w:r>
      <w:r w:rsidR="006329A9" w:rsidRPr="0023063A">
        <w:rPr>
          <w:rFonts w:ascii="Times New Roman" w:hAnsi="Times New Roman" w:cs="Times New Roman" w:hint="eastAsia"/>
          <w:sz w:val="22"/>
        </w:rPr>
        <w:t>1195.7</w:t>
      </w:r>
      <w:r w:rsidRPr="0023063A">
        <w:rPr>
          <w:rFonts w:ascii="Times New Roman" w:hAnsi="Times New Roman" w:cs="Times New Roman" w:hint="eastAsia"/>
          <w:sz w:val="22"/>
        </w:rPr>
        <w:t>W</w:t>
      </w:r>
    </w:p>
    <w:p w14:paraId="5D52BFD4" w14:textId="48D3B48A" w:rsidR="001A1558" w:rsidRPr="0023063A" w:rsidRDefault="001A1558" w:rsidP="001A1558">
      <w:pPr>
        <w:spacing w:line="360" w:lineRule="auto"/>
        <w:ind w:left="420"/>
        <w:rPr>
          <w:rFonts w:ascii="Times New Roman" w:hAnsi="Times New Roman" w:cs="Times New Roman"/>
          <w:sz w:val="22"/>
        </w:rPr>
      </w:pPr>
      <w:r w:rsidRPr="0023063A">
        <w:rPr>
          <w:rFonts w:ascii="Times New Roman" w:hAnsi="Times New Roman" w:cs="Times New Roman"/>
          <w:sz w:val="22"/>
        </w:rPr>
        <w:tab/>
      </w:r>
      <w:r w:rsidRPr="0023063A">
        <w:rPr>
          <w:rFonts w:ascii="Times New Roman" w:hAnsi="Times New Roman" w:cs="Times New Roman" w:hint="eastAsia"/>
          <w:sz w:val="22"/>
        </w:rPr>
        <w:t>远高于输入功率</w:t>
      </w:r>
      <w:r w:rsidRPr="0023063A">
        <w:rPr>
          <w:rFonts w:ascii="Times New Roman" w:hAnsi="Times New Roman" w:cs="Times New Roman" w:hint="eastAsia"/>
          <w:sz w:val="22"/>
        </w:rPr>
        <w:t>600W</w:t>
      </w:r>
      <w:r w:rsidRPr="0023063A">
        <w:rPr>
          <w:rFonts w:ascii="Times New Roman" w:hAnsi="Times New Roman" w:cs="Times New Roman" w:hint="eastAsia"/>
          <w:sz w:val="22"/>
        </w:rPr>
        <w:t>，因此需在使用过程中注意各子模块功率协调</w:t>
      </w:r>
      <w:r w:rsidR="008F565B" w:rsidRPr="0023063A">
        <w:rPr>
          <w:rFonts w:ascii="Times New Roman" w:hAnsi="Times New Roman" w:cs="Times New Roman" w:hint="eastAsia"/>
          <w:sz w:val="22"/>
        </w:rPr>
        <w:t>，否则将使外部供电过载</w:t>
      </w:r>
      <w:r w:rsidR="006329A9" w:rsidRPr="0023063A">
        <w:rPr>
          <w:rFonts w:ascii="Times New Roman" w:hAnsi="Times New Roman" w:cs="Times New Roman" w:hint="eastAsia"/>
          <w:sz w:val="22"/>
        </w:rPr>
        <w:t>。此外设备集成系统输入电压检测与输入总电流检测，可计算</w:t>
      </w:r>
      <w:proofErr w:type="gramStart"/>
      <w:r w:rsidR="006329A9" w:rsidRPr="0023063A">
        <w:rPr>
          <w:rFonts w:ascii="Times New Roman" w:hAnsi="Times New Roman" w:cs="Times New Roman" w:hint="eastAsia"/>
          <w:sz w:val="22"/>
        </w:rPr>
        <w:t>实时总</w:t>
      </w:r>
      <w:proofErr w:type="gramEnd"/>
      <w:r w:rsidR="006329A9" w:rsidRPr="0023063A">
        <w:rPr>
          <w:rFonts w:ascii="Times New Roman" w:hAnsi="Times New Roman" w:cs="Times New Roman" w:hint="eastAsia"/>
          <w:sz w:val="22"/>
        </w:rPr>
        <w:t>功率，可用于后期设计功率不足时的功率分配逻辑。</w:t>
      </w:r>
    </w:p>
    <w:p w14:paraId="5FD4AB9B" w14:textId="10272CA0" w:rsidR="007A49E0" w:rsidRPr="0023063A" w:rsidRDefault="002D084F" w:rsidP="007A49E0">
      <w:pPr>
        <w:pStyle w:val="3"/>
        <w:numPr>
          <w:ilvl w:val="2"/>
          <w:numId w:val="0"/>
        </w:numPr>
        <w:spacing w:before="156"/>
        <w:rPr>
          <w:sz w:val="22"/>
          <w:szCs w:val="22"/>
        </w:rPr>
      </w:pPr>
      <w:bookmarkStart w:id="130" w:name="_Toc205110402"/>
      <w:r w:rsidRPr="0023063A">
        <w:rPr>
          <w:sz w:val="22"/>
          <w:szCs w:val="22"/>
        </w:rPr>
        <w:t>4.3.2</w:t>
      </w:r>
      <w:r w:rsidR="007A49E0" w:rsidRPr="0023063A">
        <w:rPr>
          <w:rFonts w:hint="eastAsia"/>
          <w:sz w:val="22"/>
          <w:szCs w:val="22"/>
        </w:rPr>
        <w:tab/>
      </w:r>
      <w:r w:rsidR="007A49E0" w:rsidRPr="0023063A">
        <w:rPr>
          <w:rFonts w:hint="eastAsia"/>
          <w:sz w:val="22"/>
          <w:szCs w:val="22"/>
        </w:rPr>
        <w:t>控制核心模块</w:t>
      </w:r>
      <w:bookmarkEnd w:id="130"/>
      <w:r w:rsidR="007A49E0" w:rsidRPr="0023063A">
        <w:rPr>
          <w:rFonts w:hint="eastAsia"/>
          <w:sz w:val="22"/>
          <w:szCs w:val="22"/>
        </w:rPr>
        <w:t xml:space="preserve"> </w:t>
      </w:r>
    </w:p>
    <w:p w14:paraId="7C47EAC0" w14:textId="68336DC2" w:rsidR="001346FC" w:rsidRPr="0023063A" w:rsidRDefault="007A49E0" w:rsidP="00583AC3">
      <w:pPr>
        <w:spacing w:line="360" w:lineRule="auto"/>
        <w:ind w:firstLine="420"/>
      </w:pPr>
      <w:r w:rsidRPr="0023063A">
        <w:rPr>
          <w:rFonts w:hint="eastAsia"/>
        </w:rPr>
        <w:t>选用</w:t>
      </w:r>
      <w:r w:rsidRPr="0023063A">
        <w:rPr>
          <w:rFonts w:hint="eastAsia"/>
        </w:rPr>
        <w:t>STM32</w:t>
      </w:r>
      <w:r w:rsidR="00865CA6" w:rsidRPr="0023063A">
        <w:rPr>
          <w:rFonts w:hint="eastAsia"/>
        </w:rPr>
        <w:t>H743</w:t>
      </w:r>
      <w:r w:rsidR="00865CA6" w:rsidRPr="0023063A">
        <w:rPr>
          <w:rFonts w:hint="eastAsia"/>
        </w:rPr>
        <w:t>为主控芯片</w:t>
      </w:r>
      <w:r w:rsidR="008B362C" w:rsidRPr="0023063A">
        <w:rPr>
          <w:rFonts w:hint="eastAsia"/>
        </w:rPr>
        <w:t>具有外部</w:t>
      </w:r>
      <w:r w:rsidR="00583AC3" w:rsidRPr="0023063A">
        <w:rPr>
          <w:rFonts w:hint="eastAsia"/>
        </w:rPr>
        <w:t xml:space="preserve">16bit  8CH </w:t>
      </w:r>
      <w:r w:rsidR="008B362C" w:rsidRPr="0023063A">
        <w:rPr>
          <w:rFonts w:hint="eastAsia"/>
        </w:rPr>
        <w:t>DAC</w:t>
      </w:r>
      <w:r w:rsidR="008B362C" w:rsidRPr="0023063A">
        <w:rPr>
          <w:rFonts w:hint="eastAsia"/>
        </w:rPr>
        <w:t>、</w:t>
      </w:r>
      <w:r w:rsidR="00583AC3" w:rsidRPr="0023063A">
        <w:rPr>
          <w:rFonts w:hint="eastAsia"/>
        </w:rPr>
        <w:t xml:space="preserve">8KB </w:t>
      </w:r>
      <w:r w:rsidR="008B362C" w:rsidRPr="0023063A">
        <w:rPr>
          <w:rFonts w:hint="eastAsia"/>
        </w:rPr>
        <w:t>EEPROM</w:t>
      </w:r>
      <w:r w:rsidR="00865CA6" w:rsidRPr="0023063A">
        <w:rPr>
          <w:rFonts w:hint="eastAsia"/>
        </w:rPr>
        <w:t>，</w:t>
      </w:r>
      <w:r w:rsidRPr="0023063A">
        <w:rPr>
          <w:rFonts w:hint="eastAsia"/>
        </w:rPr>
        <w:t>主要功能：控制</w:t>
      </w:r>
      <w:r w:rsidRPr="0023063A">
        <w:rPr>
          <w:rFonts w:hint="eastAsia"/>
        </w:rPr>
        <w:t>2</w:t>
      </w:r>
      <w:r w:rsidRPr="0023063A">
        <w:rPr>
          <w:rFonts w:hint="eastAsia"/>
        </w:rPr>
        <w:t>路</w:t>
      </w:r>
      <w:r w:rsidRPr="0023063A">
        <w:rPr>
          <w:rFonts w:hint="eastAsia"/>
        </w:rPr>
        <w:t>LD</w:t>
      </w:r>
      <w:r w:rsidR="00865CA6" w:rsidRPr="0023063A">
        <w:rPr>
          <w:rFonts w:hint="eastAsia"/>
        </w:rPr>
        <w:t>开关</w:t>
      </w:r>
      <w:r w:rsidR="00865CA6" w:rsidRPr="0023063A">
        <w:rPr>
          <w:rFonts w:hint="eastAsia"/>
        </w:rPr>
        <w:t>/</w:t>
      </w:r>
      <w:r w:rsidR="00865CA6" w:rsidRPr="0023063A">
        <w:rPr>
          <w:rFonts w:hint="eastAsia"/>
        </w:rPr>
        <w:t>电压阈值设</w:t>
      </w:r>
      <w:r w:rsidR="00865CA6" w:rsidRPr="0023063A">
        <w:rPr>
          <w:rFonts w:hint="eastAsia"/>
        </w:rPr>
        <w:t>/</w:t>
      </w:r>
      <w:r w:rsidR="00865CA6" w:rsidRPr="0023063A">
        <w:rPr>
          <w:rFonts w:hint="eastAsia"/>
        </w:rPr>
        <w:t>电流幅值设置</w:t>
      </w:r>
      <w:r w:rsidR="00865CA6" w:rsidRPr="0023063A">
        <w:rPr>
          <w:rFonts w:hint="eastAsia"/>
        </w:rPr>
        <w:t>/</w:t>
      </w:r>
      <w:r w:rsidR="00865CA6" w:rsidRPr="0023063A">
        <w:rPr>
          <w:rFonts w:hint="eastAsia"/>
        </w:rPr>
        <w:t>电流电压峰值读取</w:t>
      </w:r>
      <w:r w:rsidR="00865CA6" w:rsidRPr="0023063A">
        <w:rPr>
          <w:rFonts w:hint="eastAsia"/>
        </w:rPr>
        <w:t>/</w:t>
      </w:r>
      <w:r w:rsidR="00865CA6" w:rsidRPr="0023063A">
        <w:rPr>
          <w:rFonts w:hint="eastAsia"/>
        </w:rPr>
        <w:t>过流阈值设置</w:t>
      </w:r>
      <w:r w:rsidR="00865CA6" w:rsidRPr="0023063A">
        <w:rPr>
          <w:rFonts w:hint="eastAsia"/>
        </w:rPr>
        <w:t>/</w:t>
      </w:r>
      <w:r w:rsidR="00865CA6" w:rsidRPr="0023063A">
        <w:rPr>
          <w:rFonts w:hint="eastAsia"/>
        </w:rPr>
        <w:t>脉冲触发</w:t>
      </w:r>
      <w:r w:rsidR="008B362C" w:rsidRPr="0023063A">
        <w:rPr>
          <w:rFonts w:hint="eastAsia"/>
        </w:rPr>
        <w:t>；</w:t>
      </w:r>
      <w:r w:rsidRPr="0023063A">
        <w:rPr>
          <w:rFonts w:hint="eastAsia"/>
        </w:rPr>
        <w:t>4</w:t>
      </w:r>
      <w:r w:rsidRPr="0023063A">
        <w:rPr>
          <w:rFonts w:hint="eastAsia"/>
        </w:rPr>
        <w:t>路</w:t>
      </w:r>
      <w:r w:rsidRPr="0023063A">
        <w:rPr>
          <w:rFonts w:hint="eastAsia"/>
        </w:rPr>
        <w:t>TE</w:t>
      </w:r>
      <w:r w:rsidR="00865CA6" w:rsidRPr="0023063A">
        <w:rPr>
          <w:rFonts w:hint="eastAsia"/>
        </w:rPr>
        <w:t>C</w:t>
      </w:r>
      <w:r w:rsidR="00865CA6" w:rsidRPr="0023063A">
        <w:rPr>
          <w:rFonts w:hint="eastAsia"/>
        </w:rPr>
        <w:t>温控的电压设置</w:t>
      </w:r>
      <w:r w:rsidR="00865CA6" w:rsidRPr="0023063A">
        <w:rPr>
          <w:rFonts w:hint="eastAsia"/>
        </w:rPr>
        <w:t>/</w:t>
      </w:r>
      <w:r w:rsidR="00865CA6" w:rsidRPr="0023063A">
        <w:rPr>
          <w:rFonts w:hint="eastAsia"/>
        </w:rPr>
        <w:t>开关</w:t>
      </w:r>
      <w:r w:rsidR="00865CA6" w:rsidRPr="0023063A">
        <w:rPr>
          <w:rFonts w:hint="eastAsia"/>
        </w:rPr>
        <w:t>/</w:t>
      </w:r>
      <w:r w:rsidR="00865CA6" w:rsidRPr="0023063A">
        <w:rPr>
          <w:rFonts w:hint="eastAsia"/>
        </w:rPr>
        <w:t>温度读取与</w:t>
      </w:r>
      <w:r w:rsidR="00865CA6" w:rsidRPr="0023063A">
        <w:rPr>
          <w:rFonts w:hint="eastAsia"/>
        </w:rPr>
        <w:t>PID/</w:t>
      </w:r>
      <w:r w:rsidR="008B362C" w:rsidRPr="0023063A">
        <w:rPr>
          <w:rFonts w:hint="eastAsia"/>
        </w:rPr>
        <w:t>电流读取</w:t>
      </w:r>
      <w:r w:rsidRPr="0023063A">
        <w:rPr>
          <w:rFonts w:hint="eastAsia"/>
        </w:rPr>
        <w:t>；</w:t>
      </w:r>
      <w:r w:rsidR="008B362C" w:rsidRPr="0023063A">
        <w:rPr>
          <w:rFonts w:hint="eastAsia"/>
        </w:rPr>
        <w:t>4</w:t>
      </w:r>
      <w:r w:rsidR="008B362C" w:rsidRPr="0023063A">
        <w:rPr>
          <w:rFonts w:hint="eastAsia"/>
        </w:rPr>
        <w:t>路</w:t>
      </w:r>
      <w:r w:rsidR="008B362C" w:rsidRPr="0023063A">
        <w:rPr>
          <w:rFonts w:hint="eastAsia"/>
        </w:rPr>
        <w:t>PCB</w:t>
      </w:r>
      <w:r w:rsidR="008B362C" w:rsidRPr="0023063A">
        <w:rPr>
          <w:rFonts w:hint="eastAsia"/>
        </w:rPr>
        <w:t>温度读取；系统总电流电压采集；</w:t>
      </w:r>
      <w:r w:rsidRPr="0023063A">
        <w:rPr>
          <w:rFonts w:hint="eastAsia"/>
        </w:rPr>
        <w:t>与上位机</w:t>
      </w:r>
      <w:r w:rsidR="008B362C" w:rsidRPr="0023063A">
        <w:rPr>
          <w:rFonts w:hint="eastAsia"/>
        </w:rPr>
        <w:t>串口</w:t>
      </w:r>
      <w:r w:rsidRPr="0023063A">
        <w:rPr>
          <w:rFonts w:hint="eastAsia"/>
        </w:rPr>
        <w:t>通信，接收外部触发信号并产生</w:t>
      </w:r>
      <w:r w:rsidRPr="0023063A">
        <w:rPr>
          <w:rFonts w:hint="eastAsia"/>
        </w:rPr>
        <w:t>LD</w:t>
      </w:r>
      <w:r w:rsidRPr="0023063A">
        <w:rPr>
          <w:rFonts w:hint="eastAsia"/>
        </w:rPr>
        <w:t>脉冲信号与</w:t>
      </w:r>
      <w:r w:rsidRPr="0023063A">
        <w:rPr>
          <w:rFonts w:hint="eastAsia"/>
        </w:rPr>
        <w:t>Q</w:t>
      </w:r>
      <w:r w:rsidRPr="0023063A">
        <w:rPr>
          <w:rFonts w:hint="eastAsia"/>
        </w:rPr>
        <w:t>触发信号；控制风扇并通过</w:t>
      </w:r>
      <w:r w:rsidRPr="0023063A">
        <w:rPr>
          <w:rFonts w:hint="eastAsia"/>
        </w:rPr>
        <w:t>CAN</w:t>
      </w:r>
      <w:r w:rsidRPr="0023063A">
        <w:rPr>
          <w:rFonts w:hint="eastAsia"/>
        </w:rPr>
        <w:t>与水泵模块通信。</w:t>
      </w:r>
      <w:r w:rsidR="00583AC3" w:rsidRPr="0023063A">
        <w:rPr>
          <w:rFonts w:hint="eastAsia"/>
        </w:rPr>
        <w:t>部分原理图如下所示：</w:t>
      </w:r>
    </w:p>
    <w:p w14:paraId="3028004F" w14:textId="30FFAF33" w:rsidR="00583AC3" w:rsidRPr="0023063A" w:rsidRDefault="00583AC3" w:rsidP="007A49E0">
      <w:pPr>
        <w:spacing w:line="360" w:lineRule="auto"/>
        <w:ind w:firstLine="420"/>
      </w:pPr>
      <w:r w:rsidRPr="0023063A">
        <w:rPr>
          <w:noProof/>
        </w:rPr>
        <w:lastRenderedPageBreak/>
        <w:drawing>
          <wp:inline distT="0" distB="0" distL="0" distR="0" wp14:anchorId="5BF10C45" wp14:editId="5EA842DC">
            <wp:extent cx="5731510" cy="4339590"/>
            <wp:effectExtent l="0" t="0" r="2540" b="3810"/>
            <wp:docPr id="599441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41832" name=""/>
                    <pic:cNvPicPr/>
                  </pic:nvPicPr>
                  <pic:blipFill>
                    <a:blip r:embed="rId33"/>
                    <a:stretch>
                      <a:fillRect/>
                    </a:stretch>
                  </pic:blipFill>
                  <pic:spPr>
                    <a:xfrm>
                      <a:off x="0" y="0"/>
                      <a:ext cx="5731510" cy="4339590"/>
                    </a:xfrm>
                    <a:prstGeom prst="rect">
                      <a:avLst/>
                    </a:prstGeom>
                  </pic:spPr>
                </pic:pic>
              </a:graphicData>
            </a:graphic>
          </wp:inline>
        </w:drawing>
      </w:r>
    </w:p>
    <w:p w14:paraId="0D4B90BB" w14:textId="12B0D759" w:rsidR="00D705D5" w:rsidRPr="0023063A" w:rsidRDefault="00D705D5" w:rsidP="000A2FF3">
      <w:pPr>
        <w:pStyle w:val="3"/>
        <w:numPr>
          <w:ilvl w:val="2"/>
          <w:numId w:val="0"/>
        </w:numPr>
        <w:spacing w:before="156"/>
        <w:rPr>
          <w:sz w:val="22"/>
          <w:szCs w:val="22"/>
        </w:rPr>
      </w:pPr>
      <w:bookmarkStart w:id="131" w:name="_Toc205110403"/>
      <w:r w:rsidRPr="0023063A">
        <w:rPr>
          <w:sz w:val="22"/>
          <w:szCs w:val="22"/>
        </w:rPr>
        <w:t>4.3.</w:t>
      </w:r>
      <w:r w:rsidRPr="0023063A">
        <w:rPr>
          <w:rFonts w:hint="eastAsia"/>
          <w:sz w:val="22"/>
          <w:szCs w:val="22"/>
        </w:rPr>
        <w:t>3</w:t>
      </w:r>
      <w:r w:rsidRPr="0023063A">
        <w:rPr>
          <w:rFonts w:hint="eastAsia"/>
          <w:sz w:val="22"/>
          <w:szCs w:val="22"/>
        </w:rPr>
        <w:tab/>
      </w:r>
      <w:r w:rsidRPr="0023063A">
        <w:rPr>
          <w:bCs/>
          <w:sz w:val="22"/>
        </w:rPr>
        <w:t>LD</w:t>
      </w:r>
      <w:r w:rsidRPr="0023063A">
        <w:rPr>
          <w:rFonts w:hint="eastAsia"/>
          <w:bCs/>
          <w:sz w:val="22"/>
        </w:rPr>
        <w:t>脉冲</w:t>
      </w:r>
      <w:r w:rsidRPr="0023063A">
        <w:rPr>
          <w:bCs/>
          <w:sz w:val="22"/>
        </w:rPr>
        <w:t>驱动</w:t>
      </w:r>
      <w:bookmarkEnd w:id="131"/>
      <w:r w:rsidRPr="0023063A">
        <w:rPr>
          <w:rFonts w:hint="eastAsia"/>
          <w:sz w:val="22"/>
          <w:szCs w:val="22"/>
        </w:rPr>
        <w:t xml:space="preserve"> </w:t>
      </w:r>
    </w:p>
    <w:p w14:paraId="6E05B212" w14:textId="42C7B2F9" w:rsidR="001346FC" w:rsidRPr="0023063A" w:rsidRDefault="000A2FF3">
      <w:pPr>
        <w:jc w:val="center"/>
      </w:pPr>
      <w:r w:rsidRPr="0023063A">
        <w:rPr>
          <w:noProof/>
        </w:rPr>
        <w:drawing>
          <wp:inline distT="0" distB="0" distL="0" distR="0" wp14:anchorId="0229C158" wp14:editId="226B607E">
            <wp:extent cx="3132162" cy="2801606"/>
            <wp:effectExtent l="0" t="0" r="0" b="0"/>
            <wp:docPr id="1801520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20274" name=""/>
                    <pic:cNvPicPr/>
                  </pic:nvPicPr>
                  <pic:blipFill>
                    <a:blip r:embed="rId34"/>
                    <a:stretch>
                      <a:fillRect/>
                    </a:stretch>
                  </pic:blipFill>
                  <pic:spPr>
                    <a:xfrm>
                      <a:off x="0" y="0"/>
                      <a:ext cx="3139512" cy="2808180"/>
                    </a:xfrm>
                    <a:prstGeom prst="rect">
                      <a:avLst/>
                    </a:prstGeom>
                  </pic:spPr>
                </pic:pic>
              </a:graphicData>
            </a:graphic>
          </wp:inline>
        </w:drawing>
      </w:r>
    </w:p>
    <w:p w14:paraId="6B8D5326" w14:textId="77777777" w:rsidR="001346FC" w:rsidRPr="0023063A" w:rsidRDefault="002D084F">
      <w:pPr>
        <w:jc w:val="center"/>
      </w:pPr>
      <w:r w:rsidRPr="0023063A">
        <w:rPr>
          <w:rFonts w:ascii="Times New Roman" w:hAnsi="Times New Roman" w:cs="Times New Roman"/>
          <w:sz w:val="22"/>
        </w:rPr>
        <w:t>图</w:t>
      </w:r>
      <w:r w:rsidRPr="0023063A">
        <w:rPr>
          <w:rFonts w:ascii="Times New Roman" w:hAnsi="Times New Roman" w:cs="Times New Roman" w:hint="eastAsia"/>
          <w:sz w:val="22"/>
        </w:rPr>
        <w:t>4-6</w:t>
      </w:r>
      <w:r w:rsidRPr="0023063A">
        <w:rPr>
          <w:rFonts w:ascii="Times New Roman" w:hAnsi="Times New Roman" w:cs="Times New Roman"/>
          <w:sz w:val="22"/>
        </w:rPr>
        <w:t xml:space="preserve"> </w:t>
      </w:r>
      <w:r w:rsidRPr="0023063A">
        <w:rPr>
          <w:rFonts w:ascii="Times New Roman" w:hAnsi="Times New Roman" w:cs="Times New Roman"/>
          <w:sz w:val="22"/>
        </w:rPr>
        <w:t>恒流源原理框图</w:t>
      </w:r>
    </w:p>
    <w:p w14:paraId="39C622FD" w14:textId="77777777" w:rsidR="00925738" w:rsidRPr="0023063A" w:rsidRDefault="002D084F" w:rsidP="00925738">
      <w:pPr>
        <w:spacing w:line="360" w:lineRule="auto"/>
        <w:rPr>
          <w:rFonts w:ascii="Times New Roman" w:hAnsi="Times New Roman" w:cs="Times New Roman"/>
          <w:sz w:val="22"/>
        </w:rPr>
      </w:pPr>
      <w:r w:rsidRPr="0023063A">
        <w:tab/>
      </w:r>
      <w:r w:rsidRPr="0023063A">
        <w:rPr>
          <w:rFonts w:ascii="Times New Roman" w:hAnsi="Times New Roman" w:cs="Times New Roman"/>
          <w:sz w:val="22"/>
        </w:rPr>
        <w:t>该恒流源电路以硬件</w:t>
      </w:r>
      <w:r w:rsidRPr="0023063A">
        <w:rPr>
          <w:rFonts w:ascii="Times New Roman" w:hAnsi="Times New Roman" w:cs="Times New Roman"/>
          <w:sz w:val="22"/>
        </w:rPr>
        <w:t>PID</w:t>
      </w:r>
      <w:r w:rsidRPr="0023063A">
        <w:rPr>
          <w:rFonts w:ascii="Times New Roman" w:hAnsi="Times New Roman" w:cs="Times New Roman"/>
          <w:sz w:val="22"/>
        </w:rPr>
        <w:t>为调节核心，通过单片机设置</w:t>
      </w:r>
      <w:r w:rsidRPr="0023063A">
        <w:rPr>
          <w:rFonts w:ascii="Times New Roman" w:hAnsi="Times New Roman" w:cs="Times New Roman"/>
          <w:sz w:val="22"/>
        </w:rPr>
        <w:t>DAC</w:t>
      </w:r>
      <w:r w:rsidRPr="0023063A">
        <w:rPr>
          <w:rFonts w:ascii="Times New Roman" w:hAnsi="Times New Roman" w:cs="Times New Roman"/>
          <w:sz w:val="22"/>
        </w:rPr>
        <w:t>控制</w:t>
      </w:r>
      <w:r w:rsidR="00777F4C" w:rsidRPr="0023063A">
        <w:rPr>
          <w:rFonts w:ascii="Times New Roman" w:hAnsi="Times New Roman" w:cs="Times New Roman" w:hint="eastAsia"/>
          <w:sz w:val="22"/>
        </w:rPr>
        <w:t>脉冲</w:t>
      </w:r>
      <w:r w:rsidR="000A2FF3" w:rsidRPr="0023063A">
        <w:rPr>
          <w:rFonts w:ascii="Times New Roman" w:hAnsi="Times New Roman" w:cs="Times New Roman" w:hint="eastAsia"/>
          <w:sz w:val="22"/>
        </w:rPr>
        <w:t>电流幅度</w:t>
      </w:r>
      <w:r w:rsidR="00777F4C" w:rsidRPr="0023063A">
        <w:rPr>
          <w:rFonts w:ascii="Times New Roman" w:hAnsi="Times New Roman" w:cs="Times New Roman" w:hint="eastAsia"/>
          <w:sz w:val="22"/>
        </w:rPr>
        <w:t>与过流保护阈值</w:t>
      </w:r>
      <w:r w:rsidR="000A2FF3" w:rsidRPr="0023063A">
        <w:rPr>
          <w:rFonts w:ascii="Times New Roman" w:hAnsi="Times New Roman" w:cs="Times New Roman" w:hint="eastAsia"/>
          <w:sz w:val="22"/>
        </w:rPr>
        <w:t>，通过脉冲信号调制波形</w:t>
      </w:r>
      <w:r w:rsidRPr="0023063A">
        <w:rPr>
          <w:rFonts w:ascii="Times New Roman" w:hAnsi="Times New Roman" w:cs="Times New Roman"/>
          <w:sz w:val="22"/>
        </w:rPr>
        <w:t>。</w:t>
      </w:r>
      <w:r w:rsidR="000A2FF3" w:rsidRPr="0023063A">
        <w:rPr>
          <w:rFonts w:ascii="Times New Roman" w:hAnsi="Times New Roman" w:cs="Times New Roman" w:hint="eastAsia"/>
          <w:sz w:val="22"/>
        </w:rPr>
        <w:t>为完善系统功能，其具有电流过流保护功能、脉冲电流</w:t>
      </w:r>
      <w:r w:rsidR="000A2FF3" w:rsidRPr="0023063A">
        <w:rPr>
          <w:rFonts w:ascii="Times New Roman" w:hAnsi="Times New Roman" w:cs="Times New Roman" w:hint="eastAsia"/>
          <w:sz w:val="22"/>
        </w:rPr>
        <w:t>/</w:t>
      </w:r>
      <w:r w:rsidR="000A2FF3" w:rsidRPr="0023063A">
        <w:rPr>
          <w:rFonts w:ascii="Times New Roman" w:hAnsi="Times New Roman" w:cs="Times New Roman" w:hint="eastAsia"/>
          <w:sz w:val="22"/>
        </w:rPr>
        <w:t>电压峰值取样电路，同时为提高不同输出电流下的电源效率，设计了输出电压可通过</w:t>
      </w:r>
      <w:r w:rsidR="000A2FF3" w:rsidRPr="0023063A">
        <w:rPr>
          <w:rFonts w:ascii="Times New Roman" w:hAnsi="Times New Roman" w:cs="Times New Roman" w:hint="eastAsia"/>
          <w:sz w:val="22"/>
        </w:rPr>
        <w:t>DAC</w:t>
      </w:r>
      <w:r w:rsidR="000A2FF3" w:rsidRPr="0023063A">
        <w:rPr>
          <w:rFonts w:ascii="Times New Roman" w:hAnsi="Times New Roman" w:cs="Times New Roman" w:hint="eastAsia"/>
          <w:sz w:val="22"/>
        </w:rPr>
        <w:t>调节的升降压电源电路。</w:t>
      </w:r>
    </w:p>
    <w:p w14:paraId="09DF6C41" w14:textId="4D0303E1" w:rsidR="00925738" w:rsidRPr="0023063A" w:rsidRDefault="00925738" w:rsidP="00925738">
      <w:pPr>
        <w:spacing w:line="360" w:lineRule="auto"/>
        <w:ind w:firstLine="420"/>
        <w:rPr>
          <w:rFonts w:ascii="Times New Roman" w:hAnsi="Times New Roman" w:cs="Times New Roman"/>
          <w:sz w:val="22"/>
        </w:rPr>
      </w:pPr>
      <w:r w:rsidRPr="0023063A">
        <w:rPr>
          <w:rFonts w:ascii="Times New Roman" w:hAnsi="Times New Roman" w:cs="Times New Roman" w:hint="eastAsia"/>
          <w:sz w:val="22"/>
        </w:rPr>
        <w:lastRenderedPageBreak/>
        <w:t>设备启动时，通过</w:t>
      </w:r>
      <w:r w:rsidRPr="0023063A">
        <w:rPr>
          <w:rFonts w:ascii="Times New Roman" w:hAnsi="Times New Roman" w:cs="Times New Roman" w:hint="eastAsia"/>
          <w:sz w:val="22"/>
        </w:rPr>
        <w:t>LD</w:t>
      </w:r>
      <w:r w:rsidRPr="0023063A">
        <w:rPr>
          <w:rFonts w:ascii="Times New Roman" w:hAnsi="Times New Roman" w:cs="Times New Roman" w:hint="eastAsia"/>
          <w:sz w:val="22"/>
        </w:rPr>
        <w:t>的</w:t>
      </w:r>
      <w:r w:rsidRPr="0023063A">
        <w:rPr>
          <w:rFonts w:ascii="Times New Roman" w:hAnsi="Times New Roman" w:cs="Times New Roman" w:hint="eastAsia"/>
          <w:sz w:val="22"/>
        </w:rPr>
        <w:t>IV</w:t>
      </w:r>
      <w:r w:rsidRPr="0023063A">
        <w:rPr>
          <w:rFonts w:ascii="Times New Roman" w:hAnsi="Times New Roman" w:cs="Times New Roman" w:hint="eastAsia"/>
          <w:sz w:val="22"/>
        </w:rPr>
        <w:t>曲线预设一个高于</w:t>
      </w:r>
      <w:r w:rsidRPr="0023063A">
        <w:rPr>
          <w:rFonts w:ascii="Times New Roman" w:hAnsi="Times New Roman" w:cs="Times New Roman" w:hint="eastAsia"/>
          <w:sz w:val="22"/>
        </w:rPr>
        <w:t>IV</w:t>
      </w:r>
      <w:r w:rsidRPr="0023063A">
        <w:rPr>
          <w:rFonts w:ascii="Times New Roman" w:hAnsi="Times New Roman" w:cs="Times New Roman" w:hint="eastAsia"/>
          <w:sz w:val="22"/>
        </w:rPr>
        <w:t>曲线</w:t>
      </w:r>
      <w:r w:rsidRPr="0023063A">
        <w:rPr>
          <w:rFonts w:ascii="Times New Roman" w:hAnsi="Times New Roman" w:cs="Times New Roman" w:hint="eastAsia"/>
          <w:sz w:val="22"/>
        </w:rPr>
        <w:t>2</w:t>
      </w:r>
      <w:r w:rsidRPr="0023063A">
        <w:rPr>
          <w:rFonts w:ascii="Times New Roman" w:hAnsi="Times New Roman" w:cs="Times New Roman" w:hint="eastAsia"/>
          <w:sz w:val="22"/>
        </w:rPr>
        <w:t>至</w:t>
      </w:r>
      <w:r w:rsidRPr="0023063A">
        <w:rPr>
          <w:rFonts w:ascii="Times New Roman" w:hAnsi="Times New Roman" w:cs="Times New Roman" w:hint="eastAsia"/>
          <w:sz w:val="22"/>
        </w:rPr>
        <w:t>3V</w:t>
      </w:r>
      <w:r w:rsidRPr="0023063A">
        <w:rPr>
          <w:rFonts w:ascii="Times New Roman" w:hAnsi="Times New Roman" w:cs="Times New Roman" w:hint="eastAsia"/>
          <w:sz w:val="22"/>
        </w:rPr>
        <w:t>的</w:t>
      </w:r>
      <w:r w:rsidRPr="0023063A">
        <w:rPr>
          <w:rFonts w:ascii="Times New Roman" w:hAnsi="Times New Roman" w:cs="Times New Roman" w:hint="eastAsia"/>
          <w:sz w:val="22"/>
        </w:rPr>
        <w:t>DCDC</w:t>
      </w:r>
      <w:r w:rsidRPr="0023063A">
        <w:rPr>
          <w:rFonts w:ascii="Times New Roman" w:hAnsi="Times New Roman" w:cs="Times New Roman" w:hint="eastAsia"/>
          <w:sz w:val="22"/>
        </w:rPr>
        <w:t>输出电压（通过</w:t>
      </w:r>
      <w:r w:rsidRPr="0023063A">
        <w:rPr>
          <w:rFonts w:ascii="Times New Roman" w:hAnsi="Times New Roman" w:cs="Times New Roman" w:hint="eastAsia"/>
          <w:sz w:val="22"/>
        </w:rPr>
        <w:t>DAC</w:t>
      </w:r>
      <w:r w:rsidRPr="0023063A">
        <w:rPr>
          <w:rFonts w:ascii="Times New Roman" w:hAnsi="Times New Roman" w:cs="Times New Roman" w:hint="eastAsia"/>
          <w:sz w:val="22"/>
        </w:rPr>
        <w:t>调节</w:t>
      </w:r>
      <w:r w:rsidRPr="0023063A">
        <w:rPr>
          <w:rFonts w:ascii="Times New Roman" w:hAnsi="Times New Roman" w:cs="Times New Roman" w:hint="eastAsia"/>
          <w:sz w:val="22"/>
        </w:rPr>
        <w:t>DCDC</w:t>
      </w:r>
      <w:r w:rsidRPr="0023063A">
        <w:rPr>
          <w:rFonts w:ascii="Times New Roman" w:hAnsi="Times New Roman" w:cs="Times New Roman" w:hint="eastAsia"/>
          <w:sz w:val="22"/>
        </w:rPr>
        <w:t>的反馈端口），通过自身限</w:t>
      </w:r>
      <w:proofErr w:type="gramStart"/>
      <w:r w:rsidRPr="0023063A">
        <w:rPr>
          <w:rFonts w:ascii="Times New Roman" w:hAnsi="Times New Roman" w:cs="Times New Roman" w:hint="eastAsia"/>
          <w:sz w:val="22"/>
        </w:rPr>
        <w:t>流机制</w:t>
      </w:r>
      <w:proofErr w:type="gramEnd"/>
      <w:r w:rsidRPr="0023063A">
        <w:rPr>
          <w:rFonts w:ascii="Times New Roman" w:hAnsi="Times New Roman" w:cs="Times New Roman" w:hint="eastAsia"/>
          <w:sz w:val="22"/>
        </w:rPr>
        <w:t>后输入储能电路储能；然后将具有电流幅值信息的脉冲信号输入给硬件反馈控制及驱动电路，从而实现电流的调制</w:t>
      </w:r>
      <w:r w:rsidRPr="0023063A">
        <w:rPr>
          <w:rFonts w:ascii="Times New Roman" w:hAnsi="Times New Roman" w:cs="Times New Roman"/>
          <w:sz w:val="22"/>
        </w:rPr>
        <w:t>。</w:t>
      </w:r>
    </w:p>
    <w:p w14:paraId="5B48C105" w14:textId="77777777" w:rsidR="00925738" w:rsidRPr="0023063A" w:rsidRDefault="00925738" w:rsidP="00925738">
      <w:pPr>
        <w:spacing w:line="360" w:lineRule="auto"/>
        <w:ind w:firstLine="420"/>
        <w:rPr>
          <w:rFonts w:ascii="Times New Roman" w:hAnsi="Times New Roman" w:cs="Times New Roman"/>
          <w:sz w:val="22"/>
        </w:rPr>
      </w:pPr>
      <w:r w:rsidRPr="0023063A">
        <w:rPr>
          <w:rFonts w:ascii="Times New Roman" w:hAnsi="Times New Roman" w:cs="Times New Roman"/>
          <w:sz w:val="22"/>
        </w:rPr>
        <w:t>通过精密采样电阻采集电流并放大，将</w:t>
      </w:r>
      <w:r w:rsidRPr="0023063A">
        <w:rPr>
          <w:rFonts w:ascii="Times New Roman" w:hAnsi="Times New Roman" w:cs="Times New Roman" w:hint="eastAsia"/>
          <w:sz w:val="22"/>
        </w:rPr>
        <w:t>峰值保持后的</w:t>
      </w:r>
      <w:r w:rsidRPr="0023063A">
        <w:rPr>
          <w:rFonts w:ascii="Times New Roman" w:hAnsi="Times New Roman" w:cs="Times New Roman"/>
          <w:sz w:val="22"/>
        </w:rPr>
        <w:t>电流</w:t>
      </w:r>
      <w:r w:rsidRPr="0023063A">
        <w:rPr>
          <w:rFonts w:ascii="Times New Roman" w:hAnsi="Times New Roman" w:cs="Times New Roman" w:hint="eastAsia"/>
          <w:sz w:val="22"/>
        </w:rPr>
        <w:t>与电压</w:t>
      </w:r>
      <w:r w:rsidRPr="0023063A">
        <w:rPr>
          <w:rFonts w:ascii="Times New Roman" w:hAnsi="Times New Roman" w:cs="Times New Roman"/>
          <w:sz w:val="22"/>
        </w:rPr>
        <w:t>信号通过</w:t>
      </w:r>
      <w:r w:rsidRPr="0023063A">
        <w:rPr>
          <w:rFonts w:ascii="Times New Roman" w:hAnsi="Times New Roman" w:cs="Times New Roman"/>
          <w:sz w:val="22"/>
        </w:rPr>
        <w:t>ADC</w:t>
      </w:r>
      <w:r w:rsidRPr="0023063A">
        <w:rPr>
          <w:rFonts w:ascii="Times New Roman" w:hAnsi="Times New Roman" w:cs="Times New Roman" w:hint="eastAsia"/>
          <w:sz w:val="22"/>
        </w:rPr>
        <w:t>采集，</w:t>
      </w:r>
      <w:r w:rsidRPr="0023063A">
        <w:rPr>
          <w:rFonts w:ascii="Times New Roman" w:hAnsi="Times New Roman" w:cs="Times New Roman"/>
          <w:sz w:val="22"/>
        </w:rPr>
        <w:t>MCU</w:t>
      </w:r>
      <w:r w:rsidRPr="0023063A">
        <w:rPr>
          <w:rFonts w:ascii="Times New Roman" w:hAnsi="Times New Roman" w:cs="Times New Roman" w:hint="eastAsia"/>
          <w:sz w:val="22"/>
        </w:rPr>
        <w:t>通过</w:t>
      </w:r>
      <w:r w:rsidRPr="0023063A">
        <w:rPr>
          <w:rFonts w:ascii="Times New Roman" w:hAnsi="Times New Roman" w:cs="Times New Roman"/>
          <w:sz w:val="22"/>
        </w:rPr>
        <w:t>电流采集</w:t>
      </w:r>
      <w:r w:rsidRPr="0023063A">
        <w:rPr>
          <w:rFonts w:ascii="Times New Roman" w:hAnsi="Times New Roman" w:cs="Times New Roman" w:hint="eastAsia"/>
          <w:sz w:val="22"/>
        </w:rPr>
        <w:t>的电压与电流幅值</w:t>
      </w:r>
      <w:r w:rsidRPr="0023063A">
        <w:rPr>
          <w:rFonts w:ascii="Times New Roman" w:hAnsi="Times New Roman" w:cs="Times New Roman"/>
          <w:sz w:val="22"/>
        </w:rPr>
        <w:t>微调</w:t>
      </w:r>
      <w:r w:rsidRPr="0023063A">
        <w:rPr>
          <w:rFonts w:ascii="Times New Roman" w:hAnsi="Times New Roman" w:cs="Times New Roman" w:hint="eastAsia"/>
          <w:sz w:val="22"/>
        </w:rPr>
        <w:t>输出</w:t>
      </w:r>
      <w:r w:rsidRPr="0023063A">
        <w:rPr>
          <w:rFonts w:ascii="Times New Roman" w:hAnsi="Times New Roman" w:cs="Times New Roman" w:hint="eastAsia"/>
          <w:sz w:val="22"/>
        </w:rPr>
        <w:t>DCDC</w:t>
      </w:r>
      <w:r w:rsidRPr="0023063A">
        <w:rPr>
          <w:rFonts w:ascii="Times New Roman" w:hAnsi="Times New Roman" w:cs="Times New Roman" w:hint="eastAsia"/>
          <w:sz w:val="22"/>
        </w:rPr>
        <w:t>电压与恒流源的幅值</w:t>
      </w:r>
      <w:r w:rsidRPr="0023063A">
        <w:rPr>
          <w:rFonts w:ascii="Times New Roman" w:hAnsi="Times New Roman" w:cs="Times New Roman"/>
          <w:sz w:val="22"/>
        </w:rPr>
        <w:t>，提高控制精度；</w:t>
      </w:r>
      <w:r w:rsidRPr="0023063A">
        <w:rPr>
          <w:rFonts w:ascii="Times New Roman" w:hAnsi="Times New Roman" w:cs="Times New Roman" w:hint="eastAsia"/>
          <w:sz w:val="22"/>
        </w:rPr>
        <w:t>同时，</w:t>
      </w:r>
      <w:r w:rsidRPr="0023063A">
        <w:rPr>
          <w:rFonts w:ascii="Times New Roman" w:hAnsi="Times New Roman" w:cs="Times New Roman"/>
          <w:sz w:val="22"/>
        </w:rPr>
        <w:t>该</w:t>
      </w:r>
      <w:r w:rsidRPr="0023063A">
        <w:rPr>
          <w:rFonts w:ascii="Times New Roman" w:hAnsi="Times New Roman" w:cs="Times New Roman" w:hint="eastAsia"/>
          <w:sz w:val="22"/>
        </w:rPr>
        <w:t>脉冲的</w:t>
      </w:r>
      <w:r w:rsidRPr="0023063A">
        <w:rPr>
          <w:rFonts w:ascii="Times New Roman" w:hAnsi="Times New Roman" w:cs="Times New Roman"/>
          <w:sz w:val="22"/>
        </w:rPr>
        <w:t>电流信号也直接传递给</w:t>
      </w:r>
      <w:r w:rsidRPr="0023063A">
        <w:rPr>
          <w:rFonts w:ascii="Times New Roman" w:hAnsi="Times New Roman" w:cs="Times New Roman" w:hint="eastAsia"/>
          <w:sz w:val="22"/>
        </w:rPr>
        <w:t>过流保护</w:t>
      </w:r>
      <w:r w:rsidRPr="0023063A">
        <w:rPr>
          <w:rFonts w:ascii="Times New Roman" w:hAnsi="Times New Roman" w:cs="Times New Roman"/>
          <w:sz w:val="22"/>
        </w:rPr>
        <w:t>电路，一旦发生</w:t>
      </w:r>
      <w:r w:rsidRPr="0023063A">
        <w:rPr>
          <w:rFonts w:ascii="Times New Roman" w:hAnsi="Times New Roman" w:cs="Times New Roman" w:hint="eastAsia"/>
          <w:sz w:val="22"/>
        </w:rPr>
        <w:t>过压</w:t>
      </w:r>
      <w:r w:rsidRPr="0023063A">
        <w:rPr>
          <w:rFonts w:ascii="Times New Roman" w:hAnsi="Times New Roman" w:cs="Times New Roman"/>
          <w:sz w:val="22"/>
        </w:rPr>
        <w:t>立即锁存过</w:t>
      </w:r>
      <w:proofErr w:type="gramStart"/>
      <w:r w:rsidRPr="0023063A">
        <w:rPr>
          <w:rFonts w:ascii="Times New Roman" w:hAnsi="Times New Roman" w:cs="Times New Roman" w:hint="eastAsia"/>
          <w:sz w:val="22"/>
        </w:rPr>
        <w:t>压</w:t>
      </w:r>
      <w:r w:rsidRPr="0023063A">
        <w:rPr>
          <w:rFonts w:ascii="Times New Roman" w:hAnsi="Times New Roman" w:cs="Times New Roman"/>
          <w:sz w:val="22"/>
        </w:rPr>
        <w:t>状态</w:t>
      </w:r>
      <w:proofErr w:type="gramEnd"/>
      <w:r w:rsidRPr="0023063A">
        <w:rPr>
          <w:rFonts w:ascii="Times New Roman" w:hAnsi="Times New Roman" w:cs="Times New Roman"/>
          <w:sz w:val="22"/>
        </w:rPr>
        <w:t>并切断控制开关</w:t>
      </w:r>
      <w:r w:rsidRPr="0023063A">
        <w:rPr>
          <w:rFonts w:ascii="Times New Roman" w:hAnsi="Times New Roman" w:cs="Times New Roman" w:hint="eastAsia"/>
          <w:sz w:val="22"/>
        </w:rPr>
        <w:t>，防止</w:t>
      </w:r>
      <w:proofErr w:type="gramStart"/>
      <w:r w:rsidRPr="0023063A">
        <w:rPr>
          <w:rFonts w:ascii="Times New Roman" w:hAnsi="Times New Roman" w:cs="Times New Roman" w:hint="eastAsia"/>
          <w:sz w:val="22"/>
        </w:rPr>
        <w:t>意外过</w:t>
      </w:r>
      <w:proofErr w:type="gramEnd"/>
      <w:r w:rsidRPr="0023063A">
        <w:rPr>
          <w:rFonts w:ascii="Times New Roman" w:hAnsi="Times New Roman" w:cs="Times New Roman" w:hint="eastAsia"/>
          <w:sz w:val="22"/>
        </w:rPr>
        <w:t>流损伤</w:t>
      </w:r>
      <w:r w:rsidRPr="0023063A">
        <w:rPr>
          <w:rFonts w:ascii="Times New Roman" w:hAnsi="Times New Roman" w:cs="Times New Roman" w:hint="eastAsia"/>
          <w:sz w:val="22"/>
        </w:rPr>
        <w:t>LD</w:t>
      </w:r>
      <w:r w:rsidRPr="0023063A">
        <w:rPr>
          <w:rFonts w:ascii="Times New Roman" w:hAnsi="Times New Roman" w:cs="Times New Roman" w:hint="eastAsia"/>
          <w:sz w:val="22"/>
        </w:rPr>
        <w:t>。</w:t>
      </w:r>
    </w:p>
    <w:p w14:paraId="36A1BFF1" w14:textId="1121BAA1" w:rsidR="00871EF3" w:rsidRPr="0023063A" w:rsidRDefault="00871EF3">
      <w:pPr>
        <w:spacing w:line="360" w:lineRule="auto"/>
        <w:rPr>
          <w:rFonts w:ascii="Times New Roman" w:hAnsi="Times New Roman" w:cs="Times New Roman"/>
          <w:sz w:val="22"/>
        </w:rPr>
      </w:pPr>
    </w:p>
    <w:p w14:paraId="638949CD" w14:textId="4AAA3EE2" w:rsidR="00816E4E" w:rsidRPr="0023063A" w:rsidRDefault="00816E4E" w:rsidP="00816E4E">
      <w:pPr>
        <w:pStyle w:val="4"/>
        <w:numPr>
          <w:ilvl w:val="0"/>
          <w:numId w:val="0"/>
        </w:numPr>
        <w:spacing w:before="156" w:after="156"/>
      </w:pPr>
      <w:r w:rsidRPr="0023063A">
        <w:rPr>
          <w:rFonts w:hint="eastAsia"/>
        </w:rPr>
        <w:t xml:space="preserve">4.3.3.1 </w:t>
      </w:r>
      <w:r w:rsidRPr="0023063A">
        <w:rPr>
          <w:rFonts w:hint="eastAsia"/>
        </w:rPr>
        <w:t>程控升降压电源电路</w:t>
      </w:r>
    </w:p>
    <w:p w14:paraId="72DA99BB" w14:textId="1148F5DB" w:rsidR="000A2FF3" w:rsidRPr="0023063A" w:rsidRDefault="000A2FF3" w:rsidP="00871EF3">
      <w:pPr>
        <w:spacing w:line="360" w:lineRule="auto"/>
        <w:ind w:firstLine="420"/>
        <w:rPr>
          <w:rFonts w:ascii="Times New Roman" w:hAnsi="Times New Roman" w:cs="Times New Roman"/>
          <w:sz w:val="22"/>
        </w:rPr>
      </w:pPr>
      <w:r w:rsidRPr="0023063A">
        <w:rPr>
          <w:rFonts w:ascii="Times New Roman" w:hAnsi="Times New Roman" w:cs="Times New Roman" w:hint="eastAsia"/>
          <w:sz w:val="22"/>
        </w:rPr>
        <w:t>该电源电路设计输出范围</w:t>
      </w:r>
      <w:r w:rsidR="00971185" w:rsidRPr="0023063A">
        <w:rPr>
          <w:rFonts w:ascii="Times New Roman" w:hAnsi="Times New Roman" w:cs="Times New Roman" w:hint="eastAsia"/>
          <w:sz w:val="22"/>
        </w:rPr>
        <w:t>20.6</w:t>
      </w:r>
      <w:r w:rsidR="00971185" w:rsidRPr="0023063A">
        <w:rPr>
          <w:rFonts w:ascii="Times New Roman" w:hAnsi="Times New Roman" w:cs="Times New Roman" w:hint="eastAsia"/>
          <w:sz w:val="22"/>
        </w:rPr>
        <w:t>至</w:t>
      </w:r>
      <w:r w:rsidR="00971185" w:rsidRPr="0023063A">
        <w:rPr>
          <w:rFonts w:ascii="Times New Roman" w:hAnsi="Times New Roman" w:cs="Times New Roman" w:hint="eastAsia"/>
          <w:sz w:val="22"/>
        </w:rPr>
        <w:t>33.8V</w:t>
      </w:r>
      <w:r w:rsidR="00971185" w:rsidRPr="0023063A">
        <w:rPr>
          <w:rFonts w:ascii="Times New Roman" w:hAnsi="Times New Roman" w:cs="Times New Roman" w:hint="eastAsia"/>
          <w:sz w:val="22"/>
        </w:rPr>
        <w:t>（可根据</w:t>
      </w:r>
      <w:r w:rsidR="00971185" w:rsidRPr="0023063A">
        <w:rPr>
          <w:rFonts w:ascii="Times New Roman" w:hAnsi="Times New Roman" w:cs="Times New Roman" w:hint="eastAsia"/>
          <w:sz w:val="22"/>
        </w:rPr>
        <w:t>LD IV</w:t>
      </w:r>
      <w:r w:rsidR="00971185" w:rsidRPr="0023063A">
        <w:rPr>
          <w:rFonts w:ascii="Times New Roman" w:hAnsi="Times New Roman" w:cs="Times New Roman" w:hint="eastAsia"/>
          <w:sz w:val="22"/>
        </w:rPr>
        <w:t>实际曲线调整</w:t>
      </w:r>
      <w:r w:rsidR="00871EF3" w:rsidRPr="0023063A">
        <w:rPr>
          <w:rFonts w:ascii="Times New Roman" w:hAnsi="Times New Roman" w:cs="Times New Roman" w:hint="eastAsia"/>
          <w:sz w:val="22"/>
        </w:rPr>
        <w:t>输出范围</w:t>
      </w:r>
      <w:r w:rsidR="00971185" w:rsidRPr="0023063A">
        <w:rPr>
          <w:rFonts w:ascii="Times New Roman" w:hAnsi="Times New Roman" w:cs="Times New Roman" w:hint="eastAsia"/>
          <w:sz w:val="22"/>
        </w:rPr>
        <w:t>），</w:t>
      </w:r>
      <w:r w:rsidR="00816E4E" w:rsidRPr="0023063A">
        <w:rPr>
          <w:rFonts w:ascii="Times New Roman" w:hAnsi="Times New Roman" w:cs="Times New Roman" w:hint="eastAsia"/>
          <w:sz w:val="22"/>
        </w:rPr>
        <w:t>持续</w:t>
      </w:r>
      <w:r w:rsidR="00971185" w:rsidRPr="0023063A">
        <w:rPr>
          <w:rFonts w:ascii="Times New Roman" w:hAnsi="Times New Roman" w:cs="Times New Roman" w:hint="eastAsia"/>
          <w:sz w:val="22"/>
        </w:rPr>
        <w:t>输出电流最大</w:t>
      </w:r>
      <w:r w:rsidR="00971185" w:rsidRPr="0023063A">
        <w:rPr>
          <w:rFonts w:ascii="Times New Roman" w:hAnsi="Times New Roman" w:cs="Times New Roman" w:hint="eastAsia"/>
          <w:sz w:val="22"/>
        </w:rPr>
        <w:t>12A</w:t>
      </w:r>
      <w:r w:rsidR="00867574" w:rsidRPr="0023063A">
        <w:rPr>
          <w:rFonts w:ascii="Times New Roman" w:hAnsi="Times New Roman" w:cs="Times New Roman" w:hint="eastAsia"/>
          <w:sz w:val="22"/>
        </w:rPr>
        <w:t>（限流设计</w:t>
      </w:r>
      <w:r w:rsidR="00816E4E" w:rsidRPr="0023063A">
        <w:rPr>
          <w:rFonts w:ascii="Times New Roman" w:hAnsi="Times New Roman" w:cs="Times New Roman" w:hint="eastAsia"/>
          <w:sz w:val="22"/>
        </w:rPr>
        <w:t>，因激光为脉冲输出，因此无需更高的持续输出电流</w:t>
      </w:r>
      <w:r w:rsidR="00867574" w:rsidRPr="0023063A">
        <w:rPr>
          <w:rFonts w:ascii="Times New Roman" w:hAnsi="Times New Roman" w:cs="Times New Roman" w:hint="eastAsia"/>
          <w:sz w:val="22"/>
        </w:rPr>
        <w:t>）</w:t>
      </w:r>
      <w:r w:rsidR="00971185" w:rsidRPr="0023063A">
        <w:rPr>
          <w:rFonts w:ascii="Times New Roman" w:hAnsi="Times New Roman" w:cs="Times New Roman" w:hint="eastAsia"/>
          <w:sz w:val="22"/>
        </w:rPr>
        <w:t>。为降低</w:t>
      </w:r>
      <w:r w:rsidR="00971185" w:rsidRPr="0023063A">
        <w:rPr>
          <w:rFonts w:ascii="Times New Roman" w:hAnsi="Times New Roman" w:cs="Times New Roman" w:hint="eastAsia"/>
          <w:sz w:val="22"/>
        </w:rPr>
        <w:t>LD</w:t>
      </w:r>
      <w:r w:rsidR="00971185" w:rsidRPr="0023063A">
        <w:rPr>
          <w:rFonts w:ascii="Times New Roman" w:hAnsi="Times New Roman" w:cs="Times New Roman" w:hint="eastAsia"/>
          <w:sz w:val="22"/>
        </w:rPr>
        <w:t>脉冲</w:t>
      </w:r>
      <w:r w:rsidR="00F67D3F" w:rsidRPr="0023063A">
        <w:rPr>
          <w:rFonts w:ascii="Times New Roman" w:hAnsi="Times New Roman" w:cs="Times New Roman" w:hint="eastAsia"/>
          <w:sz w:val="22"/>
        </w:rPr>
        <w:t>工作</w:t>
      </w:r>
      <w:r w:rsidR="00971185" w:rsidRPr="0023063A">
        <w:rPr>
          <w:rFonts w:ascii="Times New Roman" w:hAnsi="Times New Roman" w:cs="Times New Roman" w:hint="eastAsia"/>
          <w:sz w:val="22"/>
        </w:rPr>
        <w:t>的电压跌落</w:t>
      </w:r>
      <w:r w:rsidR="00F67D3F" w:rsidRPr="0023063A">
        <w:rPr>
          <w:rFonts w:ascii="Times New Roman" w:hAnsi="Times New Roman" w:cs="Times New Roman" w:hint="eastAsia"/>
          <w:sz w:val="22"/>
        </w:rPr>
        <w:t>因此将</w:t>
      </w:r>
      <w:r w:rsidR="00971185" w:rsidRPr="0023063A">
        <w:rPr>
          <w:rFonts w:ascii="Times New Roman" w:hAnsi="Times New Roman" w:cs="Times New Roman" w:hint="eastAsia"/>
          <w:sz w:val="22"/>
        </w:rPr>
        <w:t>电源</w:t>
      </w:r>
      <w:r w:rsidR="00816E4E" w:rsidRPr="0023063A">
        <w:rPr>
          <w:rFonts w:ascii="Times New Roman" w:hAnsi="Times New Roman" w:cs="Times New Roman" w:hint="eastAsia"/>
          <w:sz w:val="22"/>
        </w:rPr>
        <w:t>设计</w:t>
      </w:r>
      <w:r w:rsidR="00971185" w:rsidRPr="0023063A">
        <w:rPr>
          <w:rFonts w:ascii="Times New Roman" w:hAnsi="Times New Roman" w:cs="Times New Roman" w:hint="eastAsia"/>
          <w:sz w:val="22"/>
        </w:rPr>
        <w:t>为高频电源，其开关频率为</w:t>
      </w:r>
      <w:r w:rsidR="00971185" w:rsidRPr="0023063A">
        <w:rPr>
          <w:rFonts w:ascii="Times New Roman" w:hAnsi="Times New Roman" w:cs="Times New Roman" w:hint="eastAsia"/>
          <w:sz w:val="22"/>
        </w:rPr>
        <w:t>600KHz</w:t>
      </w:r>
      <w:r w:rsidR="00971185" w:rsidRPr="0023063A">
        <w:rPr>
          <w:rFonts w:ascii="Times New Roman" w:hAnsi="Times New Roman" w:cs="Times New Roman" w:hint="eastAsia"/>
          <w:sz w:val="22"/>
        </w:rPr>
        <w:t>，同时设计了</w:t>
      </w:r>
      <w:r w:rsidR="00971185" w:rsidRPr="0023063A">
        <w:rPr>
          <w:rFonts w:ascii="Times New Roman" w:hAnsi="Times New Roman" w:cs="Times New Roman" w:hint="eastAsia"/>
          <w:sz w:val="22"/>
        </w:rPr>
        <w:t>4000uF</w:t>
      </w:r>
      <w:r w:rsidR="00971185" w:rsidRPr="0023063A">
        <w:rPr>
          <w:rFonts w:ascii="Times New Roman" w:hAnsi="Times New Roman" w:cs="Times New Roman" w:hint="eastAsia"/>
          <w:sz w:val="22"/>
        </w:rPr>
        <w:t>的储能电容，电路图</w:t>
      </w:r>
      <w:r w:rsidRPr="0023063A">
        <w:rPr>
          <w:rFonts w:ascii="Times New Roman" w:hAnsi="Times New Roman" w:cs="Times New Roman" w:hint="eastAsia"/>
          <w:sz w:val="22"/>
        </w:rPr>
        <w:t>如下：</w:t>
      </w:r>
    </w:p>
    <w:p w14:paraId="7FAA3278" w14:textId="257DEC05" w:rsidR="000A2FF3" w:rsidRPr="0023063A" w:rsidRDefault="000A2FF3">
      <w:pPr>
        <w:spacing w:line="360" w:lineRule="auto"/>
        <w:rPr>
          <w:rFonts w:ascii="Times New Roman" w:hAnsi="Times New Roman" w:cs="Times New Roman"/>
          <w:sz w:val="22"/>
        </w:rPr>
      </w:pPr>
      <w:r w:rsidRPr="0023063A">
        <w:rPr>
          <w:noProof/>
        </w:rPr>
        <w:drawing>
          <wp:inline distT="0" distB="0" distL="0" distR="0" wp14:anchorId="6AD438A8" wp14:editId="03292D4F">
            <wp:extent cx="5731510" cy="1496695"/>
            <wp:effectExtent l="0" t="0" r="2540" b="8255"/>
            <wp:docPr id="1043388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88187" name=""/>
                    <pic:cNvPicPr/>
                  </pic:nvPicPr>
                  <pic:blipFill>
                    <a:blip r:embed="rId35"/>
                    <a:stretch>
                      <a:fillRect/>
                    </a:stretch>
                  </pic:blipFill>
                  <pic:spPr>
                    <a:xfrm>
                      <a:off x="0" y="0"/>
                      <a:ext cx="5731510" cy="1496695"/>
                    </a:xfrm>
                    <a:prstGeom prst="rect">
                      <a:avLst/>
                    </a:prstGeom>
                  </pic:spPr>
                </pic:pic>
              </a:graphicData>
            </a:graphic>
          </wp:inline>
        </w:drawing>
      </w:r>
    </w:p>
    <w:p w14:paraId="52AC145A" w14:textId="77777777" w:rsidR="00F42727" w:rsidRPr="0023063A" w:rsidRDefault="008E0C8C">
      <w:pPr>
        <w:spacing w:line="360" w:lineRule="auto"/>
        <w:rPr>
          <w:rFonts w:ascii="Times New Roman" w:hAnsi="Times New Roman" w:cs="Times New Roman"/>
          <w:sz w:val="22"/>
        </w:rPr>
      </w:pPr>
      <w:r w:rsidRPr="0023063A">
        <w:rPr>
          <w:rFonts w:ascii="Times New Roman" w:hAnsi="Times New Roman" w:cs="Times New Roman"/>
          <w:sz w:val="22"/>
        </w:rPr>
        <w:tab/>
      </w:r>
      <w:r w:rsidRPr="0023063A">
        <w:rPr>
          <w:rFonts w:ascii="Times New Roman" w:hAnsi="Times New Roman" w:cs="Times New Roman" w:hint="eastAsia"/>
          <w:sz w:val="22"/>
        </w:rPr>
        <w:t>此后通过将调制信号与幅值信号变换成所需的电流脉冲控制信号，输入给恒流驱动电路，实现调制功能。</w:t>
      </w:r>
    </w:p>
    <w:p w14:paraId="1FF68EE0" w14:textId="7495B46F" w:rsidR="00F42727" w:rsidRPr="0023063A" w:rsidRDefault="00F42727" w:rsidP="00F42727">
      <w:pPr>
        <w:pStyle w:val="4"/>
        <w:numPr>
          <w:ilvl w:val="0"/>
          <w:numId w:val="0"/>
        </w:numPr>
        <w:spacing w:before="156" w:after="156"/>
      </w:pPr>
      <w:r w:rsidRPr="0023063A">
        <w:rPr>
          <w:rFonts w:hint="eastAsia"/>
        </w:rPr>
        <w:t xml:space="preserve">4.3.3.2 </w:t>
      </w:r>
      <w:r w:rsidRPr="0023063A">
        <w:rPr>
          <w:rFonts w:hint="eastAsia"/>
        </w:rPr>
        <w:t>脉冲电流驱动电路</w:t>
      </w:r>
    </w:p>
    <w:p w14:paraId="4AC735FF" w14:textId="36CE35E6" w:rsidR="008E0C8C" w:rsidRPr="0023063A" w:rsidRDefault="008E0C8C" w:rsidP="00F42727">
      <w:pPr>
        <w:spacing w:line="360" w:lineRule="auto"/>
        <w:ind w:firstLine="420"/>
        <w:rPr>
          <w:rFonts w:ascii="Times New Roman" w:hAnsi="Times New Roman" w:cs="Times New Roman"/>
          <w:sz w:val="22"/>
        </w:rPr>
      </w:pPr>
      <w:r w:rsidRPr="0023063A">
        <w:rPr>
          <w:rFonts w:ascii="Times New Roman" w:hAnsi="Times New Roman" w:cs="Times New Roman" w:hint="eastAsia"/>
          <w:sz w:val="22"/>
        </w:rPr>
        <w:t>如下图所示，</w:t>
      </w:r>
      <w:r w:rsidR="005C6678" w:rsidRPr="0023063A">
        <w:rPr>
          <w:rFonts w:ascii="Times New Roman" w:hAnsi="Times New Roman" w:cs="Times New Roman" w:hint="eastAsia"/>
          <w:sz w:val="22"/>
        </w:rPr>
        <w:t>IC14 A</w:t>
      </w:r>
      <w:r w:rsidR="005C6678" w:rsidRPr="0023063A">
        <w:rPr>
          <w:rFonts w:ascii="Times New Roman" w:hAnsi="Times New Roman" w:cs="Times New Roman" w:hint="eastAsia"/>
          <w:sz w:val="22"/>
        </w:rPr>
        <w:t>通道构成一个积分运算电路，</w:t>
      </w:r>
      <w:r w:rsidR="005C6678" w:rsidRPr="0023063A">
        <w:rPr>
          <w:rFonts w:ascii="Times New Roman" w:hAnsi="Times New Roman" w:cs="Times New Roman" w:hint="eastAsia"/>
          <w:sz w:val="22"/>
        </w:rPr>
        <w:t>B</w:t>
      </w:r>
      <w:r w:rsidR="005C6678" w:rsidRPr="0023063A">
        <w:rPr>
          <w:rFonts w:ascii="Times New Roman" w:hAnsi="Times New Roman" w:cs="Times New Roman" w:hint="eastAsia"/>
          <w:sz w:val="22"/>
        </w:rPr>
        <w:t>通道与</w:t>
      </w:r>
      <w:r w:rsidR="005C6678" w:rsidRPr="0023063A">
        <w:rPr>
          <w:rFonts w:ascii="Times New Roman" w:hAnsi="Times New Roman" w:cs="Times New Roman" w:hint="eastAsia"/>
          <w:sz w:val="22"/>
        </w:rPr>
        <w:t>Q9</w:t>
      </w:r>
      <w:r w:rsidR="005C6678" w:rsidRPr="0023063A">
        <w:rPr>
          <w:rFonts w:ascii="Times New Roman" w:hAnsi="Times New Roman" w:cs="Times New Roman" w:hint="eastAsia"/>
          <w:sz w:val="22"/>
        </w:rPr>
        <w:t>构成一个具有大电流输出能力的</w:t>
      </w:r>
      <w:r w:rsidR="005C6678" w:rsidRPr="0023063A">
        <w:rPr>
          <w:rFonts w:ascii="Times New Roman" w:hAnsi="Times New Roman" w:cs="Times New Roman" w:hint="eastAsia"/>
          <w:sz w:val="22"/>
        </w:rPr>
        <w:t>NMOS</w:t>
      </w:r>
      <w:r w:rsidR="005C6678" w:rsidRPr="0023063A">
        <w:rPr>
          <w:rFonts w:ascii="Times New Roman" w:hAnsi="Times New Roman" w:cs="Times New Roman" w:hint="eastAsia"/>
          <w:sz w:val="22"/>
        </w:rPr>
        <w:t>线性放大驱动，</w:t>
      </w:r>
      <w:r w:rsidR="005C6678" w:rsidRPr="0023063A">
        <w:rPr>
          <w:rFonts w:ascii="Times New Roman" w:hAnsi="Times New Roman" w:cs="Times New Roman" w:hint="eastAsia"/>
          <w:sz w:val="22"/>
        </w:rPr>
        <w:t>Q10</w:t>
      </w:r>
      <w:r w:rsidR="005C6678" w:rsidRPr="0023063A">
        <w:rPr>
          <w:rFonts w:ascii="Times New Roman" w:hAnsi="Times New Roman" w:cs="Times New Roman" w:hint="eastAsia"/>
          <w:sz w:val="22"/>
        </w:rPr>
        <w:t>为一低</w:t>
      </w:r>
      <w:proofErr w:type="spellStart"/>
      <w:r w:rsidR="005C6678" w:rsidRPr="0023063A">
        <w:rPr>
          <w:rFonts w:ascii="Times New Roman" w:hAnsi="Times New Roman" w:cs="Times New Roman" w:hint="eastAsia"/>
          <w:sz w:val="22"/>
        </w:rPr>
        <w:t>Ciss</w:t>
      </w:r>
      <w:proofErr w:type="spellEnd"/>
      <w:r w:rsidR="005C6678" w:rsidRPr="0023063A">
        <w:rPr>
          <w:rFonts w:ascii="Times New Roman" w:hAnsi="Times New Roman" w:cs="Times New Roman" w:hint="eastAsia"/>
          <w:sz w:val="22"/>
        </w:rPr>
        <w:t>低</w:t>
      </w:r>
      <w:proofErr w:type="spellStart"/>
      <w:r w:rsidR="005C6678" w:rsidRPr="0023063A">
        <w:rPr>
          <w:rFonts w:ascii="Times New Roman" w:hAnsi="Times New Roman" w:cs="Times New Roman" w:hint="eastAsia"/>
          <w:sz w:val="22"/>
        </w:rPr>
        <w:t>Qg</w:t>
      </w:r>
      <w:proofErr w:type="spellEnd"/>
      <w:r w:rsidR="005C6678" w:rsidRPr="0023063A">
        <w:rPr>
          <w:rFonts w:ascii="Times New Roman" w:hAnsi="Times New Roman" w:cs="Times New Roman" w:hint="eastAsia"/>
          <w:sz w:val="22"/>
        </w:rPr>
        <w:t>的</w:t>
      </w:r>
      <w:r w:rsidR="005C6678" w:rsidRPr="0023063A">
        <w:rPr>
          <w:rFonts w:ascii="Times New Roman" w:hAnsi="Times New Roman" w:cs="Times New Roman" w:hint="eastAsia"/>
          <w:sz w:val="22"/>
        </w:rPr>
        <w:t>NMOS</w:t>
      </w:r>
      <w:r w:rsidR="005C6678" w:rsidRPr="0023063A">
        <w:rPr>
          <w:rFonts w:ascii="Times New Roman" w:hAnsi="Times New Roman" w:cs="Times New Roman" w:hint="eastAsia"/>
          <w:sz w:val="22"/>
        </w:rPr>
        <w:t>。为降低电流采样环节的热量，选用</w:t>
      </w:r>
      <w:r w:rsidR="005C6678" w:rsidRPr="0023063A">
        <w:rPr>
          <w:rFonts w:ascii="Times New Roman" w:hAnsi="Times New Roman" w:cs="Times New Roman" w:hint="eastAsia"/>
          <w:sz w:val="22"/>
        </w:rPr>
        <w:t>3m</w:t>
      </w:r>
      <w:r w:rsidR="005C6678" w:rsidRPr="0023063A">
        <w:rPr>
          <w:rFonts w:ascii="Times New Roman" w:hAnsi="Times New Roman" w:cs="Times New Roman" w:hint="eastAsia"/>
          <w:sz w:val="22"/>
        </w:rPr>
        <w:t>Ω的采样电阻与</w:t>
      </w:r>
      <w:r w:rsidR="005C6678" w:rsidRPr="0023063A">
        <w:rPr>
          <w:rFonts w:ascii="Times New Roman" w:hAnsi="Times New Roman" w:cs="Times New Roman" w:hint="eastAsia"/>
          <w:sz w:val="22"/>
        </w:rPr>
        <w:t>50</w:t>
      </w:r>
      <w:r w:rsidR="005C6678" w:rsidRPr="0023063A">
        <w:rPr>
          <w:rFonts w:ascii="Times New Roman" w:hAnsi="Times New Roman" w:cs="Times New Roman" w:hint="eastAsia"/>
          <w:sz w:val="22"/>
        </w:rPr>
        <w:t>倍放大增益的放大器组合作为电流采样，即</w:t>
      </w:r>
      <w:r w:rsidR="005C6678" w:rsidRPr="0023063A">
        <w:rPr>
          <w:rFonts w:ascii="Times New Roman" w:hAnsi="Times New Roman" w:cs="Times New Roman" w:hint="eastAsia"/>
          <w:sz w:val="22"/>
        </w:rPr>
        <w:t>3m</w:t>
      </w:r>
      <w:r w:rsidR="005C6678" w:rsidRPr="0023063A">
        <w:rPr>
          <w:rFonts w:ascii="Times New Roman" w:hAnsi="Times New Roman" w:cs="Times New Roman" w:hint="eastAsia"/>
          <w:sz w:val="22"/>
        </w:rPr>
        <w:t>Ω</w:t>
      </w:r>
      <w:r w:rsidR="005C6678" w:rsidRPr="0023063A">
        <w:rPr>
          <w:rFonts w:ascii="Times New Roman" w:hAnsi="Times New Roman" w:cs="Times New Roman" w:hint="eastAsia"/>
          <w:sz w:val="22"/>
        </w:rPr>
        <w:t>*I*50=</w:t>
      </w:r>
      <w:proofErr w:type="spellStart"/>
      <w:r w:rsidR="005C6678" w:rsidRPr="0023063A">
        <w:rPr>
          <w:rFonts w:ascii="Times New Roman" w:hAnsi="Times New Roman" w:cs="Times New Roman" w:hint="eastAsia"/>
          <w:sz w:val="22"/>
        </w:rPr>
        <w:t>Usense</w:t>
      </w:r>
      <w:proofErr w:type="spellEnd"/>
      <w:r w:rsidR="005C6678" w:rsidRPr="0023063A">
        <w:rPr>
          <w:rFonts w:ascii="Times New Roman" w:hAnsi="Times New Roman" w:cs="Times New Roman" w:hint="eastAsia"/>
          <w:sz w:val="22"/>
        </w:rPr>
        <w:t>=</w:t>
      </w:r>
      <w:proofErr w:type="spellStart"/>
      <w:r w:rsidR="005C6678" w:rsidRPr="0023063A">
        <w:rPr>
          <w:rFonts w:ascii="Times New Roman" w:hAnsi="Times New Roman" w:cs="Times New Roman" w:hint="eastAsia"/>
          <w:sz w:val="22"/>
        </w:rPr>
        <w:t>UADCset</w:t>
      </w:r>
      <w:proofErr w:type="spellEnd"/>
      <w:r w:rsidR="005C6678" w:rsidRPr="0023063A">
        <w:rPr>
          <w:rFonts w:ascii="Times New Roman" w:hAnsi="Times New Roman" w:cs="Times New Roman" w:hint="eastAsia"/>
          <w:sz w:val="22"/>
        </w:rPr>
        <w:t>，根据手册该</w:t>
      </w:r>
      <w:r w:rsidR="005C6678" w:rsidRPr="0023063A">
        <w:rPr>
          <w:rFonts w:ascii="Times New Roman" w:hAnsi="Times New Roman" w:cs="Times New Roman" w:hint="eastAsia"/>
          <w:sz w:val="22"/>
        </w:rPr>
        <w:t>50</w:t>
      </w:r>
      <w:r w:rsidR="005C6678" w:rsidRPr="0023063A">
        <w:rPr>
          <w:rFonts w:ascii="Times New Roman" w:hAnsi="Times New Roman" w:cs="Times New Roman" w:hint="eastAsia"/>
          <w:sz w:val="22"/>
        </w:rPr>
        <w:t>倍电流采样放大器具有</w:t>
      </w:r>
      <w:r w:rsidR="005C6678" w:rsidRPr="0023063A">
        <w:rPr>
          <w:rFonts w:ascii="Times New Roman" w:hAnsi="Times New Roman" w:cs="Times New Roman" w:hint="eastAsia"/>
          <w:sz w:val="22"/>
        </w:rPr>
        <w:t>1.1MHz</w:t>
      </w:r>
      <w:r w:rsidR="005C6678" w:rsidRPr="0023063A">
        <w:rPr>
          <w:rFonts w:ascii="Times New Roman" w:hAnsi="Times New Roman" w:cs="Times New Roman" w:hint="eastAsia"/>
          <w:sz w:val="22"/>
        </w:rPr>
        <w:t>带宽</w:t>
      </w:r>
      <w:r w:rsidR="005C6678" w:rsidRPr="0023063A">
        <w:rPr>
          <w:rFonts w:ascii="Times New Roman" w:hAnsi="Times New Roman" w:cs="Times New Roman" w:hint="eastAsia"/>
          <w:sz w:val="22"/>
        </w:rPr>
        <w:t>,</w:t>
      </w:r>
      <w:r w:rsidR="005C6678" w:rsidRPr="0023063A">
        <w:rPr>
          <w:rFonts w:ascii="Times New Roman" w:hAnsi="Times New Roman" w:cs="Times New Roman" w:hint="eastAsia"/>
          <w:sz w:val="22"/>
        </w:rPr>
        <w:t>满足系统脉冲电流使用。</w:t>
      </w:r>
    </w:p>
    <w:p w14:paraId="12491F79" w14:textId="66651F3E" w:rsidR="008E0C8C" w:rsidRPr="0023063A" w:rsidRDefault="008E0C8C">
      <w:pPr>
        <w:spacing w:line="360" w:lineRule="auto"/>
        <w:rPr>
          <w:rFonts w:ascii="Times New Roman" w:hAnsi="Times New Roman" w:cs="Times New Roman"/>
          <w:sz w:val="22"/>
        </w:rPr>
      </w:pPr>
      <w:r w:rsidRPr="0023063A">
        <w:rPr>
          <w:noProof/>
        </w:rPr>
        <w:lastRenderedPageBreak/>
        <w:drawing>
          <wp:inline distT="0" distB="0" distL="0" distR="0" wp14:anchorId="506C7599" wp14:editId="23DE745D">
            <wp:extent cx="5731510" cy="1263650"/>
            <wp:effectExtent l="0" t="0" r="2540" b="0"/>
            <wp:docPr id="711522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2253" name=""/>
                    <pic:cNvPicPr/>
                  </pic:nvPicPr>
                  <pic:blipFill>
                    <a:blip r:embed="rId36"/>
                    <a:stretch>
                      <a:fillRect/>
                    </a:stretch>
                  </pic:blipFill>
                  <pic:spPr>
                    <a:xfrm>
                      <a:off x="0" y="0"/>
                      <a:ext cx="5731510" cy="1263650"/>
                    </a:xfrm>
                    <a:prstGeom prst="rect">
                      <a:avLst/>
                    </a:prstGeom>
                  </pic:spPr>
                </pic:pic>
              </a:graphicData>
            </a:graphic>
          </wp:inline>
        </w:drawing>
      </w:r>
    </w:p>
    <w:p w14:paraId="534C22C1" w14:textId="36B31F9B" w:rsidR="00F42727" w:rsidRPr="0023063A" w:rsidRDefault="00F42727" w:rsidP="00F42727">
      <w:pPr>
        <w:pStyle w:val="4"/>
        <w:numPr>
          <w:ilvl w:val="0"/>
          <w:numId w:val="0"/>
        </w:numPr>
        <w:spacing w:before="156" w:after="156"/>
      </w:pPr>
      <w:r w:rsidRPr="0023063A">
        <w:rPr>
          <w:rFonts w:hint="eastAsia"/>
        </w:rPr>
        <w:t xml:space="preserve">4.3.3.3 </w:t>
      </w:r>
      <w:r w:rsidRPr="0023063A">
        <w:rPr>
          <w:rFonts w:hint="eastAsia"/>
        </w:rPr>
        <w:t>峰值采样电路</w:t>
      </w:r>
    </w:p>
    <w:p w14:paraId="1816A902" w14:textId="2BE38AAF" w:rsidR="005C6678" w:rsidRPr="0023063A" w:rsidRDefault="00221F14" w:rsidP="00F42727">
      <w:pPr>
        <w:spacing w:line="360" w:lineRule="auto"/>
        <w:ind w:firstLine="420"/>
        <w:rPr>
          <w:rFonts w:ascii="Times New Roman" w:hAnsi="Times New Roman" w:cs="Times New Roman"/>
          <w:sz w:val="22"/>
        </w:rPr>
      </w:pPr>
      <w:r w:rsidRPr="0023063A">
        <w:rPr>
          <w:rFonts w:ascii="Times New Roman" w:hAnsi="Times New Roman" w:cs="Times New Roman" w:hint="eastAsia"/>
          <w:sz w:val="22"/>
        </w:rPr>
        <w:t>电流</w:t>
      </w:r>
      <w:r w:rsidRPr="0023063A">
        <w:rPr>
          <w:rFonts w:ascii="Times New Roman" w:hAnsi="Times New Roman" w:cs="Times New Roman" w:hint="eastAsia"/>
          <w:sz w:val="22"/>
        </w:rPr>
        <w:t>/</w:t>
      </w:r>
      <w:r w:rsidRPr="0023063A">
        <w:rPr>
          <w:rFonts w:ascii="Times New Roman" w:hAnsi="Times New Roman" w:cs="Times New Roman" w:hint="eastAsia"/>
          <w:sz w:val="22"/>
        </w:rPr>
        <w:t>电压</w:t>
      </w:r>
      <w:r w:rsidR="00962520" w:rsidRPr="0023063A">
        <w:rPr>
          <w:rFonts w:ascii="Times New Roman" w:hAnsi="Times New Roman" w:cs="Times New Roman" w:hint="eastAsia"/>
          <w:sz w:val="22"/>
        </w:rPr>
        <w:t>峰值采样保持电路如下所示</w:t>
      </w:r>
      <w:r w:rsidRPr="0023063A">
        <w:rPr>
          <w:rFonts w:ascii="Times New Roman" w:hAnsi="Times New Roman" w:cs="Times New Roman" w:hint="eastAsia"/>
          <w:sz w:val="22"/>
        </w:rPr>
        <w:t>，其核心是设计一个依靠二极管单向导电的低漏电流电容储能电路，再根据需要设计电容电荷释放速度，目前设置其截止频率为</w:t>
      </w:r>
      <w:r w:rsidRPr="0023063A">
        <w:rPr>
          <w:rFonts w:ascii="Times New Roman" w:hAnsi="Times New Roman" w:cs="Times New Roman" w:hint="eastAsia"/>
          <w:sz w:val="22"/>
        </w:rPr>
        <w:t>1.5Hz</w:t>
      </w:r>
      <w:r w:rsidRPr="0023063A">
        <w:rPr>
          <w:rFonts w:ascii="Times New Roman" w:hAnsi="Times New Roman" w:cs="Times New Roman" w:hint="eastAsia"/>
          <w:sz w:val="22"/>
        </w:rPr>
        <w:t>。</w:t>
      </w:r>
    </w:p>
    <w:p w14:paraId="3C62011E" w14:textId="01171067" w:rsidR="00962520" w:rsidRPr="0023063A" w:rsidRDefault="00962520">
      <w:pPr>
        <w:spacing w:line="360" w:lineRule="auto"/>
        <w:rPr>
          <w:rFonts w:ascii="Times New Roman" w:hAnsi="Times New Roman" w:cs="Times New Roman"/>
          <w:sz w:val="22"/>
        </w:rPr>
      </w:pPr>
      <w:r w:rsidRPr="0023063A">
        <w:rPr>
          <w:noProof/>
        </w:rPr>
        <w:drawing>
          <wp:inline distT="0" distB="0" distL="0" distR="0" wp14:anchorId="6CDCE15C" wp14:editId="3ECC81A9">
            <wp:extent cx="5731510" cy="1923415"/>
            <wp:effectExtent l="0" t="0" r="2540" b="635"/>
            <wp:docPr id="469388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88924" name=""/>
                    <pic:cNvPicPr/>
                  </pic:nvPicPr>
                  <pic:blipFill>
                    <a:blip r:embed="rId37"/>
                    <a:stretch>
                      <a:fillRect/>
                    </a:stretch>
                  </pic:blipFill>
                  <pic:spPr>
                    <a:xfrm>
                      <a:off x="0" y="0"/>
                      <a:ext cx="5731510" cy="1923415"/>
                    </a:xfrm>
                    <a:prstGeom prst="rect">
                      <a:avLst/>
                    </a:prstGeom>
                  </pic:spPr>
                </pic:pic>
              </a:graphicData>
            </a:graphic>
          </wp:inline>
        </w:drawing>
      </w:r>
    </w:p>
    <w:p w14:paraId="7302859B" w14:textId="1C56D410" w:rsidR="000C1E9A" w:rsidRPr="0023063A" w:rsidRDefault="002D084F" w:rsidP="000C1E9A">
      <w:pPr>
        <w:pStyle w:val="3"/>
        <w:numPr>
          <w:ilvl w:val="2"/>
          <w:numId w:val="0"/>
        </w:numPr>
        <w:spacing w:before="156"/>
        <w:rPr>
          <w:sz w:val="22"/>
          <w:szCs w:val="22"/>
        </w:rPr>
      </w:pPr>
      <w:bookmarkStart w:id="132" w:name="_Toc205110404"/>
      <w:r w:rsidRPr="0023063A">
        <w:rPr>
          <w:rFonts w:hint="eastAsia"/>
          <w:sz w:val="22"/>
          <w:szCs w:val="22"/>
        </w:rPr>
        <w:t>4.3.</w:t>
      </w:r>
      <w:r w:rsidR="004A07C2" w:rsidRPr="0023063A">
        <w:rPr>
          <w:rFonts w:hint="eastAsia"/>
          <w:sz w:val="22"/>
          <w:szCs w:val="22"/>
        </w:rPr>
        <w:t>4</w:t>
      </w:r>
      <w:r w:rsidRPr="0023063A">
        <w:rPr>
          <w:sz w:val="22"/>
          <w:szCs w:val="22"/>
        </w:rPr>
        <w:t>温控</w:t>
      </w:r>
      <w:r w:rsidR="00CE2F1D" w:rsidRPr="0023063A">
        <w:rPr>
          <w:rFonts w:hint="eastAsia"/>
          <w:sz w:val="22"/>
          <w:szCs w:val="22"/>
        </w:rPr>
        <w:t>模块</w:t>
      </w:r>
      <w:bookmarkEnd w:id="132"/>
    </w:p>
    <w:p w14:paraId="36F482AE" w14:textId="11F4AFA2" w:rsidR="001346FC" w:rsidRPr="0023063A" w:rsidRDefault="00E62FF0" w:rsidP="000C1E9A">
      <w:pPr>
        <w:pStyle w:val="03"/>
        <w:rPr>
          <w:rFonts w:ascii="Times New Roman" w:hAnsi="Times New Roman" w:cs="Times New Roman"/>
          <w:kern w:val="0"/>
          <w:sz w:val="22"/>
          <w:szCs w:val="22"/>
        </w:rPr>
      </w:pPr>
      <w:r w:rsidRPr="0023063A">
        <w:rPr>
          <w:noProof/>
        </w:rPr>
        <w:drawing>
          <wp:inline distT="0" distB="0" distL="0" distR="0" wp14:anchorId="23FBC303" wp14:editId="19148ED0">
            <wp:extent cx="5731510" cy="2456180"/>
            <wp:effectExtent l="0" t="0" r="2540" b="1270"/>
            <wp:docPr id="1521864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64313" name=""/>
                    <pic:cNvPicPr/>
                  </pic:nvPicPr>
                  <pic:blipFill>
                    <a:blip r:embed="rId38"/>
                    <a:stretch>
                      <a:fillRect/>
                    </a:stretch>
                  </pic:blipFill>
                  <pic:spPr>
                    <a:xfrm>
                      <a:off x="0" y="0"/>
                      <a:ext cx="5731510" cy="2456180"/>
                    </a:xfrm>
                    <a:prstGeom prst="rect">
                      <a:avLst/>
                    </a:prstGeom>
                  </pic:spPr>
                </pic:pic>
              </a:graphicData>
            </a:graphic>
          </wp:inline>
        </w:drawing>
      </w:r>
    </w:p>
    <w:p w14:paraId="5D460C73" w14:textId="77777777" w:rsidR="001346FC" w:rsidRPr="0023063A" w:rsidRDefault="002D084F">
      <w:pPr>
        <w:jc w:val="center"/>
        <w:rPr>
          <w:rFonts w:ascii="Times New Roman" w:hAnsi="Times New Roman" w:cs="Times New Roman"/>
          <w:sz w:val="22"/>
        </w:rPr>
      </w:pPr>
      <w:r w:rsidRPr="0023063A">
        <w:rPr>
          <w:rFonts w:ascii="Times New Roman" w:hAnsi="Times New Roman" w:cs="Times New Roman"/>
          <w:sz w:val="22"/>
        </w:rPr>
        <w:t>图</w:t>
      </w:r>
      <w:r w:rsidRPr="0023063A">
        <w:rPr>
          <w:rFonts w:ascii="Times New Roman" w:hAnsi="Times New Roman" w:cs="Times New Roman" w:hint="eastAsia"/>
          <w:sz w:val="22"/>
        </w:rPr>
        <w:t>4-7</w:t>
      </w:r>
      <w:r w:rsidRPr="0023063A">
        <w:rPr>
          <w:rFonts w:ascii="Times New Roman" w:hAnsi="Times New Roman" w:cs="Times New Roman"/>
          <w:sz w:val="22"/>
        </w:rPr>
        <w:t xml:space="preserve"> </w:t>
      </w:r>
      <w:r w:rsidRPr="0023063A">
        <w:rPr>
          <w:rFonts w:ascii="Times New Roman" w:hAnsi="Times New Roman" w:cs="Times New Roman"/>
          <w:sz w:val="22"/>
        </w:rPr>
        <w:t>温控电路原理框图</w:t>
      </w:r>
    </w:p>
    <w:p w14:paraId="635888C4" w14:textId="77777777" w:rsidR="001346FC" w:rsidRPr="0023063A" w:rsidRDefault="001346FC">
      <w:pPr>
        <w:ind w:left="420"/>
        <w:jc w:val="center"/>
        <w:rPr>
          <w:rFonts w:ascii="Times New Roman" w:hAnsi="Times New Roman" w:cs="Times New Roman"/>
          <w:b/>
          <w:kern w:val="0"/>
          <w:sz w:val="24"/>
          <w:szCs w:val="24"/>
        </w:rPr>
      </w:pPr>
    </w:p>
    <w:p w14:paraId="0502260C" w14:textId="4491BAB0" w:rsidR="00FF171B" w:rsidRPr="0023063A" w:rsidRDefault="002D084F" w:rsidP="00B62576">
      <w:pPr>
        <w:spacing w:line="360" w:lineRule="auto"/>
        <w:ind w:firstLine="420"/>
        <w:rPr>
          <w:rFonts w:ascii="Times New Roman" w:hAnsi="Times New Roman" w:cs="Times New Roman"/>
          <w:kern w:val="0"/>
          <w:sz w:val="22"/>
        </w:rPr>
      </w:pPr>
      <w:r w:rsidRPr="0023063A">
        <w:rPr>
          <w:rFonts w:ascii="Times New Roman" w:hAnsi="Times New Roman" w:cs="Times New Roman"/>
          <w:kern w:val="0"/>
          <w:sz w:val="22"/>
        </w:rPr>
        <w:t>通过设计以</w:t>
      </w:r>
      <w:r w:rsidRPr="0023063A">
        <w:rPr>
          <w:rFonts w:ascii="Times New Roman" w:hAnsi="Times New Roman" w:cs="Times New Roman"/>
          <w:kern w:val="0"/>
          <w:sz w:val="22"/>
        </w:rPr>
        <w:t>MCU</w:t>
      </w:r>
      <w:r w:rsidR="00FF171B" w:rsidRPr="0023063A">
        <w:rPr>
          <w:rFonts w:ascii="Times New Roman" w:hAnsi="Times New Roman" w:cs="Times New Roman" w:hint="eastAsia"/>
          <w:kern w:val="0"/>
          <w:sz w:val="22"/>
        </w:rPr>
        <w:t>运算</w:t>
      </w:r>
      <w:r w:rsidR="00FF171B" w:rsidRPr="0023063A">
        <w:rPr>
          <w:rFonts w:ascii="Times New Roman" w:hAnsi="Times New Roman" w:cs="Times New Roman" w:hint="eastAsia"/>
          <w:kern w:val="0"/>
          <w:sz w:val="22"/>
        </w:rPr>
        <w:t>PID</w:t>
      </w:r>
      <w:r w:rsidR="00FF171B" w:rsidRPr="0023063A">
        <w:rPr>
          <w:rFonts w:ascii="Times New Roman" w:hAnsi="Times New Roman" w:cs="Times New Roman" w:hint="eastAsia"/>
          <w:kern w:val="0"/>
          <w:sz w:val="22"/>
        </w:rPr>
        <w:t>算法</w:t>
      </w:r>
      <w:r w:rsidRPr="0023063A">
        <w:rPr>
          <w:rFonts w:ascii="Times New Roman" w:hAnsi="Times New Roman" w:cs="Times New Roman"/>
          <w:kern w:val="0"/>
          <w:sz w:val="22"/>
        </w:rPr>
        <w:t>为核心的</w:t>
      </w:r>
      <w:r w:rsidRPr="0023063A">
        <w:rPr>
          <w:rFonts w:ascii="Times New Roman" w:hAnsi="Times New Roman" w:cs="Times New Roman"/>
          <w:b/>
          <w:bCs/>
          <w:kern w:val="0"/>
          <w:sz w:val="22"/>
        </w:rPr>
        <w:t>程控电源</w:t>
      </w:r>
      <w:r w:rsidRPr="0023063A">
        <w:rPr>
          <w:rFonts w:ascii="Times New Roman" w:hAnsi="Times New Roman" w:cs="Times New Roman"/>
          <w:kern w:val="0"/>
          <w:sz w:val="22"/>
        </w:rPr>
        <w:t>（</w:t>
      </w:r>
      <w:r w:rsidR="00FF171B" w:rsidRPr="0023063A">
        <w:rPr>
          <w:rFonts w:ascii="Times New Roman" w:hAnsi="Times New Roman" w:cs="Times New Roman" w:hint="eastAsia"/>
          <w:kern w:val="0"/>
          <w:sz w:val="22"/>
        </w:rPr>
        <w:t>双通道</w:t>
      </w:r>
      <w:r w:rsidRPr="0023063A">
        <w:rPr>
          <w:rFonts w:ascii="Times New Roman" w:hAnsi="Times New Roman" w:cs="Times New Roman"/>
          <w:kern w:val="0"/>
          <w:sz w:val="22"/>
        </w:rPr>
        <w:t>降压</w:t>
      </w:r>
      <w:r w:rsidR="006D1FD1" w:rsidRPr="0023063A">
        <w:rPr>
          <w:rFonts w:ascii="Times New Roman" w:hAnsi="Times New Roman" w:cs="Times New Roman" w:hint="eastAsia"/>
          <w:kern w:val="0"/>
          <w:sz w:val="22"/>
        </w:rPr>
        <w:t>DCDC</w:t>
      </w:r>
      <w:r w:rsidRPr="0023063A">
        <w:rPr>
          <w:rFonts w:ascii="Times New Roman" w:hAnsi="Times New Roman" w:cs="Times New Roman"/>
          <w:kern w:val="0"/>
          <w:sz w:val="22"/>
        </w:rPr>
        <w:t>），</w:t>
      </w:r>
      <w:r w:rsidR="006D1FD1" w:rsidRPr="0023063A">
        <w:rPr>
          <w:rFonts w:ascii="Times New Roman" w:hAnsi="Times New Roman" w:cs="Times New Roman" w:hint="eastAsia"/>
          <w:kern w:val="0"/>
          <w:sz w:val="22"/>
        </w:rPr>
        <w:t>输出</w:t>
      </w:r>
      <w:r w:rsidR="002776B0" w:rsidRPr="0023063A">
        <w:rPr>
          <w:rFonts w:ascii="Times New Roman" w:hAnsi="Times New Roman" w:cs="Times New Roman" w:hint="eastAsia"/>
          <w:kern w:val="0"/>
          <w:sz w:val="22"/>
        </w:rPr>
        <w:t>两路</w:t>
      </w:r>
      <w:r w:rsidR="006D1FD1" w:rsidRPr="0023063A">
        <w:rPr>
          <w:rFonts w:ascii="Times New Roman" w:hAnsi="Times New Roman" w:cs="Times New Roman" w:hint="eastAsia"/>
          <w:kern w:val="0"/>
          <w:sz w:val="22"/>
        </w:rPr>
        <w:t>电压</w:t>
      </w:r>
      <w:r w:rsidR="002776B0" w:rsidRPr="0023063A">
        <w:rPr>
          <w:rFonts w:ascii="Times New Roman" w:hAnsi="Times New Roman" w:cs="Times New Roman" w:hint="eastAsia"/>
          <w:kern w:val="0"/>
          <w:sz w:val="22"/>
        </w:rPr>
        <w:t>不同</w:t>
      </w:r>
      <w:r w:rsidR="006D1FD1" w:rsidRPr="0023063A">
        <w:rPr>
          <w:rFonts w:ascii="Times New Roman" w:hAnsi="Times New Roman" w:cs="Times New Roman" w:hint="eastAsia"/>
          <w:kern w:val="0"/>
          <w:sz w:val="22"/>
        </w:rPr>
        <w:t>大小</w:t>
      </w:r>
      <w:r w:rsidR="002776B0" w:rsidRPr="0023063A">
        <w:rPr>
          <w:rFonts w:ascii="Times New Roman" w:hAnsi="Times New Roman" w:cs="Times New Roman" w:hint="eastAsia"/>
          <w:kern w:val="0"/>
          <w:sz w:val="22"/>
        </w:rPr>
        <w:t>的电源给</w:t>
      </w:r>
      <w:r w:rsidR="006D1FD1" w:rsidRPr="0023063A">
        <w:rPr>
          <w:rFonts w:ascii="Times New Roman" w:hAnsi="Times New Roman" w:cs="Times New Roman"/>
          <w:kern w:val="0"/>
          <w:sz w:val="22"/>
        </w:rPr>
        <w:t>TEC</w:t>
      </w:r>
      <w:r w:rsidR="002776B0" w:rsidRPr="0023063A">
        <w:rPr>
          <w:rFonts w:ascii="Times New Roman" w:hAnsi="Times New Roman" w:cs="Times New Roman" w:hint="eastAsia"/>
          <w:kern w:val="0"/>
          <w:sz w:val="22"/>
        </w:rPr>
        <w:t>，当</w:t>
      </w:r>
      <w:r w:rsidR="002776B0" w:rsidRPr="0023063A">
        <w:rPr>
          <w:rFonts w:ascii="Times New Roman" w:hAnsi="Times New Roman" w:cs="Times New Roman" w:hint="eastAsia"/>
          <w:kern w:val="0"/>
          <w:sz w:val="22"/>
        </w:rPr>
        <w:t>TEC</w:t>
      </w:r>
      <w:r w:rsidR="002776B0" w:rsidRPr="0023063A">
        <w:rPr>
          <w:rFonts w:ascii="Times New Roman" w:hAnsi="Times New Roman" w:cs="Times New Roman" w:hint="eastAsia"/>
          <w:kern w:val="0"/>
          <w:sz w:val="22"/>
        </w:rPr>
        <w:t>两端的电压正偏为</w:t>
      </w:r>
      <w:r w:rsidR="006D1FD1" w:rsidRPr="0023063A">
        <w:rPr>
          <w:rFonts w:ascii="Times New Roman" w:hAnsi="Times New Roman" w:cs="Times New Roman"/>
          <w:kern w:val="0"/>
          <w:sz w:val="22"/>
        </w:rPr>
        <w:t>制冷</w:t>
      </w:r>
      <w:r w:rsidR="002776B0" w:rsidRPr="0023063A">
        <w:rPr>
          <w:rFonts w:ascii="Times New Roman" w:hAnsi="Times New Roman" w:cs="Times New Roman" w:hint="eastAsia"/>
          <w:kern w:val="0"/>
          <w:sz w:val="22"/>
        </w:rPr>
        <w:t>反偏为</w:t>
      </w:r>
      <w:r w:rsidR="006D1FD1" w:rsidRPr="0023063A">
        <w:rPr>
          <w:rFonts w:ascii="Times New Roman" w:hAnsi="Times New Roman" w:cs="Times New Roman"/>
          <w:kern w:val="0"/>
          <w:sz w:val="22"/>
        </w:rPr>
        <w:t>加热</w:t>
      </w:r>
      <w:r w:rsidR="002776B0" w:rsidRPr="0023063A">
        <w:rPr>
          <w:rFonts w:ascii="Times New Roman" w:hAnsi="Times New Roman" w:cs="Times New Roman" w:hint="eastAsia"/>
          <w:kern w:val="0"/>
          <w:sz w:val="22"/>
        </w:rPr>
        <w:t>，然后通过调整偏移的幅值调整输出</w:t>
      </w:r>
      <w:r w:rsidR="006D1FD1" w:rsidRPr="0023063A">
        <w:rPr>
          <w:rFonts w:ascii="Times New Roman" w:hAnsi="Times New Roman" w:cs="Times New Roman"/>
          <w:kern w:val="0"/>
          <w:sz w:val="22"/>
        </w:rPr>
        <w:t>功率</w:t>
      </w:r>
      <w:r w:rsidR="002776B0" w:rsidRPr="0023063A">
        <w:rPr>
          <w:rFonts w:ascii="Times New Roman" w:hAnsi="Times New Roman" w:cs="Times New Roman" w:hint="eastAsia"/>
          <w:kern w:val="0"/>
          <w:sz w:val="22"/>
        </w:rPr>
        <w:t>。</w:t>
      </w:r>
      <w:r w:rsidR="006D1FD1" w:rsidRPr="0023063A">
        <w:rPr>
          <w:rFonts w:ascii="Times New Roman" w:hAnsi="Times New Roman" w:cs="Times New Roman" w:hint="eastAsia"/>
          <w:kern w:val="0"/>
          <w:sz w:val="22"/>
        </w:rPr>
        <w:t>利用</w:t>
      </w:r>
      <w:r w:rsidR="006D1FD1" w:rsidRPr="0023063A">
        <w:rPr>
          <w:rFonts w:ascii="Times New Roman" w:hAnsi="Times New Roman" w:cs="Times New Roman" w:hint="eastAsia"/>
          <w:kern w:val="0"/>
          <w:sz w:val="22"/>
        </w:rPr>
        <w:t>DCDC</w:t>
      </w:r>
      <w:r w:rsidR="006D1FD1" w:rsidRPr="0023063A">
        <w:rPr>
          <w:rFonts w:ascii="Times New Roman" w:hAnsi="Times New Roman" w:cs="Times New Roman" w:hint="eastAsia"/>
          <w:kern w:val="0"/>
          <w:sz w:val="22"/>
        </w:rPr>
        <w:t>自带的使能来实现</w:t>
      </w:r>
      <w:r w:rsidR="006D1FD1" w:rsidRPr="0023063A">
        <w:rPr>
          <w:rFonts w:ascii="Times New Roman" w:hAnsi="Times New Roman" w:cs="Times New Roman" w:hint="eastAsia"/>
          <w:kern w:val="0"/>
          <w:sz w:val="22"/>
        </w:rPr>
        <w:t>MCU</w:t>
      </w:r>
      <w:r w:rsidR="006D1FD1" w:rsidRPr="0023063A">
        <w:rPr>
          <w:rFonts w:ascii="Times New Roman" w:hAnsi="Times New Roman" w:cs="Times New Roman" w:hint="eastAsia"/>
          <w:kern w:val="0"/>
          <w:sz w:val="22"/>
        </w:rPr>
        <w:t>对温控电路的开关</w:t>
      </w:r>
      <w:r w:rsidR="00FF171B" w:rsidRPr="0023063A">
        <w:rPr>
          <w:rFonts w:ascii="Times New Roman" w:hAnsi="Times New Roman" w:cs="Times New Roman" w:hint="eastAsia"/>
          <w:kern w:val="0"/>
          <w:sz w:val="22"/>
        </w:rPr>
        <w:t>。其电路设计如下，其设计最大输出电流为</w:t>
      </w:r>
      <w:r w:rsidR="00FF171B" w:rsidRPr="0023063A">
        <w:rPr>
          <w:rFonts w:ascii="Times New Roman" w:hAnsi="Times New Roman" w:cs="Times New Roman" w:hint="eastAsia"/>
          <w:kern w:val="0"/>
          <w:sz w:val="22"/>
        </w:rPr>
        <w:t>16.6A(</w:t>
      </w:r>
      <w:r w:rsidR="00FF171B" w:rsidRPr="0023063A">
        <w:rPr>
          <w:rFonts w:ascii="Times New Roman" w:hAnsi="Times New Roman" w:cs="Times New Roman" w:hint="eastAsia"/>
          <w:kern w:val="0"/>
          <w:sz w:val="22"/>
        </w:rPr>
        <w:t>理论值</w:t>
      </w:r>
      <w:r w:rsidR="00FF171B" w:rsidRPr="0023063A">
        <w:rPr>
          <w:rFonts w:ascii="Times New Roman" w:hAnsi="Times New Roman" w:cs="Times New Roman" w:hint="eastAsia"/>
          <w:kern w:val="0"/>
          <w:sz w:val="22"/>
        </w:rPr>
        <w:t>)</w:t>
      </w:r>
      <w:r w:rsidR="00FF171B" w:rsidRPr="0023063A">
        <w:rPr>
          <w:rFonts w:ascii="Times New Roman" w:hAnsi="Times New Roman" w:cs="Times New Roman" w:hint="eastAsia"/>
          <w:kern w:val="0"/>
          <w:sz w:val="22"/>
        </w:rPr>
        <w:t>，输出电压范围为</w:t>
      </w:r>
      <w:r w:rsidR="00FF171B" w:rsidRPr="0023063A">
        <w:rPr>
          <w:rFonts w:ascii="Times New Roman" w:hAnsi="Times New Roman" w:cs="Times New Roman" w:hint="eastAsia"/>
          <w:kern w:val="0"/>
          <w:sz w:val="22"/>
        </w:rPr>
        <w:t>0-19.5V</w:t>
      </w:r>
      <w:r w:rsidR="00B62576" w:rsidRPr="0023063A">
        <w:rPr>
          <w:rFonts w:ascii="Times New Roman" w:hAnsi="Times New Roman" w:cs="Times New Roman" w:hint="eastAsia"/>
          <w:kern w:val="0"/>
          <w:sz w:val="22"/>
        </w:rPr>
        <w:t>（可调整最大输出电压）</w:t>
      </w:r>
      <w:r w:rsidR="00FF171B" w:rsidRPr="0023063A">
        <w:rPr>
          <w:rFonts w:ascii="Times New Roman" w:hAnsi="Times New Roman" w:cs="Times New Roman" w:hint="eastAsia"/>
          <w:kern w:val="0"/>
          <w:sz w:val="22"/>
        </w:rPr>
        <w:t>。</w:t>
      </w:r>
      <w:r w:rsidR="00EA5941" w:rsidRPr="0023063A">
        <w:rPr>
          <w:rFonts w:ascii="Times New Roman" w:hAnsi="Times New Roman" w:cs="Times New Roman" w:hint="eastAsia"/>
          <w:kern w:val="0"/>
          <w:sz w:val="22"/>
        </w:rPr>
        <w:t>温控设置范围为</w:t>
      </w:r>
      <w:r w:rsidR="00EA5941" w:rsidRPr="0023063A">
        <w:rPr>
          <w:rFonts w:ascii="Times New Roman" w:hAnsi="Times New Roman" w:cs="Times New Roman" w:hint="eastAsia"/>
          <w:kern w:val="0"/>
          <w:sz w:val="22"/>
        </w:rPr>
        <w:t>25</w:t>
      </w:r>
      <w:r w:rsidR="00EA5941" w:rsidRPr="0023063A">
        <w:rPr>
          <w:rFonts w:ascii="Times New Roman" w:hAnsi="Times New Roman" w:cs="Times New Roman" w:hint="eastAsia"/>
          <w:kern w:val="0"/>
          <w:sz w:val="22"/>
        </w:rPr>
        <w:t>℃至</w:t>
      </w:r>
      <w:r w:rsidR="00EA5941" w:rsidRPr="0023063A">
        <w:rPr>
          <w:rFonts w:ascii="Times New Roman" w:hAnsi="Times New Roman" w:cs="Times New Roman" w:hint="eastAsia"/>
          <w:kern w:val="0"/>
          <w:sz w:val="22"/>
        </w:rPr>
        <w:t>35</w:t>
      </w:r>
      <w:r w:rsidR="00EA5941" w:rsidRPr="0023063A">
        <w:rPr>
          <w:rFonts w:ascii="Times New Roman" w:hAnsi="Times New Roman" w:cs="Times New Roman" w:hint="eastAsia"/>
          <w:kern w:val="0"/>
          <w:sz w:val="22"/>
        </w:rPr>
        <w:t>℃，默认为</w:t>
      </w:r>
      <w:r w:rsidR="00EA5941" w:rsidRPr="0023063A">
        <w:rPr>
          <w:rFonts w:ascii="Times New Roman" w:hAnsi="Times New Roman" w:cs="Times New Roman" w:hint="eastAsia"/>
          <w:kern w:val="0"/>
          <w:sz w:val="22"/>
        </w:rPr>
        <w:t>30</w:t>
      </w:r>
      <w:r w:rsidR="00EA5941" w:rsidRPr="0023063A">
        <w:rPr>
          <w:rFonts w:ascii="Times New Roman" w:hAnsi="Times New Roman" w:cs="Times New Roman" w:hint="eastAsia"/>
          <w:kern w:val="0"/>
          <w:sz w:val="22"/>
        </w:rPr>
        <w:t>℃。</w:t>
      </w:r>
    </w:p>
    <w:p w14:paraId="57D5A8C5" w14:textId="4A5148BD" w:rsidR="00FF171B" w:rsidRPr="0023063A" w:rsidRDefault="00FF171B">
      <w:pPr>
        <w:spacing w:line="360" w:lineRule="auto"/>
        <w:ind w:firstLine="420"/>
        <w:rPr>
          <w:rFonts w:ascii="Times New Roman" w:hAnsi="Times New Roman" w:cs="Times New Roman"/>
          <w:kern w:val="0"/>
          <w:sz w:val="22"/>
        </w:rPr>
      </w:pPr>
      <w:r w:rsidRPr="0023063A">
        <w:rPr>
          <w:noProof/>
        </w:rPr>
        <w:lastRenderedPageBreak/>
        <w:drawing>
          <wp:inline distT="0" distB="0" distL="0" distR="0" wp14:anchorId="2B604584" wp14:editId="62D8B625">
            <wp:extent cx="5731510" cy="2493645"/>
            <wp:effectExtent l="0" t="0" r="2540" b="1905"/>
            <wp:docPr id="742936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6203" name=""/>
                    <pic:cNvPicPr/>
                  </pic:nvPicPr>
                  <pic:blipFill>
                    <a:blip r:embed="rId39"/>
                    <a:stretch>
                      <a:fillRect/>
                    </a:stretch>
                  </pic:blipFill>
                  <pic:spPr>
                    <a:xfrm>
                      <a:off x="0" y="0"/>
                      <a:ext cx="5731510" cy="2493645"/>
                    </a:xfrm>
                    <a:prstGeom prst="rect">
                      <a:avLst/>
                    </a:prstGeom>
                  </pic:spPr>
                </pic:pic>
              </a:graphicData>
            </a:graphic>
          </wp:inline>
        </w:drawing>
      </w:r>
    </w:p>
    <w:p w14:paraId="5683C41C" w14:textId="4F5E63DC" w:rsidR="001346FC" w:rsidRPr="0023063A" w:rsidRDefault="002D084F">
      <w:pPr>
        <w:spacing w:line="360" w:lineRule="auto"/>
        <w:ind w:firstLine="420"/>
        <w:rPr>
          <w:rFonts w:ascii="Times New Roman" w:hAnsi="Times New Roman" w:cs="Times New Roman"/>
          <w:kern w:val="0"/>
          <w:sz w:val="22"/>
        </w:rPr>
      </w:pPr>
      <w:r w:rsidRPr="0023063A">
        <w:rPr>
          <w:rFonts w:ascii="Times New Roman" w:hAnsi="Times New Roman" w:cs="Times New Roman"/>
          <w:kern w:val="0"/>
          <w:sz w:val="22"/>
        </w:rPr>
        <w:t>利用</w:t>
      </w:r>
      <w:r w:rsidR="00A009DD" w:rsidRPr="0023063A">
        <w:rPr>
          <w:rFonts w:ascii="Times New Roman" w:hAnsi="Times New Roman" w:cs="Times New Roman" w:hint="eastAsia"/>
          <w:kern w:val="0"/>
          <w:sz w:val="22"/>
        </w:rPr>
        <w:t>两线制</w:t>
      </w:r>
      <w:r w:rsidR="006D1FD1" w:rsidRPr="0023063A">
        <w:rPr>
          <w:rFonts w:ascii="Times New Roman" w:hAnsi="Times New Roman" w:cs="Times New Roman" w:hint="eastAsia"/>
          <w:kern w:val="0"/>
          <w:sz w:val="22"/>
        </w:rPr>
        <w:t>PT1000</w:t>
      </w:r>
      <w:proofErr w:type="gramStart"/>
      <w:r w:rsidR="006D1FD1" w:rsidRPr="0023063A">
        <w:rPr>
          <w:rFonts w:ascii="Times New Roman" w:hAnsi="Times New Roman" w:cs="Times New Roman" w:hint="eastAsia"/>
          <w:kern w:val="0"/>
          <w:sz w:val="22"/>
        </w:rPr>
        <w:t>铂</w:t>
      </w:r>
      <w:proofErr w:type="gramEnd"/>
      <w:r w:rsidRPr="0023063A">
        <w:rPr>
          <w:rFonts w:ascii="Times New Roman" w:hAnsi="Times New Roman" w:cs="Times New Roman"/>
          <w:kern w:val="0"/>
          <w:sz w:val="22"/>
        </w:rPr>
        <w:t>电阻对温控点进行</w:t>
      </w:r>
      <w:r w:rsidRPr="0023063A">
        <w:rPr>
          <w:rFonts w:ascii="Times New Roman" w:hAnsi="Times New Roman" w:cs="Times New Roman"/>
          <w:b/>
          <w:bCs/>
          <w:kern w:val="0"/>
          <w:sz w:val="22"/>
        </w:rPr>
        <w:t>温度采集</w:t>
      </w:r>
      <w:r w:rsidRPr="0023063A">
        <w:rPr>
          <w:rFonts w:ascii="Times New Roman" w:hAnsi="Times New Roman" w:cs="Times New Roman"/>
          <w:kern w:val="0"/>
          <w:sz w:val="22"/>
        </w:rPr>
        <w:t>，并通过</w:t>
      </w:r>
      <w:r w:rsidR="0019115F" w:rsidRPr="0023063A">
        <w:rPr>
          <w:rFonts w:ascii="Times New Roman" w:hAnsi="Times New Roman" w:cs="Times New Roman" w:hint="eastAsia"/>
          <w:kern w:val="0"/>
          <w:sz w:val="22"/>
        </w:rPr>
        <w:t>集成式芯片直接</w:t>
      </w:r>
      <w:r w:rsidR="00A009DD" w:rsidRPr="0023063A">
        <w:rPr>
          <w:rFonts w:ascii="Times New Roman" w:hAnsi="Times New Roman" w:cs="Times New Roman" w:hint="eastAsia"/>
          <w:kern w:val="0"/>
          <w:sz w:val="22"/>
        </w:rPr>
        <w:t>采集并转换</w:t>
      </w:r>
      <w:r w:rsidR="0019115F" w:rsidRPr="0023063A">
        <w:rPr>
          <w:rFonts w:ascii="Times New Roman" w:hAnsi="Times New Roman" w:cs="Times New Roman" w:hint="eastAsia"/>
          <w:kern w:val="0"/>
          <w:sz w:val="22"/>
        </w:rPr>
        <w:t>温度（可实现</w:t>
      </w:r>
      <w:r w:rsidR="0019115F" w:rsidRPr="0023063A">
        <w:rPr>
          <w:rFonts w:ascii="Times New Roman" w:hAnsi="Times New Roman" w:cs="Times New Roman" w:hint="eastAsia"/>
          <w:kern w:val="0"/>
          <w:sz w:val="22"/>
        </w:rPr>
        <w:t>-100</w:t>
      </w:r>
      <w:r w:rsidR="0019115F" w:rsidRPr="0023063A">
        <w:rPr>
          <w:rFonts w:ascii="Times New Roman" w:hAnsi="Times New Roman" w:cs="Times New Roman" w:hint="eastAsia"/>
          <w:kern w:val="0"/>
          <w:sz w:val="22"/>
        </w:rPr>
        <w:t>℃至</w:t>
      </w:r>
      <w:r w:rsidR="0019115F" w:rsidRPr="0023063A">
        <w:rPr>
          <w:rFonts w:ascii="Times New Roman" w:hAnsi="Times New Roman" w:cs="Times New Roman" w:hint="eastAsia"/>
          <w:kern w:val="0"/>
          <w:sz w:val="22"/>
        </w:rPr>
        <w:t>+100</w:t>
      </w:r>
      <w:r w:rsidR="0019115F" w:rsidRPr="0023063A">
        <w:rPr>
          <w:rFonts w:ascii="Times New Roman" w:hAnsi="Times New Roman" w:cs="Times New Roman" w:hint="eastAsia"/>
          <w:kern w:val="0"/>
          <w:sz w:val="22"/>
        </w:rPr>
        <w:t>℃的温度采集，分辨率为</w:t>
      </w:r>
      <w:r w:rsidR="0019115F" w:rsidRPr="0023063A">
        <w:rPr>
          <w:rFonts w:ascii="Times New Roman" w:hAnsi="Times New Roman" w:cs="Times New Roman" w:hint="eastAsia"/>
          <w:kern w:val="0"/>
          <w:sz w:val="22"/>
        </w:rPr>
        <w:t>0.03125</w:t>
      </w:r>
      <w:r w:rsidR="0019115F" w:rsidRPr="0023063A">
        <w:rPr>
          <w:rFonts w:ascii="Times New Roman" w:hAnsi="Times New Roman" w:cs="Times New Roman" w:hint="eastAsia"/>
          <w:kern w:val="0"/>
          <w:sz w:val="22"/>
        </w:rPr>
        <w:t>℃）</w:t>
      </w:r>
      <w:r w:rsidR="00A009DD" w:rsidRPr="0023063A">
        <w:rPr>
          <w:rFonts w:ascii="Times New Roman" w:hAnsi="Times New Roman" w:cs="Times New Roman" w:hint="eastAsia"/>
          <w:kern w:val="0"/>
          <w:sz w:val="22"/>
        </w:rPr>
        <w:t>。</w:t>
      </w:r>
      <w:r w:rsidR="0019115F" w:rsidRPr="0023063A">
        <w:rPr>
          <w:rFonts w:ascii="Times New Roman" w:hAnsi="Times New Roman" w:cs="Times New Roman" w:hint="eastAsia"/>
          <w:kern w:val="0"/>
          <w:sz w:val="22"/>
        </w:rPr>
        <w:t>MCU</w:t>
      </w:r>
      <w:r w:rsidR="00A009DD" w:rsidRPr="0023063A">
        <w:rPr>
          <w:rFonts w:ascii="Times New Roman" w:hAnsi="Times New Roman" w:cs="Times New Roman" w:hint="eastAsia"/>
          <w:kern w:val="0"/>
          <w:sz w:val="22"/>
        </w:rPr>
        <w:t>与该芯片通过</w:t>
      </w:r>
      <w:r w:rsidR="00A009DD" w:rsidRPr="0023063A">
        <w:rPr>
          <w:rFonts w:ascii="Times New Roman" w:hAnsi="Times New Roman" w:cs="Times New Roman" w:hint="eastAsia"/>
          <w:kern w:val="0"/>
          <w:sz w:val="22"/>
        </w:rPr>
        <w:t>SPI</w:t>
      </w:r>
      <w:r w:rsidR="0019115F" w:rsidRPr="0023063A">
        <w:rPr>
          <w:rFonts w:ascii="Times New Roman" w:hAnsi="Times New Roman" w:cs="Times New Roman" w:hint="eastAsia"/>
          <w:kern w:val="0"/>
          <w:sz w:val="22"/>
        </w:rPr>
        <w:t>通信</w:t>
      </w:r>
      <w:r w:rsidR="00A009DD" w:rsidRPr="0023063A">
        <w:rPr>
          <w:rFonts w:ascii="Times New Roman" w:hAnsi="Times New Roman" w:cs="Times New Roman" w:hint="eastAsia"/>
          <w:kern w:val="0"/>
          <w:sz w:val="22"/>
        </w:rPr>
        <w:t>，</w:t>
      </w:r>
      <w:r w:rsidRPr="0023063A">
        <w:rPr>
          <w:rFonts w:ascii="Times New Roman" w:hAnsi="Times New Roman" w:cs="Times New Roman"/>
          <w:kern w:val="0"/>
          <w:sz w:val="22"/>
        </w:rPr>
        <w:t>MCU</w:t>
      </w:r>
      <w:r w:rsidR="0019115F" w:rsidRPr="0023063A">
        <w:rPr>
          <w:rFonts w:ascii="Times New Roman" w:hAnsi="Times New Roman" w:cs="Times New Roman" w:hint="eastAsia"/>
          <w:kern w:val="0"/>
          <w:sz w:val="22"/>
        </w:rPr>
        <w:t>转换为温度后通过</w:t>
      </w:r>
      <w:r w:rsidR="0019115F" w:rsidRPr="0023063A">
        <w:rPr>
          <w:rFonts w:ascii="Times New Roman" w:hAnsi="Times New Roman" w:cs="Times New Roman" w:hint="eastAsia"/>
          <w:kern w:val="0"/>
          <w:sz w:val="22"/>
        </w:rPr>
        <w:t>PID</w:t>
      </w:r>
      <w:r w:rsidR="0019115F" w:rsidRPr="0023063A">
        <w:rPr>
          <w:rFonts w:ascii="Times New Roman" w:hAnsi="Times New Roman" w:cs="Times New Roman" w:hint="eastAsia"/>
          <w:kern w:val="0"/>
          <w:sz w:val="22"/>
        </w:rPr>
        <w:t>算法进一步调整</w:t>
      </w:r>
      <w:r w:rsidR="0019115F" w:rsidRPr="0023063A">
        <w:rPr>
          <w:rFonts w:ascii="Times New Roman" w:hAnsi="Times New Roman" w:cs="Times New Roman" w:hint="eastAsia"/>
          <w:kern w:val="0"/>
          <w:sz w:val="22"/>
        </w:rPr>
        <w:t>DCDC</w:t>
      </w:r>
      <w:r w:rsidR="0019115F" w:rsidRPr="0023063A">
        <w:rPr>
          <w:rFonts w:ascii="Times New Roman" w:hAnsi="Times New Roman" w:cs="Times New Roman" w:hint="eastAsia"/>
          <w:kern w:val="0"/>
          <w:sz w:val="22"/>
        </w:rPr>
        <w:t>的输出电压</w:t>
      </w:r>
      <w:r w:rsidR="006D1FD1" w:rsidRPr="0023063A">
        <w:rPr>
          <w:rFonts w:ascii="Times New Roman" w:hAnsi="Times New Roman" w:cs="Times New Roman" w:hint="eastAsia"/>
          <w:kern w:val="0"/>
          <w:sz w:val="22"/>
        </w:rPr>
        <w:t>，从而形成</w:t>
      </w:r>
      <w:r w:rsidR="0019115F" w:rsidRPr="0023063A">
        <w:rPr>
          <w:rFonts w:ascii="Times New Roman" w:hAnsi="Times New Roman" w:cs="Times New Roman" w:hint="eastAsia"/>
          <w:kern w:val="0"/>
          <w:sz w:val="22"/>
        </w:rPr>
        <w:t>温度的</w:t>
      </w:r>
      <w:r w:rsidR="006D1FD1" w:rsidRPr="0023063A">
        <w:rPr>
          <w:rFonts w:ascii="Times New Roman" w:hAnsi="Times New Roman" w:cs="Times New Roman" w:hint="eastAsia"/>
          <w:kern w:val="0"/>
          <w:sz w:val="22"/>
        </w:rPr>
        <w:t>控制闭环</w:t>
      </w:r>
      <w:r w:rsidRPr="0023063A">
        <w:rPr>
          <w:rFonts w:ascii="Times New Roman" w:hAnsi="Times New Roman" w:cs="Times New Roman"/>
          <w:kern w:val="0"/>
          <w:sz w:val="22"/>
        </w:rPr>
        <w:t>。</w:t>
      </w:r>
    </w:p>
    <w:p w14:paraId="3DB89B8A" w14:textId="4B44D15C" w:rsidR="00684004" w:rsidRPr="0023063A" w:rsidRDefault="00684004" w:rsidP="00684004">
      <w:pPr>
        <w:spacing w:line="360" w:lineRule="auto"/>
        <w:ind w:firstLine="420"/>
        <w:jc w:val="center"/>
        <w:rPr>
          <w:rFonts w:ascii="Times New Roman" w:hAnsi="Times New Roman" w:cs="Times New Roman"/>
          <w:kern w:val="0"/>
          <w:sz w:val="22"/>
        </w:rPr>
      </w:pPr>
      <w:r w:rsidRPr="0023063A">
        <w:rPr>
          <w:noProof/>
        </w:rPr>
        <w:drawing>
          <wp:inline distT="0" distB="0" distL="0" distR="0" wp14:anchorId="2A208FE3" wp14:editId="7A5F1A14">
            <wp:extent cx="2861953" cy="2415823"/>
            <wp:effectExtent l="0" t="0" r="0" b="3810"/>
            <wp:docPr id="80990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06679" name=""/>
                    <pic:cNvPicPr/>
                  </pic:nvPicPr>
                  <pic:blipFill>
                    <a:blip r:embed="rId40"/>
                    <a:stretch>
                      <a:fillRect/>
                    </a:stretch>
                  </pic:blipFill>
                  <pic:spPr>
                    <a:xfrm>
                      <a:off x="0" y="0"/>
                      <a:ext cx="2869839" cy="2422480"/>
                    </a:xfrm>
                    <a:prstGeom prst="rect">
                      <a:avLst/>
                    </a:prstGeom>
                  </pic:spPr>
                </pic:pic>
              </a:graphicData>
            </a:graphic>
          </wp:inline>
        </w:drawing>
      </w:r>
    </w:p>
    <w:p w14:paraId="099278C6" w14:textId="4BE85983" w:rsidR="004924B4" w:rsidRPr="0023063A" w:rsidRDefault="004924B4" w:rsidP="004924B4">
      <w:pPr>
        <w:pStyle w:val="3"/>
        <w:numPr>
          <w:ilvl w:val="0"/>
          <w:numId w:val="0"/>
        </w:numPr>
        <w:spacing w:before="156"/>
        <w:rPr>
          <w:rFonts w:ascii="宋体" w:hAnsi="宋体" w:hint="eastAsia"/>
          <w:sz w:val="22"/>
          <w:szCs w:val="22"/>
        </w:rPr>
      </w:pPr>
      <w:bookmarkStart w:id="133" w:name="_Toc205110405"/>
      <w:r w:rsidRPr="0023063A">
        <w:rPr>
          <w:rFonts w:ascii="宋体" w:hAnsi="宋体" w:hint="eastAsia"/>
          <w:sz w:val="22"/>
          <w:szCs w:val="22"/>
        </w:rPr>
        <w:t>4.3.</w:t>
      </w:r>
      <w:r w:rsidR="00343418" w:rsidRPr="0023063A">
        <w:rPr>
          <w:rFonts w:ascii="宋体" w:hAnsi="宋体" w:hint="eastAsia"/>
          <w:sz w:val="22"/>
          <w:szCs w:val="22"/>
        </w:rPr>
        <w:t>5</w:t>
      </w:r>
      <w:r w:rsidRPr="0023063A">
        <w:rPr>
          <w:rFonts w:ascii="宋体" w:hAnsi="宋体" w:hint="eastAsia"/>
          <w:sz w:val="22"/>
          <w:szCs w:val="22"/>
        </w:rPr>
        <w:t xml:space="preserve"> </w:t>
      </w:r>
      <w:ins w:id="134" w:author="liu biao" w:date="2025-08-01T22:06:00Z" w16du:dateUtc="2025-08-01T14:06:00Z">
        <w:r w:rsidRPr="0023063A">
          <w:rPr>
            <w:rFonts w:ascii="宋体" w:hAnsi="宋体" w:hint="eastAsia"/>
            <w:sz w:val="22"/>
            <w:szCs w:val="22"/>
          </w:rPr>
          <w:t>辅助外设</w:t>
        </w:r>
      </w:ins>
      <w:ins w:id="135" w:author="liu biao" w:date="2025-08-01T22:07:00Z" w16du:dateUtc="2025-08-01T14:07:00Z">
        <w:r w:rsidRPr="0023063A">
          <w:rPr>
            <w:rFonts w:ascii="宋体" w:hAnsi="宋体" w:hint="eastAsia"/>
            <w:sz w:val="22"/>
            <w:szCs w:val="22"/>
          </w:rPr>
          <w:t>模块</w:t>
        </w:r>
      </w:ins>
      <w:bookmarkEnd w:id="133"/>
    </w:p>
    <w:p w14:paraId="318C01FE" w14:textId="77E022AF" w:rsidR="00746F99" w:rsidRPr="0023063A" w:rsidRDefault="00746F99" w:rsidP="00746F99">
      <w:pPr>
        <w:pStyle w:val="4"/>
        <w:numPr>
          <w:ilvl w:val="0"/>
          <w:numId w:val="0"/>
        </w:numPr>
        <w:spacing w:before="156" w:after="156"/>
      </w:pPr>
      <w:r w:rsidRPr="0023063A">
        <w:rPr>
          <w:rFonts w:hint="eastAsia"/>
        </w:rPr>
        <w:t xml:space="preserve">4.3.5.1 </w:t>
      </w:r>
      <w:r w:rsidRPr="0023063A">
        <w:rPr>
          <w:rFonts w:hint="eastAsia"/>
        </w:rPr>
        <w:t>液冷模块控制</w:t>
      </w:r>
    </w:p>
    <w:p w14:paraId="5FA224C1" w14:textId="7794E64B" w:rsidR="004924B4" w:rsidRPr="0023063A" w:rsidRDefault="004924B4" w:rsidP="004924B4">
      <w:pPr>
        <w:rPr>
          <w:rFonts w:ascii="Times New Roman" w:hAnsi="Times New Roman"/>
          <w:sz w:val="22"/>
        </w:rPr>
      </w:pPr>
      <w:r w:rsidRPr="0023063A">
        <w:tab/>
      </w:r>
      <w:r w:rsidRPr="0023063A">
        <w:rPr>
          <w:rFonts w:hint="eastAsia"/>
        </w:rPr>
        <w:t>MCU</w:t>
      </w:r>
      <w:r w:rsidRPr="0023063A">
        <w:rPr>
          <w:rFonts w:hint="eastAsia"/>
        </w:rPr>
        <w:t>通过</w:t>
      </w:r>
      <w:r w:rsidRPr="0023063A">
        <w:rPr>
          <w:rFonts w:hint="eastAsia"/>
        </w:rPr>
        <w:t>NPN</w:t>
      </w:r>
      <w:r w:rsidRPr="0023063A">
        <w:rPr>
          <w:rFonts w:hint="eastAsia"/>
        </w:rPr>
        <w:t>三极管转换信号电平为</w:t>
      </w:r>
      <w:r w:rsidRPr="0023063A">
        <w:rPr>
          <w:rFonts w:hint="eastAsia"/>
        </w:rPr>
        <w:t>9V</w:t>
      </w:r>
      <w:r w:rsidRPr="0023063A">
        <w:rPr>
          <w:rFonts w:hint="eastAsia"/>
        </w:rPr>
        <w:t>，</w:t>
      </w:r>
      <w:ins w:id="136" w:author="liu biao" w:date="2025-08-01T22:25:00Z" w16du:dateUtc="2025-08-01T14:25:00Z">
        <w:r w:rsidRPr="0023063A">
          <w:rPr>
            <w:rFonts w:ascii="Times New Roman" w:hAnsi="Times New Roman" w:hint="eastAsia"/>
            <w:sz w:val="22"/>
          </w:rPr>
          <w:t>实现风扇</w:t>
        </w:r>
      </w:ins>
      <w:r w:rsidR="004F22F9" w:rsidRPr="0023063A">
        <w:rPr>
          <w:rFonts w:ascii="Times New Roman" w:hAnsi="Times New Roman" w:hint="eastAsia"/>
          <w:sz w:val="22"/>
        </w:rPr>
        <w:t>开关</w:t>
      </w:r>
      <w:ins w:id="137" w:author="liu biao" w:date="2025-08-01T22:25:00Z" w16du:dateUtc="2025-08-01T14:25:00Z">
        <w:r w:rsidRPr="0023063A">
          <w:rPr>
            <w:rFonts w:ascii="Times New Roman" w:hAnsi="Times New Roman" w:hint="eastAsia"/>
            <w:sz w:val="22"/>
          </w:rPr>
          <w:t>控制</w:t>
        </w:r>
      </w:ins>
      <w:ins w:id="138" w:author="liu biao" w:date="2025-08-01T22:26:00Z" w16du:dateUtc="2025-08-01T14:26:00Z">
        <w:r w:rsidRPr="0023063A">
          <w:rPr>
            <w:rFonts w:ascii="Times New Roman" w:hAnsi="Times New Roman" w:hint="eastAsia"/>
            <w:sz w:val="22"/>
            <w:rPrChange w:id="139" w:author="liu biao" w:date="2025-08-01T22:26:00Z" w16du:dateUtc="2025-08-01T14:26:00Z">
              <w:rPr>
                <w:rFonts w:ascii="Times New Roman" w:hAnsi="Times New Roman" w:hint="eastAsia"/>
                <w:sz w:val="22"/>
                <w:highlight w:val="yellow"/>
              </w:rPr>
            </w:rPrChange>
          </w:rPr>
          <w:t>；</w:t>
        </w:r>
      </w:ins>
      <w:r w:rsidRPr="0023063A">
        <w:rPr>
          <w:rFonts w:ascii="Times New Roman" w:hAnsi="Times New Roman" w:hint="eastAsia"/>
          <w:sz w:val="22"/>
        </w:rPr>
        <w:t>MCU</w:t>
      </w:r>
      <w:r w:rsidRPr="0023063A">
        <w:rPr>
          <w:rFonts w:ascii="Times New Roman" w:hAnsi="Times New Roman" w:hint="eastAsia"/>
          <w:sz w:val="22"/>
        </w:rPr>
        <w:t>通过控制</w:t>
      </w:r>
      <w:r w:rsidRPr="0023063A">
        <w:rPr>
          <w:rFonts w:ascii="Times New Roman" w:hAnsi="Times New Roman" w:hint="eastAsia"/>
          <w:sz w:val="22"/>
        </w:rPr>
        <w:t>NPN</w:t>
      </w:r>
      <w:r w:rsidRPr="0023063A">
        <w:rPr>
          <w:rFonts w:ascii="Times New Roman" w:hAnsi="Times New Roman" w:hint="eastAsia"/>
          <w:sz w:val="22"/>
        </w:rPr>
        <w:t>三极管开关进而控制</w:t>
      </w:r>
      <w:r w:rsidRPr="0023063A">
        <w:rPr>
          <w:rFonts w:ascii="Times New Roman" w:hAnsi="Times New Roman" w:hint="eastAsia"/>
          <w:sz w:val="22"/>
        </w:rPr>
        <w:t>PMOS</w:t>
      </w:r>
      <w:r w:rsidRPr="0023063A">
        <w:rPr>
          <w:rFonts w:ascii="Times New Roman" w:hAnsi="Times New Roman" w:hint="eastAsia"/>
          <w:sz w:val="22"/>
        </w:rPr>
        <w:t>的</w:t>
      </w:r>
      <w:proofErr w:type="spellStart"/>
      <w:r w:rsidRPr="0023063A">
        <w:rPr>
          <w:rFonts w:ascii="Times New Roman" w:hAnsi="Times New Roman" w:hint="eastAsia"/>
          <w:sz w:val="22"/>
        </w:rPr>
        <w:t>Vgs</w:t>
      </w:r>
      <w:proofErr w:type="spellEnd"/>
      <w:r w:rsidRPr="0023063A">
        <w:rPr>
          <w:rFonts w:ascii="Times New Roman" w:hAnsi="Times New Roman" w:hint="eastAsia"/>
          <w:sz w:val="22"/>
        </w:rPr>
        <w:t>电压</w:t>
      </w:r>
      <w:r w:rsidR="009F3572" w:rsidRPr="0023063A">
        <w:rPr>
          <w:rFonts w:ascii="Times New Roman" w:hAnsi="Times New Roman" w:hint="eastAsia"/>
          <w:sz w:val="22"/>
        </w:rPr>
        <w:t>实现</w:t>
      </w:r>
      <w:ins w:id="140" w:author="liu biao" w:date="2025-08-01T22:26:00Z" w16du:dateUtc="2025-08-01T14:26:00Z">
        <w:r w:rsidRPr="0023063A">
          <w:rPr>
            <w:rFonts w:ascii="Times New Roman" w:hAnsi="Times New Roman" w:hint="eastAsia"/>
            <w:sz w:val="22"/>
            <w:rPrChange w:id="141" w:author="liu biao" w:date="2025-08-01T22:26:00Z" w16du:dateUtc="2025-08-01T14:26:00Z">
              <w:rPr>
                <w:rFonts w:ascii="Times New Roman" w:hAnsi="Times New Roman" w:hint="eastAsia"/>
                <w:sz w:val="22"/>
                <w:highlight w:val="yellow"/>
              </w:rPr>
            </w:rPrChange>
          </w:rPr>
          <w:t>水泵的供电开关</w:t>
        </w:r>
      </w:ins>
      <w:r w:rsidR="004F22F9" w:rsidRPr="0023063A">
        <w:rPr>
          <w:rFonts w:ascii="Times New Roman" w:hAnsi="Times New Roman" w:hint="eastAsia"/>
          <w:sz w:val="22"/>
        </w:rPr>
        <w:t>控制</w:t>
      </w:r>
      <w:r w:rsidR="009F3572" w:rsidRPr="0023063A">
        <w:rPr>
          <w:rFonts w:ascii="Times New Roman" w:hAnsi="Times New Roman" w:hint="eastAsia"/>
          <w:sz w:val="22"/>
        </w:rPr>
        <w:t>。</w:t>
      </w:r>
    </w:p>
    <w:p w14:paraId="016146BF" w14:textId="2147C268" w:rsidR="004924B4" w:rsidRPr="0023063A" w:rsidRDefault="004924B4" w:rsidP="004924B4">
      <w:pPr>
        <w:rPr>
          <w:noProof/>
        </w:rPr>
      </w:pPr>
      <w:r w:rsidRPr="0023063A">
        <w:rPr>
          <w:noProof/>
        </w:rPr>
        <w:t xml:space="preserve"> </w:t>
      </w:r>
      <w:r w:rsidRPr="0023063A">
        <w:rPr>
          <w:noProof/>
        </w:rPr>
        <w:drawing>
          <wp:inline distT="0" distB="0" distL="0" distR="0" wp14:anchorId="18F7064D" wp14:editId="1E8BF028">
            <wp:extent cx="2682195" cy="1258784"/>
            <wp:effectExtent l="0" t="0" r="4445" b="0"/>
            <wp:docPr id="255669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693" name=""/>
                    <pic:cNvPicPr/>
                  </pic:nvPicPr>
                  <pic:blipFill>
                    <a:blip r:embed="rId41"/>
                    <a:stretch>
                      <a:fillRect/>
                    </a:stretch>
                  </pic:blipFill>
                  <pic:spPr>
                    <a:xfrm>
                      <a:off x="0" y="0"/>
                      <a:ext cx="2715842" cy="1274575"/>
                    </a:xfrm>
                    <a:prstGeom prst="rect">
                      <a:avLst/>
                    </a:prstGeom>
                  </pic:spPr>
                </pic:pic>
              </a:graphicData>
            </a:graphic>
          </wp:inline>
        </w:drawing>
      </w:r>
      <w:r w:rsidRPr="0023063A">
        <w:rPr>
          <w:noProof/>
        </w:rPr>
        <w:t xml:space="preserve"> </w:t>
      </w:r>
      <w:r w:rsidRPr="0023063A">
        <w:rPr>
          <w:noProof/>
        </w:rPr>
        <w:drawing>
          <wp:inline distT="0" distB="0" distL="0" distR="0" wp14:anchorId="47BAD896" wp14:editId="36A47F95">
            <wp:extent cx="2903517" cy="1370051"/>
            <wp:effectExtent l="0" t="0" r="0" b="1905"/>
            <wp:docPr id="203553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36052" name=""/>
                    <pic:cNvPicPr/>
                  </pic:nvPicPr>
                  <pic:blipFill>
                    <a:blip r:embed="rId42"/>
                    <a:stretch>
                      <a:fillRect/>
                    </a:stretch>
                  </pic:blipFill>
                  <pic:spPr>
                    <a:xfrm>
                      <a:off x="0" y="0"/>
                      <a:ext cx="2915210" cy="1375568"/>
                    </a:xfrm>
                    <a:prstGeom prst="rect">
                      <a:avLst/>
                    </a:prstGeom>
                  </pic:spPr>
                </pic:pic>
              </a:graphicData>
            </a:graphic>
          </wp:inline>
        </w:drawing>
      </w:r>
    </w:p>
    <w:p w14:paraId="21EBD578" w14:textId="472FF69E" w:rsidR="00746F99" w:rsidRPr="0023063A" w:rsidRDefault="00746F99" w:rsidP="00746F99">
      <w:pPr>
        <w:pStyle w:val="4"/>
        <w:numPr>
          <w:ilvl w:val="0"/>
          <w:numId w:val="0"/>
        </w:numPr>
        <w:spacing w:before="156" w:after="156"/>
        <w:rPr>
          <w:rFonts w:ascii="Times New Roman" w:hAnsi="Times New Roman"/>
        </w:rPr>
      </w:pPr>
      <w:r w:rsidRPr="0023063A">
        <w:rPr>
          <w:rFonts w:hint="eastAsia"/>
          <w:noProof/>
        </w:rPr>
        <w:t xml:space="preserve">4.3.5.2 </w:t>
      </w:r>
      <w:r w:rsidRPr="0023063A">
        <w:rPr>
          <w:rFonts w:hint="eastAsia"/>
          <w:noProof/>
        </w:rPr>
        <w:t>调</w:t>
      </w:r>
      <w:r w:rsidRPr="0023063A">
        <w:rPr>
          <w:rFonts w:hint="eastAsia"/>
          <w:noProof/>
        </w:rPr>
        <w:t>Q</w:t>
      </w:r>
      <w:r w:rsidRPr="0023063A">
        <w:rPr>
          <w:rFonts w:hint="eastAsia"/>
          <w:noProof/>
        </w:rPr>
        <w:t>信号转换</w:t>
      </w:r>
    </w:p>
    <w:p w14:paraId="73E455D5" w14:textId="4CBDC9C7" w:rsidR="00A42118" w:rsidRPr="0023063A" w:rsidRDefault="00F646EF" w:rsidP="00A42118">
      <w:pPr>
        <w:ind w:firstLine="420"/>
        <w:rPr>
          <w:rFonts w:ascii="Times New Roman" w:hAnsi="Times New Roman"/>
          <w:sz w:val="22"/>
        </w:rPr>
      </w:pPr>
      <w:r w:rsidRPr="0023063A">
        <w:rPr>
          <w:rFonts w:ascii="Times New Roman" w:hAnsi="Times New Roman" w:hint="eastAsia"/>
          <w:sz w:val="22"/>
        </w:rPr>
        <w:t>调</w:t>
      </w:r>
      <w:r w:rsidRPr="0023063A">
        <w:rPr>
          <w:rFonts w:ascii="Times New Roman" w:hAnsi="Times New Roman" w:hint="eastAsia"/>
          <w:sz w:val="22"/>
        </w:rPr>
        <w:t>Q</w:t>
      </w:r>
      <w:r w:rsidRPr="0023063A">
        <w:rPr>
          <w:rFonts w:ascii="Times New Roman" w:hAnsi="Times New Roman" w:hint="eastAsia"/>
          <w:sz w:val="22"/>
        </w:rPr>
        <w:t>驱动信号转换电路的目的是为了</w:t>
      </w:r>
      <w:ins w:id="142" w:author="liu biao" w:date="2025-08-01T22:26:00Z" w16du:dateUtc="2025-08-01T14:26:00Z">
        <w:r w:rsidR="004924B4" w:rsidRPr="0023063A">
          <w:rPr>
            <w:rFonts w:ascii="Times New Roman" w:hAnsi="Times New Roman" w:hint="eastAsia"/>
            <w:sz w:val="22"/>
          </w:rPr>
          <w:t>实现</w:t>
        </w:r>
      </w:ins>
      <w:r w:rsidRPr="0023063A">
        <w:rPr>
          <w:rFonts w:ascii="Times New Roman" w:hAnsi="Times New Roman" w:hint="eastAsia"/>
          <w:sz w:val="22"/>
        </w:rPr>
        <w:t>将</w:t>
      </w:r>
      <w:ins w:id="143" w:author="liu biao" w:date="2025-08-01T22:27:00Z" w16du:dateUtc="2025-08-01T14:27:00Z">
        <w:r w:rsidR="004924B4" w:rsidRPr="0023063A">
          <w:rPr>
            <w:rFonts w:ascii="Times New Roman" w:hAnsi="Times New Roman" w:hint="eastAsia"/>
            <w:sz w:val="22"/>
          </w:rPr>
          <w:t>MCU</w:t>
        </w:r>
      </w:ins>
      <w:r w:rsidRPr="0023063A">
        <w:rPr>
          <w:rFonts w:ascii="Times New Roman" w:hAnsi="Times New Roman" w:hint="eastAsia"/>
          <w:sz w:val="22"/>
        </w:rPr>
        <w:t>输出的低驱动能力</w:t>
      </w:r>
      <w:r w:rsidRPr="0023063A">
        <w:rPr>
          <w:rFonts w:ascii="Times New Roman" w:hAnsi="Times New Roman" w:hint="eastAsia"/>
          <w:sz w:val="22"/>
        </w:rPr>
        <w:t>Q</w:t>
      </w:r>
      <w:r w:rsidRPr="0023063A">
        <w:rPr>
          <w:rFonts w:ascii="Times New Roman" w:hAnsi="Times New Roman" w:hint="eastAsia"/>
          <w:sz w:val="22"/>
        </w:rPr>
        <w:t>触发信号转换成能</w:t>
      </w:r>
      <w:r w:rsidRPr="0023063A">
        <w:rPr>
          <w:rFonts w:ascii="Times New Roman" w:hAnsi="Times New Roman" w:hint="eastAsia"/>
          <w:sz w:val="22"/>
        </w:rPr>
        <w:lastRenderedPageBreak/>
        <w:t>满足</w:t>
      </w:r>
      <w:ins w:id="144" w:author="liu biao" w:date="2025-08-01T22:27:00Z" w16du:dateUtc="2025-08-01T14:27:00Z">
        <w:r w:rsidR="004924B4" w:rsidRPr="0023063A">
          <w:rPr>
            <w:rFonts w:ascii="Times New Roman" w:hAnsi="Times New Roman" w:hint="eastAsia"/>
            <w:sz w:val="22"/>
          </w:rPr>
          <w:t>50</w:t>
        </w:r>
        <w:r w:rsidR="004924B4" w:rsidRPr="0023063A">
          <w:rPr>
            <w:rFonts w:ascii="Times New Roman" w:hAnsi="Times New Roman" w:hint="eastAsia"/>
            <w:sz w:val="22"/>
          </w:rPr>
          <w:t>Ω阻抗</w:t>
        </w:r>
      </w:ins>
      <w:r w:rsidRPr="0023063A">
        <w:rPr>
          <w:rFonts w:ascii="Times New Roman" w:hAnsi="Times New Roman" w:hint="eastAsia"/>
          <w:sz w:val="22"/>
        </w:rPr>
        <w:t>高驱动能力的</w:t>
      </w:r>
      <w:ins w:id="145" w:author="liu biao" w:date="2025-08-01T22:26:00Z" w16du:dateUtc="2025-08-01T14:26:00Z">
        <w:r w:rsidR="004924B4" w:rsidRPr="0023063A">
          <w:rPr>
            <w:rFonts w:ascii="Times New Roman" w:hAnsi="Times New Roman" w:hint="eastAsia"/>
            <w:sz w:val="22"/>
          </w:rPr>
          <w:t>调</w:t>
        </w:r>
        <w:r w:rsidR="004924B4" w:rsidRPr="0023063A">
          <w:rPr>
            <w:rFonts w:ascii="Times New Roman" w:hAnsi="Times New Roman" w:hint="eastAsia"/>
            <w:sz w:val="22"/>
          </w:rPr>
          <w:t>Q</w:t>
        </w:r>
        <w:r w:rsidR="004924B4" w:rsidRPr="0023063A">
          <w:rPr>
            <w:rFonts w:ascii="Times New Roman" w:hAnsi="Times New Roman" w:hint="eastAsia"/>
            <w:sz w:val="22"/>
          </w:rPr>
          <w:t>触发</w:t>
        </w:r>
      </w:ins>
      <w:ins w:id="146" w:author="liu biao" w:date="2025-08-01T22:27:00Z" w16du:dateUtc="2025-08-01T14:27:00Z">
        <w:r w:rsidR="004924B4" w:rsidRPr="0023063A">
          <w:rPr>
            <w:rFonts w:ascii="Times New Roman" w:hAnsi="Times New Roman" w:hint="eastAsia"/>
            <w:sz w:val="22"/>
          </w:rPr>
          <w:t>信号</w:t>
        </w:r>
      </w:ins>
      <w:r w:rsidRPr="0023063A">
        <w:rPr>
          <w:rFonts w:ascii="Times New Roman" w:hAnsi="Times New Roman" w:hint="eastAsia"/>
          <w:sz w:val="22"/>
        </w:rPr>
        <w:t>。</w:t>
      </w:r>
      <w:r w:rsidR="00A42118" w:rsidRPr="0023063A">
        <w:rPr>
          <w:rFonts w:ascii="Times New Roman" w:hAnsi="Times New Roman" w:hint="eastAsia"/>
          <w:sz w:val="22"/>
        </w:rPr>
        <w:t>根据手册，调</w:t>
      </w:r>
      <w:r w:rsidR="00A42118" w:rsidRPr="0023063A">
        <w:rPr>
          <w:rFonts w:ascii="Times New Roman" w:hAnsi="Times New Roman" w:hint="eastAsia"/>
          <w:sz w:val="22"/>
        </w:rPr>
        <w:t>Q</w:t>
      </w:r>
      <w:r w:rsidR="00A42118" w:rsidRPr="0023063A">
        <w:rPr>
          <w:rFonts w:ascii="Times New Roman" w:hAnsi="Times New Roman" w:hint="eastAsia"/>
          <w:sz w:val="22"/>
        </w:rPr>
        <w:t>的触发信号范围为</w:t>
      </w:r>
      <w:r w:rsidR="00A42118" w:rsidRPr="0023063A">
        <w:rPr>
          <w:rFonts w:ascii="Times New Roman" w:hAnsi="Times New Roman" w:hint="eastAsia"/>
          <w:sz w:val="22"/>
        </w:rPr>
        <w:t>3-8V</w:t>
      </w:r>
      <w:r w:rsidR="00A42118" w:rsidRPr="0023063A">
        <w:rPr>
          <w:rFonts w:ascii="Times New Roman" w:hAnsi="Times New Roman" w:hint="eastAsia"/>
          <w:sz w:val="22"/>
        </w:rPr>
        <w:t>，根据数据手册按下图设计其触发信号幅值约为</w:t>
      </w:r>
      <w:r w:rsidR="00A42118" w:rsidRPr="0023063A">
        <w:rPr>
          <w:rFonts w:ascii="Times New Roman" w:hAnsi="Times New Roman" w:hint="eastAsia"/>
          <w:sz w:val="22"/>
        </w:rPr>
        <w:t>4V</w:t>
      </w:r>
      <w:r w:rsidR="00A42118" w:rsidRPr="0023063A">
        <w:rPr>
          <w:rFonts w:ascii="Times New Roman" w:hAnsi="Times New Roman" w:hint="eastAsia"/>
          <w:sz w:val="22"/>
        </w:rPr>
        <w:t>，满足调</w:t>
      </w:r>
      <w:r w:rsidR="00A42118" w:rsidRPr="0023063A">
        <w:rPr>
          <w:rFonts w:ascii="Times New Roman" w:hAnsi="Times New Roman" w:hint="eastAsia"/>
          <w:sz w:val="22"/>
        </w:rPr>
        <w:t>Q</w:t>
      </w:r>
      <w:r w:rsidR="00A42118" w:rsidRPr="0023063A">
        <w:rPr>
          <w:rFonts w:ascii="Times New Roman" w:hAnsi="Times New Roman" w:hint="eastAsia"/>
          <w:sz w:val="22"/>
        </w:rPr>
        <w:t>使用</w:t>
      </w:r>
      <w:r w:rsidR="0001752F" w:rsidRPr="0023063A">
        <w:rPr>
          <w:rFonts w:ascii="Times New Roman" w:hAnsi="Times New Roman" w:hint="eastAsia"/>
          <w:sz w:val="22"/>
        </w:rPr>
        <w:t>。</w:t>
      </w:r>
    </w:p>
    <w:p w14:paraId="5D0BED01" w14:textId="165BDF23" w:rsidR="00F646EF" w:rsidRPr="0023063A" w:rsidRDefault="00F646EF" w:rsidP="004924B4">
      <w:pPr>
        <w:ind w:firstLine="420"/>
        <w:rPr>
          <w:rFonts w:ascii="Times New Roman" w:hAnsi="Times New Roman"/>
          <w:sz w:val="22"/>
        </w:rPr>
      </w:pPr>
      <w:r w:rsidRPr="0023063A">
        <w:rPr>
          <w:noProof/>
        </w:rPr>
        <w:drawing>
          <wp:inline distT="0" distB="0" distL="0" distR="0" wp14:anchorId="5D8BFDE1" wp14:editId="541EEAB9">
            <wp:extent cx="5731510" cy="1571625"/>
            <wp:effectExtent l="0" t="0" r="2540" b="9525"/>
            <wp:docPr id="668240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0456" name=""/>
                    <pic:cNvPicPr/>
                  </pic:nvPicPr>
                  <pic:blipFill>
                    <a:blip r:embed="rId43"/>
                    <a:stretch>
                      <a:fillRect/>
                    </a:stretch>
                  </pic:blipFill>
                  <pic:spPr>
                    <a:xfrm>
                      <a:off x="0" y="0"/>
                      <a:ext cx="5731510" cy="1571625"/>
                    </a:xfrm>
                    <a:prstGeom prst="rect">
                      <a:avLst/>
                    </a:prstGeom>
                  </pic:spPr>
                </pic:pic>
              </a:graphicData>
            </a:graphic>
          </wp:inline>
        </w:drawing>
      </w:r>
    </w:p>
    <w:p w14:paraId="02B8E08A" w14:textId="716B8061" w:rsidR="00DD1A42" w:rsidRPr="0023063A" w:rsidRDefault="00DD1A42" w:rsidP="00DD1A42">
      <w:pPr>
        <w:pStyle w:val="4"/>
        <w:numPr>
          <w:ilvl w:val="0"/>
          <w:numId w:val="0"/>
        </w:numPr>
        <w:spacing w:before="156" w:after="156"/>
      </w:pPr>
      <w:r w:rsidRPr="0023063A">
        <w:rPr>
          <w:rFonts w:hint="eastAsia"/>
        </w:rPr>
        <w:t xml:space="preserve">4.3.5.3 </w:t>
      </w:r>
      <w:r w:rsidRPr="0023063A">
        <w:rPr>
          <w:rFonts w:hint="eastAsia"/>
        </w:rPr>
        <w:t>光功率探测信号转换</w:t>
      </w:r>
    </w:p>
    <w:p w14:paraId="0F48830B" w14:textId="1F25A85E" w:rsidR="004924B4" w:rsidRPr="0023063A" w:rsidRDefault="004924B4" w:rsidP="004924B4">
      <w:pPr>
        <w:ind w:firstLine="420"/>
        <w:rPr>
          <w:rFonts w:ascii="Times New Roman" w:hAnsi="Times New Roman"/>
          <w:sz w:val="22"/>
        </w:rPr>
      </w:pPr>
      <w:ins w:id="147" w:author="liu biao" w:date="2025-08-01T22:27:00Z" w16du:dateUtc="2025-08-01T14:27:00Z">
        <w:r w:rsidRPr="0023063A">
          <w:rPr>
            <w:rFonts w:ascii="Times New Roman" w:hAnsi="Times New Roman" w:hint="eastAsia"/>
            <w:sz w:val="22"/>
          </w:rPr>
          <w:t>光功率</w:t>
        </w:r>
      </w:ins>
      <w:ins w:id="148" w:author="liu biao" w:date="2025-08-01T22:28:00Z" w16du:dateUtc="2025-08-01T14:28:00Z">
        <w:r w:rsidRPr="0023063A">
          <w:rPr>
            <w:rFonts w:ascii="Times New Roman" w:hAnsi="Times New Roman" w:hint="eastAsia"/>
            <w:sz w:val="22"/>
          </w:rPr>
          <w:t>探测器</w:t>
        </w:r>
      </w:ins>
      <w:r w:rsidR="00343418" w:rsidRPr="0023063A">
        <w:rPr>
          <w:rFonts w:ascii="Times New Roman" w:hAnsi="Times New Roman" w:hint="eastAsia"/>
          <w:sz w:val="22"/>
        </w:rPr>
        <w:t>接口电路主要是为了对接功率探测器电路板的信号输入与滤波</w:t>
      </w:r>
      <w:ins w:id="149" w:author="liu biao" w:date="2025-08-01T22:28:00Z" w16du:dateUtc="2025-08-01T14:28:00Z">
        <w:r w:rsidRPr="0023063A">
          <w:rPr>
            <w:rFonts w:ascii="Times New Roman" w:hAnsi="Times New Roman" w:hint="eastAsia"/>
            <w:sz w:val="22"/>
          </w:rPr>
          <w:t>。</w:t>
        </w:r>
      </w:ins>
      <w:r w:rsidR="00343418" w:rsidRPr="0023063A">
        <w:rPr>
          <w:rFonts w:ascii="Times New Roman" w:hAnsi="Times New Roman" w:hint="eastAsia"/>
          <w:sz w:val="22"/>
        </w:rPr>
        <w:t>如下图所示，对光功率与</w:t>
      </w:r>
      <w:r w:rsidR="00343418" w:rsidRPr="0023063A">
        <w:rPr>
          <w:rFonts w:ascii="Times New Roman" w:hAnsi="Times New Roman" w:hint="eastAsia"/>
          <w:sz w:val="22"/>
        </w:rPr>
        <w:t>NTC</w:t>
      </w:r>
      <w:r w:rsidR="00343418" w:rsidRPr="0023063A">
        <w:rPr>
          <w:rFonts w:ascii="Times New Roman" w:hAnsi="Times New Roman" w:hint="eastAsia"/>
          <w:sz w:val="22"/>
        </w:rPr>
        <w:t>温度探测均设计有分压电路与低通滤波器电路（需提供光功率</w:t>
      </w:r>
      <w:r w:rsidR="00343418" w:rsidRPr="0023063A">
        <w:rPr>
          <w:rFonts w:ascii="Times New Roman" w:hAnsi="Times New Roman" w:hint="eastAsia"/>
          <w:sz w:val="22"/>
        </w:rPr>
        <w:t>-</w:t>
      </w:r>
      <w:r w:rsidR="00343418" w:rsidRPr="0023063A">
        <w:rPr>
          <w:rFonts w:ascii="Times New Roman" w:hAnsi="Times New Roman" w:hint="eastAsia"/>
          <w:sz w:val="22"/>
        </w:rPr>
        <w:t>电压输入、温度</w:t>
      </w:r>
      <w:r w:rsidR="00343418" w:rsidRPr="0023063A">
        <w:rPr>
          <w:rFonts w:ascii="Times New Roman" w:hAnsi="Times New Roman" w:hint="eastAsia"/>
          <w:sz w:val="22"/>
        </w:rPr>
        <w:t>-</w:t>
      </w:r>
      <w:r w:rsidR="00343418" w:rsidRPr="0023063A">
        <w:rPr>
          <w:rFonts w:ascii="Times New Roman" w:hAnsi="Times New Roman" w:hint="eastAsia"/>
          <w:sz w:val="22"/>
        </w:rPr>
        <w:t>电压输入范围的计算方法）。</w:t>
      </w:r>
    </w:p>
    <w:p w14:paraId="3EE56EF6" w14:textId="795260FB" w:rsidR="00343418" w:rsidRPr="0023063A" w:rsidRDefault="00343418" w:rsidP="00343418">
      <w:pPr>
        <w:ind w:firstLine="420"/>
        <w:jc w:val="center"/>
      </w:pPr>
      <w:r w:rsidRPr="0023063A">
        <w:rPr>
          <w:noProof/>
        </w:rPr>
        <w:drawing>
          <wp:inline distT="0" distB="0" distL="0" distR="0" wp14:anchorId="685F6DE0" wp14:editId="76D42C56">
            <wp:extent cx="3639787" cy="2274363"/>
            <wp:effectExtent l="0" t="0" r="0" b="0"/>
            <wp:docPr id="1667294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4891" name=""/>
                    <pic:cNvPicPr/>
                  </pic:nvPicPr>
                  <pic:blipFill>
                    <a:blip r:embed="rId44"/>
                    <a:stretch>
                      <a:fillRect/>
                    </a:stretch>
                  </pic:blipFill>
                  <pic:spPr>
                    <a:xfrm>
                      <a:off x="0" y="0"/>
                      <a:ext cx="3648064" cy="2279535"/>
                    </a:xfrm>
                    <a:prstGeom prst="rect">
                      <a:avLst/>
                    </a:prstGeom>
                  </pic:spPr>
                </pic:pic>
              </a:graphicData>
            </a:graphic>
          </wp:inline>
        </w:drawing>
      </w:r>
    </w:p>
    <w:p w14:paraId="7FA90B24" w14:textId="218F3BA7" w:rsidR="00E275D8" w:rsidRPr="0023063A" w:rsidRDefault="00E275D8" w:rsidP="00E275D8">
      <w:pPr>
        <w:pStyle w:val="3"/>
        <w:numPr>
          <w:ilvl w:val="0"/>
          <w:numId w:val="0"/>
        </w:numPr>
        <w:spacing w:before="156"/>
        <w:rPr>
          <w:rFonts w:ascii="宋体" w:hAnsi="宋体" w:hint="eastAsia"/>
          <w:sz w:val="22"/>
          <w:szCs w:val="22"/>
        </w:rPr>
      </w:pPr>
      <w:bookmarkStart w:id="150" w:name="_Toc205110406"/>
      <w:r w:rsidRPr="0023063A">
        <w:rPr>
          <w:rFonts w:ascii="宋体" w:hAnsi="宋体" w:hint="eastAsia"/>
          <w:sz w:val="22"/>
          <w:szCs w:val="22"/>
        </w:rPr>
        <w:t>4.3.6通信</w:t>
      </w:r>
      <w:r w:rsidR="000A0B8E" w:rsidRPr="0023063A">
        <w:rPr>
          <w:rFonts w:ascii="宋体" w:hAnsi="宋体" w:hint="eastAsia"/>
          <w:sz w:val="22"/>
          <w:szCs w:val="22"/>
        </w:rPr>
        <w:t>与</w:t>
      </w:r>
      <w:r w:rsidRPr="0023063A">
        <w:rPr>
          <w:rFonts w:ascii="宋体" w:hAnsi="宋体" w:hint="eastAsia"/>
          <w:sz w:val="22"/>
          <w:szCs w:val="22"/>
        </w:rPr>
        <w:t>接口</w:t>
      </w:r>
      <w:ins w:id="151" w:author="liu biao" w:date="2025-08-01T22:07:00Z" w16du:dateUtc="2025-08-01T14:07:00Z">
        <w:r w:rsidRPr="0023063A">
          <w:rPr>
            <w:rFonts w:ascii="宋体" w:hAnsi="宋体" w:hint="eastAsia"/>
            <w:sz w:val="22"/>
            <w:szCs w:val="22"/>
          </w:rPr>
          <w:t>模块</w:t>
        </w:r>
      </w:ins>
      <w:bookmarkEnd w:id="150"/>
    </w:p>
    <w:p w14:paraId="4AA459D2" w14:textId="77777777" w:rsidR="000A0B8E" w:rsidRPr="0023063A" w:rsidRDefault="000A0B8E" w:rsidP="000A0B8E">
      <w:pPr>
        <w:spacing w:line="360" w:lineRule="auto"/>
        <w:ind w:firstLine="420"/>
        <w:rPr>
          <w:rFonts w:ascii="Times New Roman" w:hAnsi="Times New Roman" w:cs="Times New Roman"/>
          <w:sz w:val="22"/>
        </w:rPr>
      </w:pPr>
      <w:r w:rsidRPr="0023063A">
        <w:rPr>
          <w:rFonts w:ascii="Times New Roman" w:hAnsi="Times New Roman" w:cs="Times New Roman"/>
          <w:sz w:val="22"/>
        </w:rPr>
        <w:t>接口包含：</w:t>
      </w:r>
    </w:p>
    <w:p w14:paraId="1E16B43E" w14:textId="15F6F1B2" w:rsidR="000A0B8E" w:rsidRPr="0023063A" w:rsidRDefault="000A0B8E" w:rsidP="000A0B8E">
      <w:pPr>
        <w:spacing w:line="360" w:lineRule="auto"/>
        <w:ind w:firstLine="420"/>
        <w:rPr>
          <w:rFonts w:ascii="Times New Roman" w:hAnsi="Times New Roman" w:cs="Times New Roman"/>
          <w:sz w:val="22"/>
        </w:rPr>
      </w:pPr>
      <w:r w:rsidRPr="0023063A">
        <w:rPr>
          <w:rFonts w:ascii="Times New Roman" w:hAnsi="Times New Roman" w:cs="Times New Roman"/>
          <w:sz w:val="22"/>
        </w:rPr>
        <w:t>供电接口、通信接口</w:t>
      </w:r>
      <w:r w:rsidR="001B69A9" w:rsidRPr="0023063A">
        <w:rPr>
          <w:rFonts w:ascii="Times New Roman" w:hAnsi="Times New Roman" w:cs="Times New Roman" w:hint="eastAsia"/>
          <w:sz w:val="22"/>
        </w:rPr>
        <w:t>、</w:t>
      </w:r>
      <w:r w:rsidR="001B69A9" w:rsidRPr="0023063A">
        <w:rPr>
          <w:rFonts w:ascii="Times New Roman" w:hAnsi="Times New Roman" w:cs="Times New Roman" w:hint="eastAsia"/>
          <w:sz w:val="22"/>
        </w:rPr>
        <w:t>LD</w:t>
      </w:r>
      <w:r w:rsidRPr="0023063A">
        <w:rPr>
          <w:rFonts w:ascii="Times New Roman" w:hAnsi="Times New Roman" w:cs="Times New Roman"/>
          <w:sz w:val="22"/>
        </w:rPr>
        <w:t>驱动</w:t>
      </w:r>
      <w:r w:rsidR="001B69A9" w:rsidRPr="0023063A">
        <w:rPr>
          <w:rFonts w:ascii="Times New Roman" w:hAnsi="Times New Roman" w:cs="Times New Roman" w:hint="eastAsia"/>
          <w:sz w:val="22"/>
        </w:rPr>
        <w:t>接口、温控驱动</w:t>
      </w:r>
      <w:r w:rsidRPr="0023063A">
        <w:rPr>
          <w:rFonts w:ascii="Times New Roman" w:hAnsi="Times New Roman" w:cs="Times New Roman"/>
          <w:sz w:val="22"/>
        </w:rPr>
        <w:t>接口</w:t>
      </w:r>
      <w:r w:rsidR="001B69A9" w:rsidRPr="0023063A">
        <w:rPr>
          <w:rFonts w:ascii="Times New Roman" w:hAnsi="Times New Roman" w:cs="Times New Roman" w:hint="eastAsia"/>
          <w:sz w:val="22"/>
        </w:rPr>
        <w:t>、探测器接口、液冷供电通信接口、加热膜接口</w:t>
      </w:r>
      <w:r w:rsidRPr="0023063A">
        <w:rPr>
          <w:rFonts w:ascii="Times New Roman" w:hAnsi="Times New Roman" w:cs="Times New Roman"/>
          <w:sz w:val="22"/>
        </w:rPr>
        <w:t>。本设计对外接口</w:t>
      </w:r>
      <w:r w:rsidRPr="0023063A">
        <w:rPr>
          <w:rFonts w:ascii="Times New Roman" w:hAnsi="Times New Roman" w:cs="Times New Roman" w:hint="eastAsia"/>
          <w:sz w:val="22"/>
        </w:rPr>
        <w:t>均</w:t>
      </w:r>
      <w:r w:rsidRPr="0023063A">
        <w:rPr>
          <w:rFonts w:ascii="Times New Roman" w:hAnsi="Times New Roman" w:cs="Times New Roman"/>
          <w:sz w:val="22"/>
        </w:rPr>
        <w:t>采用</w:t>
      </w:r>
      <w:r w:rsidR="00133C00" w:rsidRPr="0023063A">
        <w:rPr>
          <w:rFonts w:ascii="Times New Roman" w:hAnsi="Times New Roman" w:cs="Times New Roman" w:hint="eastAsia"/>
          <w:sz w:val="22"/>
        </w:rPr>
        <w:t>PCB</w:t>
      </w:r>
      <w:r w:rsidR="00133C00" w:rsidRPr="0023063A">
        <w:rPr>
          <w:rFonts w:ascii="Times New Roman" w:hAnsi="Times New Roman" w:cs="Times New Roman" w:hint="eastAsia"/>
          <w:sz w:val="22"/>
        </w:rPr>
        <w:t>预留焊盘直接焊线的形式，功能</w:t>
      </w:r>
      <w:r w:rsidRPr="0023063A">
        <w:rPr>
          <w:rFonts w:ascii="Times New Roman" w:hAnsi="Times New Roman" w:cs="Times New Roman" w:hint="eastAsia"/>
          <w:sz w:val="22"/>
        </w:rPr>
        <w:t>定义如下图</w:t>
      </w:r>
      <w:r w:rsidR="00B22412" w:rsidRPr="0023063A">
        <w:rPr>
          <w:rFonts w:ascii="Times New Roman" w:hAnsi="Times New Roman" w:cs="Times New Roman" w:hint="eastAsia"/>
          <w:sz w:val="22"/>
        </w:rPr>
        <w:t>（</w:t>
      </w:r>
      <w:proofErr w:type="gramStart"/>
      <w:r w:rsidR="00133C00" w:rsidRPr="0023063A">
        <w:rPr>
          <w:rFonts w:ascii="Times New Roman" w:hAnsi="Times New Roman" w:cs="Times New Roman" w:hint="eastAsia"/>
          <w:sz w:val="22"/>
        </w:rPr>
        <w:t>航插仅</w:t>
      </w:r>
      <w:proofErr w:type="gramEnd"/>
      <w:r w:rsidR="00133C00" w:rsidRPr="0023063A">
        <w:rPr>
          <w:rFonts w:ascii="Times New Roman" w:hAnsi="Times New Roman" w:cs="Times New Roman" w:hint="eastAsia"/>
          <w:sz w:val="22"/>
        </w:rPr>
        <w:t>为展示焊盘的功能定义</w:t>
      </w:r>
      <w:r w:rsidR="00B22412" w:rsidRPr="0023063A">
        <w:rPr>
          <w:rFonts w:ascii="Times New Roman" w:hAnsi="Times New Roman" w:cs="Times New Roman" w:hint="eastAsia"/>
          <w:sz w:val="22"/>
        </w:rPr>
        <w:t>）</w:t>
      </w:r>
      <w:r w:rsidRPr="0023063A">
        <w:rPr>
          <w:rFonts w:ascii="Times New Roman" w:hAnsi="Times New Roman" w:cs="Times New Roman" w:hint="eastAsia"/>
          <w:sz w:val="22"/>
        </w:rPr>
        <w:t>：</w:t>
      </w:r>
    </w:p>
    <w:p w14:paraId="680D7807" w14:textId="77777777" w:rsidR="000A0B8E" w:rsidRPr="0023063A" w:rsidRDefault="000A0B8E" w:rsidP="000A0B8E">
      <w:pPr>
        <w:spacing w:line="360" w:lineRule="auto"/>
        <w:rPr>
          <w:rFonts w:ascii="Times New Roman" w:hAnsi="Times New Roman" w:cs="Times New Roman"/>
          <w:sz w:val="22"/>
        </w:rPr>
      </w:pPr>
      <w:r w:rsidRPr="0023063A">
        <w:rPr>
          <w:noProof/>
        </w:rPr>
        <w:drawing>
          <wp:inline distT="0" distB="0" distL="0" distR="0" wp14:anchorId="67C285A6" wp14:editId="2C8E1ABB">
            <wp:extent cx="5731510" cy="1939290"/>
            <wp:effectExtent l="0" t="0" r="2540" b="3810"/>
            <wp:docPr id="986264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64792" name=""/>
                    <pic:cNvPicPr/>
                  </pic:nvPicPr>
                  <pic:blipFill>
                    <a:blip r:embed="rId45"/>
                    <a:stretch>
                      <a:fillRect/>
                    </a:stretch>
                  </pic:blipFill>
                  <pic:spPr>
                    <a:xfrm>
                      <a:off x="0" y="0"/>
                      <a:ext cx="5731510" cy="1939290"/>
                    </a:xfrm>
                    <a:prstGeom prst="rect">
                      <a:avLst/>
                    </a:prstGeom>
                  </pic:spPr>
                </pic:pic>
              </a:graphicData>
            </a:graphic>
          </wp:inline>
        </w:drawing>
      </w:r>
    </w:p>
    <w:p w14:paraId="459B83E5" w14:textId="7A1FCCBE" w:rsidR="005D1227" w:rsidRPr="0023063A" w:rsidRDefault="005D1227" w:rsidP="000A0B8E">
      <w:pPr>
        <w:spacing w:line="360" w:lineRule="auto"/>
        <w:rPr>
          <w:rFonts w:ascii="Times New Roman" w:hAnsi="Times New Roman" w:cs="Times New Roman"/>
          <w:sz w:val="22"/>
        </w:rPr>
      </w:pPr>
      <w:r w:rsidRPr="0023063A">
        <w:rPr>
          <w:rFonts w:ascii="Times New Roman" w:hAnsi="Times New Roman" w:cs="Times New Roman" w:hint="eastAsia"/>
          <w:sz w:val="22"/>
        </w:rPr>
        <w:t>在</w:t>
      </w:r>
    </w:p>
    <w:p w14:paraId="5ACBF18F" w14:textId="67A8836B" w:rsidR="00D33919" w:rsidRPr="0023063A" w:rsidRDefault="00D33919" w:rsidP="00D33919">
      <w:pPr>
        <w:pStyle w:val="4"/>
        <w:numPr>
          <w:ilvl w:val="0"/>
          <w:numId w:val="0"/>
        </w:numPr>
        <w:spacing w:before="156" w:after="156"/>
      </w:pPr>
      <w:r w:rsidRPr="0023063A">
        <w:rPr>
          <w:rFonts w:hint="eastAsia"/>
        </w:rPr>
        <w:lastRenderedPageBreak/>
        <w:t>4.</w:t>
      </w:r>
      <w:r w:rsidR="001B69A9" w:rsidRPr="0023063A">
        <w:rPr>
          <w:rFonts w:hint="eastAsia"/>
        </w:rPr>
        <w:t>3</w:t>
      </w:r>
      <w:r w:rsidRPr="0023063A">
        <w:rPr>
          <w:rFonts w:hint="eastAsia"/>
        </w:rPr>
        <w:t>.</w:t>
      </w:r>
      <w:r w:rsidR="001B69A9" w:rsidRPr="0023063A">
        <w:rPr>
          <w:rFonts w:hint="eastAsia"/>
        </w:rPr>
        <w:t>6</w:t>
      </w:r>
      <w:r w:rsidRPr="0023063A">
        <w:rPr>
          <w:rFonts w:hint="eastAsia"/>
        </w:rPr>
        <w:t>.1 RS422</w:t>
      </w:r>
      <w:r w:rsidRPr="0023063A">
        <w:rPr>
          <w:rFonts w:hint="eastAsia"/>
        </w:rPr>
        <w:t>通信</w:t>
      </w:r>
    </w:p>
    <w:p w14:paraId="5CFEEB0A" w14:textId="77777777" w:rsidR="00D33919" w:rsidRPr="0023063A" w:rsidRDefault="00D33919" w:rsidP="00D33919">
      <w:pPr>
        <w:spacing w:line="360" w:lineRule="auto"/>
        <w:ind w:firstLine="420"/>
        <w:rPr>
          <w:rFonts w:ascii="Times New Roman" w:hAnsi="Times New Roman" w:cs="Times New Roman"/>
          <w:sz w:val="22"/>
        </w:rPr>
      </w:pPr>
      <w:r w:rsidRPr="0023063A">
        <w:rPr>
          <w:rFonts w:ascii="Times New Roman" w:hAnsi="Times New Roman" w:cs="Times New Roman"/>
          <w:sz w:val="22"/>
        </w:rPr>
        <w:t>其中</w:t>
      </w:r>
      <w:r w:rsidRPr="0023063A">
        <w:rPr>
          <w:rFonts w:ascii="Times New Roman" w:hAnsi="Times New Roman" w:cs="Times New Roman" w:hint="eastAsia"/>
          <w:sz w:val="22"/>
        </w:rPr>
        <w:t>对主机</w:t>
      </w:r>
      <w:r w:rsidRPr="0023063A">
        <w:rPr>
          <w:rFonts w:ascii="Times New Roman" w:hAnsi="Times New Roman" w:cs="Times New Roman"/>
          <w:sz w:val="22"/>
        </w:rPr>
        <w:t>通讯接口采用</w:t>
      </w:r>
      <w:r w:rsidRPr="0023063A">
        <w:rPr>
          <w:rFonts w:ascii="Times New Roman" w:hAnsi="Times New Roman" w:cs="Times New Roman" w:hint="eastAsia"/>
          <w:sz w:val="22"/>
        </w:rPr>
        <w:t>国产</w:t>
      </w:r>
      <w:r w:rsidRPr="0023063A">
        <w:rPr>
          <w:rFonts w:ascii="Times New Roman" w:hAnsi="Times New Roman" w:cs="Times New Roman"/>
          <w:sz w:val="22"/>
        </w:rPr>
        <w:t>422</w:t>
      </w:r>
      <w:r w:rsidRPr="0023063A">
        <w:rPr>
          <w:rFonts w:ascii="Times New Roman" w:hAnsi="Times New Roman" w:cs="Times New Roman"/>
          <w:sz w:val="22"/>
        </w:rPr>
        <w:t>隔离芯片</w:t>
      </w:r>
      <w:r w:rsidRPr="0023063A">
        <w:rPr>
          <w:rFonts w:ascii="Times New Roman" w:hAnsi="Times New Roman" w:cs="Times New Roman" w:hint="eastAsia"/>
          <w:sz w:val="22"/>
        </w:rPr>
        <w:t>LM</w:t>
      </w:r>
      <w:r w:rsidRPr="0023063A">
        <w:rPr>
          <w:rFonts w:ascii="Times New Roman" w:hAnsi="Times New Roman" w:cs="Times New Roman"/>
          <w:sz w:val="22"/>
        </w:rPr>
        <w:t>2682</w:t>
      </w:r>
      <w:r w:rsidRPr="0023063A">
        <w:rPr>
          <w:rFonts w:ascii="Times New Roman" w:hAnsi="Times New Roman" w:cs="Times New Roman" w:hint="eastAsia"/>
          <w:sz w:val="22"/>
        </w:rPr>
        <w:t>C</w:t>
      </w:r>
      <w:r w:rsidRPr="0023063A">
        <w:rPr>
          <w:rFonts w:ascii="Times New Roman" w:hAnsi="Times New Roman" w:cs="Times New Roman"/>
          <w:sz w:val="22"/>
        </w:rPr>
        <w:t>，接口电路如图</w:t>
      </w:r>
      <w:r w:rsidRPr="0023063A">
        <w:rPr>
          <w:rFonts w:ascii="Times New Roman" w:hAnsi="Times New Roman" w:cs="Times New Roman" w:hint="eastAsia"/>
          <w:sz w:val="22"/>
        </w:rPr>
        <w:t>4-12</w:t>
      </w:r>
      <w:r w:rsidRPr="0023063A">
        <w:rPr>
          <w:rFonts w:ascii="Times New Roman" w:hAnsi="Times New Roman" w:cs="Times New Roman"/>
          <w:sz w:val="22"/>
        </w:rPr>
        <w:t>所示，接收端使用</w:t>
      </w:r>
      <w:r w:rsidRPr="0023063A">
        <w:rPr>
          <w:rFonts w:ascii="Times New Roman" w:hAnsi="Times New Roman" w:cs="Times New Roman"/>
          <w:sz w:val="22"/>
        </w:rPr>
        <w:t>120</w:t>
      </w:r>
      <w:r w:rsidRPr="0023063A">
        <w:rPr>
          <w:rFonts w:ascii="Times New Roman" w:hAnsi="Times New Roman" w:cs="Times New Roman"/>
          <w:sz w:val="22"/>
        </w:rPr>
        <w:t>欧电阻，输出端开路，其传输速度达</w:t>
      </w:r>
      <w:r w:rsidRPr="0023063A">
        <w:rPr>
          <w:rFonts w:ascii="Times New Roman" w:hAnsi="Times New Roman" w:cs="Times New Roman"/>
          <w:sz w:val="22"/>
        </w:rPr>
        <w:t>16Mbps</w:t>
      </w:r>
      <w:r w:rsidRPr="0023063A">
        <w:rPr>
          <w:rFonts w:ascii="Times New Roman" w:hAnsi="Times New Roman" w:cs="Times New Roman"/>
          <w:sz w:val="22"/>
        </w:rPr>
        <w:t>，隔离电压达</w:t>
      </w:r>
      <w:r w:rsidRPr="0023063A">
        <w:rPr>
          <w:rFonts w:ascii="Times New Roman" w:hAnsi="Times New Roman" w:cs="Times New Roman"/>
          <w:sz w:val="22"/>
        </w:rPr>
        <w:t>5KV</w:t>
      </w:r>
      <w:r w:rsidRPr="0023063A">
        <w:rPr>
          <w:rFonts w:ascii="Times New Roman" w:hAnsi="Times New Roman" w:cs="Times New Roman"/>
          <w:sz w:val="22"/>
        </w:rPr>
        <w:t>，防静电达</w:t>
      </w:r>
      <w:r w:rsidRPr="0023063A">
        <w:rPr>
          <w:rFonts w:ascii="Times New Roman" w:hAnsi="Times New Roman" w:cs="Times New Roman"/>
          <w:sz w:val="22"/>
        </w:rPr>
        <w:t>15KV</w:t>
      </w:r>
      <w:r w:rsidRPr="0023063A">
        <w:rPr>
          <w:rFonts w:ascii="Times New Roman" w:hAnsi="Times New Roman" w:cs="Times New Roman"/>
          <w:sz w:val="22"/>
        </w:rPr>
        <w:t>，满足</w:t>
      </w:r>
      <w:r w:rsidRPr="0023063A">
        <w:rPr>
          <w:rFonts w:ascii="Times New Roman" w:hAnsi="Times New Roman" w:cs="Times New Roman"/>
          <w:sz w:val="22"/>
        </w:rPr>
        <w:t>-</w:t>
      </w:r>
      <w:r w:rsidRPr="0023063A">
        <w:rPr>
          <w:rFonts w:ascii="Times New Roman" w:hAnsi="Times New Roman" w:cs="Times New Roman" w:hint="eastAsia"/>
          <w:sz w:val="22"/>
        </w:rPr>
        <w:t>55</w:t>
      </w:r>
      <w:r w:rsidRPr="0023063A">
        <w:rPr>
          <w:rFonts w:ascii="Times New Roman" w:hAnsi="Times New Roman" w:cs="Times New Roman"/>
          <w:sz w:val="22"/>
        </w:rPr>
        <w:t>℃</w:t>
      </w:r>
      <w:r w:rsidRPr="0023063A">
        <w:rPr>
          <w:rFonts w:ascii="Times New Roman" w:hAnsi="Times New Roman" w:cs="Times New Roman"/>
          <w:sz w:val="22"/>
        </w:rPr>
        <w:t>至</w:t>
      </w:r>
      <w:r w:rsidRPr="0023063A">
        <w:rPr>
          <w:rFonts w:ascii="Times New Roman" w:hAnsi="Times New Roman" w:cs="Times New Roman"/>
          <w:sz w:val="22"/>
        </w:rPr>
        <w:t>+</w:t>
      </w:r>
      <w:r w:rsidRPr="0023063A">
        <w:rPr>
          <w:rFonts w:ascii="Times New Roman" w:hAnsi="Times New Roman" w:cs="Times New Roman" w:hint="eastAsia"/>
          <w:sz w:val="22"/>
        </w:rPr>
        <w:t>125</w:t>
      </w:r>
      <w:r w:rsidRPr="0023063A">
        <w:rPr>
          <w:rFonts w:ascii="Times New Roman" w:hAnsi="Times New Roman" w:cs="Times New Roman"/>
          <w:sz w:val="22"/>
        </w:rPr>
        <w:t>℃</w:t>
      </w:r>
      <w:r w:rsidRPr="0023063A">
        <w:rPr>
          <w:rFonts w:ascii="Times New Roman" w:hAnsi="Times New Roman" w:cs="Times New Roman"/>
          <w:sz w:val="22"/>
        </w:rPr>
        <w:t>环境使用，其中：</w:t>
      </w:r>
    </w:p>
    <w:p w14:paraId="3A8BD4A5" w14:textId="77777777" w:rsidR="00D33919" w:rsidRPr="0023063A" w:rsidRDefault="00D33919" w:rsidP="00D33919">
      <w:pPr>
        <w:pStyle w:val="afff4"/>
        <w:spacing w:line="360" w:lineRule="auto"/>
        <w:ind w:firstLine="440"/>
        <w:rPr>
          <w:rFonts w:ascii="Times New Roman" w:hAnsi="Times New Roman" w:cs="Times New Roman"/>
          <w:sz w:val="22"/>
          <w:szCs w:val="22"/>
        </w:rPr>
      </w:pPr>
      <w:r w:rsidRPr="0023063A">
        <w:rPr>
          <w:rFonts w:ascii="Times New Roman" w:hAnsi="Times New Roman" w:cs="Times New Roman"/>
          <w:sz w:val="22"/>
          <w:szCs w:val="22"/>
        </w:rPr>
        <w:t>1</w:t>
      </w:r>
      <w:r w:rsidRPr="0023063A">
        <w:rPr>
          <w:rFonts w:ascii="Times New Roman" w:hAnsi="Times New Roman" w:cs="Times New Roman"/>
          <w:sz w:val="22"/>
          <w:szCs w:val="22"/>
        </w:rPr>
        <w:t>）</w:t>
      </w:r>
      <w:r w:rsidRPr="0023063A">
        <w:rPr>
          <w:rFonts w:ascii="Times New Roman" w:hAnsi="Times New Roman" w:cs="Times New Roman"/>
          <w:sz w:val="22"/>
          <w:szCs w:val="22"/>
        </w:rPr>
        <w:t>RS422</w:t>
      </w:r>
      <w:r w:rsidRPr="0023063A">
        <w:rPr>
          <w:rFonts w:ascii="Times New Roman" w:hAnsi="Times New Roman" w:cs="Times New Roman"/>
          <w:sz w:val="22"/>
          <w:szCs w:val="22"/>
        </w:rPr>
        <w:t>接口均进行隔离设计，电缆采用双绞屏蔽；</w:t>
      </w:r>
    </w:p>
    <w:p w14:paraId="21699B01" w14:textId="77777777" w:rsidR="00D33919" w:rsidRPr="0023063A" w:rsidRDefault="00D33919" w:rsidP="00D33919">
      <w:pPr>
        <w:pStyle w:val="afff4"/>
        <w:spacing w:line="360" w:lineRule="auto"/>
        <w:ind w:firstLine="440"/>
        <w:rPr>
          <w:rFonts w:ascii="Times New Roman" w:hAnsi="Times New Roman" w:cs="Times New Roman"/>
          <w:sz w:val="22"/>
          <w:szCs w:val="22"/>
        </w:rPr>
      </w:pPr>
      <w:r w:rsidRPr="0023063A">
        <w:rPr>
          <w:rFonts w:ascii="Times New Roman" w:hAnsi="Times New Roman" w:cs="Times New Roman"/>
          <w:sz w:val="22"/>
          <w:szCs w:val="22"/>
        </w:rPr>
        <w:t>2</w:t>
      </w:r>
      <w:r w:rsidRPr="0023063A">
        <w:rPr>
          <w:rFonts w:ascii="Times New Roman" w:hAnsi="Times New Roman" w:cs="Times New Roman"/>
          <w:sz w:val="22"/>
          <w:szCs w:val="22"/>
        </w:rPr>
        <w:t>）电气系统</w:t>
      </w:r>
      <w:proofErr w:type="gramStart"/>
      <w:r w:rsidRPr="0023063A">
        <w:rPr>
          <w:rFonts w:ascii="Times New Roman" w:hAnsi="Times New Roman" w:cs="Times New Roman"/>
          <w:sz w:val="22"/>
          <w:szCs w:val="22"/>
        </w:rPr>
        <w:t>采用浮地设计</w:t>
      </w:r>
      <w:proofErr w:type="gramEnd"/>
      <w:r w:rsidRPr="0023063A">
        <w:rPr>
          <w:rFonts w:ascii="Times New Roman" w:hAnsi="Times New Roman" w:cs="Times New Roman"/>
          <w:sz w:val="22"/>
          <w:szCs w:val="22"/>
        </w:rPr>
        <w:t>，</w:t>
      </w:r>
      <w:proofErr w:type="gramStart"/>
      <w:r w:rsidRPr="0023063A">
        <w:rPr>
          <w:rFonts w:ascii="Times New Roman" w:hAnsi="Times New Roman" w:cs="Times New Roman"/>
          <w:sz w:val="22"/>
          <w:szCs w:val="22"/>
        </w:rPr>
        <w:t>与板载电源</w:t>
      </w:r>
      <w:proofErr w:type="gramEnd"/>
      <w:r w:rsidRPr="0023063A">
        <w:rPr>
          <w:rFonts w:ascii="Times New Roman" w:hAnsi="Times New Roman" w:cs="Times New Roman"/>
          <w:sz w:val="22"/>
          <w:szCs w:val="22"/>
        </w:rPr>
        <w:t>系统完全独立。</w:t>
      </w:r>
    </w:p>
    <w:p w14:paraId="6B6C3FC4" w14:textId="77777777" w:rsidR="00D33919" w:rsidRPr="0023063A" w:rsidRDefault="00D33919" w:rsidP="00D33919">
      <w:pPr>
        <w:pStyle w:val="afff4"/>
        <w:spacing w:line="360" w:lineRule="auto"/>
        <w:ind w:firstLine="440"/>
        <w:rPr>
          <w:rFonts w:ascii="Times New Roman" w:hAnsi="Times New Roman" w:cs="Times New Roman"/>
          <w:sz w:val="22"/>
          <w:szCs w:val="22"/>
        </w:rPr>
      </w:pPr>
      <w:r w:rsidRPr="0023063A">
        <w:rPr>
          <w:rFonts w:ascii="Times New Roman" w:hAnsi="Times New Roman" w:cs="Times New Roman"/>
          <w:sz w:val="22"/>
          <w:szCs w:val="22"/>
        </w:rPr>
        <w:t>3</w:t>
      </w:r>
      <w:r w:rsidRPr="0023063A">
        <w:rPr>
          <w:rFonts w:ascii="Times New Roman" w:hAnsi="Times New Roman" w:cs="Times New Roman"/>
          <w:sz w:val="22"/>
          <w:szCs w:val="22"/>
        </w:rPr>
        <w:t>）外部接口电路采用瞬态抑制二极管提高抗静电能力。</w:t>
      </w:r>
    </w:p>
    <w:p w14:paraId="32D72A34" w14:textId="77777777" w:rsidR="00D33919" w:rsidRPr="0023063A" w:rsidRDefault="00D33919" w:rsidP="001B69A9">
      <w:pPr>
        <w:spacing w:line="360" w:lineRule="auto"/>
        <w:ind w:left="60" w:firstLine="360"/>
        <w:rPr>
          <w:rFonts w:ascii="Times New Roman" w:hAnsi="Times New Roman" w:cs="Times New Roman"/>
          <w:sz w:val="22"/>
        </w:rPr>
      </w:pPr>
      <w:r w:rsidRPr="0023063A">
        <w:rPr>
          <w:rFonts w:ascii="Times New Roman" w:hAnsi="Times New Roman" w:cs="Times New Roman"/>
          <w:sz w:val="22"/>
        </w:rPr>
        <w:t>4</w:t>
      </w:r>
      <w:r w:rsidRPr="0023063A">
        <w:rPr>
          <w:rFonts w:ascii="Times New Roman" w:hAnsi="Times New Roman" w:cs="Times New Roman"/>
          <w:sz w:val="22"/>
        </w:rPr>
        <w:t>）</w:t>
      </w:r>
      <w:r w:rsidRPr="0023063A">
        <w:rPr>
          <w:rFonts w:ascii="Times New Roman" w:hAnsi="Times New Roman" w:cs="Times New Roman"/>
          <w:sz w:val="22"/>
        </w:rPr>
        <w:tab/>
      </w:r>
      <w:r w:rsidRPr="0023063A">
        <w:rPr>
          <w:rFonts w:ascii="Times New Roman" w:hAnsi="Times New Roman" w:cs="Times New Roman"/>
          <w:sz w:val="22"/>
        </w:rPr>
        <w:t>由于模块内部</w:t>
      </w:r>
      <w:r w:rsidRPr="0023063A">
        <w:rPr>
          <w:rFonts w:ascii="Times New Roman" w:hAnsi="Times New Roman" w:cs="Times New Roman"/>
          <w:sz w:val="22"/>
        </w:rPr>
        <w:t xml:space="preserve"> Y/Z/A/B </w:t>
      </w:r>
      <w:r w:rsidRPr="0023063A">
        <w:rPr>
          <w:rFonts w:ascii="Times New Roman" w:hAnsi="Times New Roman" w:cs="Times New Roman"/>
          <w:sz w:val="22"/>
        </w:rPr>
        <w:t>脚自带</w:t>
      </w:r>
      <w:r w:rsidRPr="0023063A">
        <w:rPr>
          <w:rFonts w:ascii="Times New Roman" w:hAnsi="Times New Roman" w:cs="Times New Roman"/>
          <w:sz w:val="22"/>
        </w:rPr>
        <w:t xml:space="preserve"> ESD </w:t>
      </w:r>
      <w:r w:rsidRPr="0023063A">
        <w:rPr>
          <w:rFonts w:ascii="Times New Roman" w:hAnsi="Times New Roman" w:cs="Times New Roman"/>
          <w:sz w:val="22"/>
        </w:rPr>
        <w:t>保护器件，因此一般在应用于环境良好的场合时无需再加</w:t>
      </w:r>
      <w:r w:rsidRPr="0023063A">
        <w:rPr>
          <w:rFonts w:ascii="Times New Roman" w:hAnsi="Times New Roman" w:cs="Times New Roman"/>
          <w:sz w:val="22"/>
        </w:rPr>
        <w:t xml:space="preserve"> ESD </w:t>
      </w:r>
      <w:r w:rsidRPr="0023063A">
        <w:rPr>
          <w:rFonts w:ascii="Times New Roman" w:hAnsi="Times New Roman" w:cs="Times New Roman"/>
          <w:sz w:val="22"/>
        </w:rPr>
        <w:t>保护器件。但如果应用环境比较恶劣（如高压电力、雷击等环境），那么要在芯片总</w:t>
      </w:r>
      <w:r w:rsidRPr="0023063A">
        <w:rPr>
          <w:rFonts w:ascii="Times New Roman" w:hAnsi="Times New Roman" w:cs="Times New Roman"/>
          <w:sz w:val="22"/>
        </w:rPr>
        <w:t xml:space="preserve"> </w:t>
      </w:r>
      <w:r w:rsidRPr="0023063A">
        <w:rPr>
          <w:rFonts w:ascii="Times New Roman" w:hAnsi="Times New Roman" w:cs="Times New Roman"/>
          <w:sz w:val="22"/>
        </w:rPr>
        <w:t>线端外加</w:t>
      </w:r>
      <w:r w:rsidRPr="0023063A">
        <w:rPr>
          <w:rFonts w:ascii="Times New Roman" w:hAnsi="Times New Roman" w:cs="Times New Roman"/>
          <w:sz w:val="22"/>
        </w:rPr>
        <w:t xml:space="preserve"> TVS </w:t>
      </w:r>
      <w:r w:rsidRPr="0023063A">
        <w:rPr>
          <w:rFonts w:ascii="Times New Roman" w:hAnsi="Times New Roman" w:cs="Times New Roman"/>
          <w:sz w:val="22"/>
        </w:rPr>
        <w:t>管、共模电感、防雷管、屏蔽双绞线或同一网络单点接大地等保护措施。</w:t>
      </w:r>
    </w:p>
    <w:p w14:paraId="037AEB3B" w14:textId="77777777" w:rsidR="00D33919" w:rsidRPr="0023063A" w:rsidRDefault="00D33919" w:rsidP="00D33919">
      <w:pPr>
        <w:ind w:left="420"/>
        <w:jc w:val="center"/>
        <w:rPr>
          <w:rFonts w:ascii="Times New Roman" w:hAnsi="Times New Roman" w:cs="Times New Roman"/>
          <w:sz w:val="22"/>
        </w:rPr>
      </w:pPr>
      <w:r w:rsidRPr="0023063A">
        <w:rPr>
          <w:noProof/>
        </w:rPr>
        <w:drawing>
          <wp:inline distT="0" distB="0" distL="0" distR="0" wp14:anchorId="69D11656" wp14:editId="1552D1CA">
            <wp:extent cx="5732145" cy="2156460"/>
            <wp:effectExtent l="0" t="0" r="0" b="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2145" cy="2156460"/>
                    </a:xfrm>
                    <a:prstGeom prst="rect">
                      <a:avLst/>
                    </a:prstGeom>
                    <a:noFill/>
                    <a:ln>
                      <a:noFill/>
                    </a:ln>
                  </pic:spPr>
                </pic:pic>
              </a:graphicData>
            </a:graphic>
          </wp:inline>
        </w:drawing>
      </w:r>
    </w:p>
    <w:p w14:paraId="43526E32" w14:textId="77777777" w:rsidR="002A6136" w:rsidRPr="0023063A" w:rsidRDefault="00D33919" w:rsidP="002A6136">
      <w:pPr>
        <w:ind w:left="420"/>
        <w:jc w:val="center"/>
        <w:rPr>
          <w:rFonts w:ascii="Times New Roman" w:hAnsi="Times New Roman" w:cs="Times New Roman"/>
          <w:sz w:val="22"/>
        </w:rPr>
      </w:pPr>
      <w:r w:rsidRPr="0023063A">
        <w:rPr>
          <w:rFonts w:ascii="Times New Roman" w:hAnsi="Times New Roman" w:cs="Times New Roman"/>
          <w:sz w:val="22"/>
        </w:rPr>
        <w:t>图</w:t>
      </w:r>
      <w:r w:rsidRPr="0023063A">
        <w:rPr>
          <w:rFonts w:ascii="Times New Roman" w:hAnsi="Times New Roman" w:cs="Times New Roman" w:hint="eastAsia"/>
          <w:sz w:val="22"/>
        </w:rPr>
        <w:t>4-12</w:t>
      </w:r>
      <w:r w:rsidRPr="0023063A">
        <w:rPr>
          <w:rFonts w:ascii="Times New Roman" w:hAnsi="Times New Roman" w:cs="Times New Roman"/>
          <w:sz w:val="22"/>
        </w:rPr>
        <w:t xml:space="preserve">  RS422</w:t>
      </w:r>
      <w:r w:rsidRPr="0023063A">
        <w:rPr>
          <w:rFonts w:ascii="Times New Roman" w:hAnsi="Times New Roman" w:cs="Times New Roman"/>
          <w:sz w:val="22"/>
        </w:rPr>
        <w:t>接口</w:t>
      </w:r>
    </w:p>
    <w:p w14:paraId="72B19623" w14:textId="4B20C5D6" w:rsidR="00D33919" w:rsidRPr="0023063A" w:rsidRDefault="00D33919" w:rsidP="002A6136">
      <w:pPr>
        <w:pStyle w:val="4"/>
        <w:numPr>
          <w:ilvl w:val="0"/>
          <w:numId w:val="0"/>
        </w:numPr>
        <w:spacing w:before="156" w:after="156"/>
        <w:rPr>
          <w:rFonts w:ascii="Times New Roman" w:hAnsi="Times New Roman"/>
        </w:rPr>
      </w:pPr>
      <w:r w:rsidRPr="0023063A">
        <w:rPr>
          <w:rFonts w:hint="eastAsia"/>
        </w:rPr>
        <w:t>4.</w:t>
      </w:r>
      <w:r w:rsidR="002A6136" w:rsidRPr="0023063A">
        <w:rPr>
          <w:rFonts w:hint="eastAsia"/>
        </w:rPr>
        <w:t>3</w:t>
      </w:r>
      <w:r w:rsidRPr="0023063A">
        <w:rPr>
          <w:rFonts w:hint="eastAsia"/>
        </w:rPr>
        <w:t>.</w:t>
      </w:r>
      <w:r w:rsidR="002A6136" w:rsidRPr="0023063A">
        <w:rPr>
          <w:rFonts w:hint="eastAsia"/>
        </w:rPr>
        <w:t>6</w:t>
      </w:r>
      <w:r w:rsidRPr="0023063A">
        <w:rPr>
          <w:rFonts w:hint="eastAsia"/>
        </w:rPr>
        <w:t>.2 CAN</w:t>
      </w:r>
      <w:r w:rsidRPr="0023063A">
        <w:rPr>
          <w:rFonts w:hint="eastAsia"/>
        </w:rPr>
        <w:t>通信</w:t>
      </w:r>
    </w:p>
    <w:p w14:paraId="21D9A16C" w14:textId="77777777" w:rsidR="00D33919" w:rsidRPr="0023063A" w:rsidRDefault="00D33919" w:rsidP="00D33919">
      <w:r w:rsidRPr="0023063A">
        <w:tab/>
      </w:r>
      <w:r w:rsidRPr="0023063A">
        <w:rPr>
          <w:rFonts w:hint="eastAsia"/>
        </w:rPr>
        <w:t>与水泵通过</w:t>
      </w:r>
      <w:r w:rsidRPr="0023063A">
        <w:rPr>
          <w:rFonts w:hint="eastAsia"/>
        </w:rPr>
        <w:t>CAN</w:t>
      </w:r>
      <w:r w:rsidRPr="0023063A">
        <w:rPr>
          <w:rFonts w:hint="eastAsia"/>
        </w:rPr>
        <w:t>通信控制，选用</w:t>
      </w:r>
      <w:proofErr w:type="gramStart"/>
      <w:r w:rsidRPr="0023063A">
        <w:rPr>
          <w:rFonts w:hint="eastAsia"/>
        </w:rPr>
        <w:t>国产芯力特</w:t>
      </w:r>
      <w:proofErr w:type="gramEnd"/>
      <w:r w:rsidRPr="0023063A">
        <w:rPr>
          <w:rFonts w:hint="eastAsia"/>
        </w:rPr>
        <w:t>的</w:t>
      </w:r>
      <w:r w:rsidRPr="0023063A">
        <w:rPr>
          <w:rFonts w:hint="eastAsia"/>
        </w:rPr>
        <w:t>CAN</w:t>
      </w:r>
      <w:r w:rsidRPr="0023063A">
        <w:rPr>
          <w:rFonts w:hint="eastAsia"/>
        </w:rPr>
        <w:t>总线收发器</w:t>
      </w:r>
      <w:r w:rsidRPr="0023063A">
        <w:rPr>
          <w:rFonts w:hint="eastAsia"/>
        </w:rPr>
        <w:t>SIT65HVD230</w:t>
      </w:r>
      <w:r w:rsidRPr="0023063A">
        <w:rPr>
          <w:rFonts w:hint="eastAsia"/>
        </w:rPr>
        <w:t>，其工作温度范围为</w:t>
      </w:r>
      <w:r w:rsidRPr="0023063A">
        <w:rPr>
          <w:rFonts w:hint="eastAsia"/>
        </w:rPr>
        <w:t>-40</w:t>
      </w:r>
      <w:r w:rsidRPr="0023063A">
        <w:rPr>
          <w:rFonts w:hint="eastAsia"/>
        </w:rPr>
        <w:t>℃至</w:t>
      </w:r>
      <w:r w:rsidRPr="0023063A">
        <w:rPr>
          <w:rFonts w:hint="eastAsia"/>
        </w:rPr>
        <w:t>125</w:t>
      </w:r>
      <w:r w:rsidRPr="0023063A">
        <w:rPr>
          <w:rFonts w:hint="eastAsia"/>
        </w:rPr>
        <w:t>℃，由</w:t>
      </w:r>
      <w:r w:rsidRPr="0023063A">
        <w:rPr>
          <w:rFonts w:hint="eastAsia"/>
        </w:rPr>
        <w:t xml:space="preserve"> 3.3V </w:t>
      </w:r>
      <w:r w:rsidRPr="0023063A">
        <w:rPr>
          <w:rFonts w:hint="eastAsia"/>
        </w:rPr>
        <w:t>单电源供电运行，可直接与单片机通信。收发器总线引脚</w:t>
      </w:r>
      <w:r w:rsidRPr="0023063A">
        <w:t xml:space="preserve"> ESD </w:t>
      </w:r>
      <w:r w:rsidRPr="0023063A">
        <w:rPr>
          <w:rFonts w:hint="eastAsia"/>
        </w:rPr>
        <w:t>保护超过</w:t>
      </w:r>
      <w:r w:rsidRPr="0023063A">
        <w:t xml:space="preserve"> ±15kV </w:t>
      </w:r>
      <w:r w:rsidRPr="0023063A">
        <w:rPr>
          <w:rFonts w:hint="eastAsia"/>
        </w:rPr>
        <w:t>人体模型，其具有高达</w:t>
      </w:r>
      <w:r w:rsidRPr="0023063A">
        <w:t xml:space="preserve"> 1Mbps </w:t>
      </w:r>
      <w:r w:rsidRPr="0023063A">
        <w:rPr>
          <w:rFonts w:hint="eastAsia"/>
        </w:rPr>
        <w:t>的数据速率，</w:t>
      </w:r>
      <w:r w:rsidRPr="0023063A">
        <w:rPr>
          <w:rFonts w:ascii="Times New Roman" w:hAnsi="Times New Roman" w:cs="Times New Roman" w:hint="eastAsia"/>
          <w:sz w:val="22"/>
        </w:rPr>
        <w:t>CAN</w:t>
      </w:r>
      <w:r w:rsidRPr="0023063A">
        <w:rPr>
          <w:rFonts w:ascii="Times New Roman" w:hAnsi="Times New Roman" w:cs="Times New Roman" w:hint="eastAsia"/>
          <w:sz w:val="22"/>
        </w:rPr>
        <w:t>总线</w:t>
      </w:r>
      <w:r w:rsidRPr="0023063A">
        <w:rPr>
          <w:rFonts w:ascii="Times New Roman" w:hAnsi="Times New Roman" w:cs="Times New Roman"/>
          <w:sz w:val="22"/>
        </w:rPr>
        <w:t>端使用</w:t>
      </w:r>
      <w:r w:rsidRPr="0023063A">
        <w:rPr>
          <w:rFonts w:ascii="Times New Roman" w:hAnsi="Times New Roman" w:cs="Times New Roman"/>
          <w:sz w:val="22"/>
        </w:rPr>
        <w:t>120</w:t>
      </w:r>
      <w:r w:rsidRPr="0023063A">
        <w:rPr>
          <w:rFonts w:ascii="Times New Roman" w:hAnsi="Times New Roman" w:cs="Times New Roman"/>
          <w:sz w:val="22"/>
        </w:rPr>
        <w:t>欧</w:t>
      </w:r>
      <w:r w:rsidRPr="0023063A">
        <w:rPr>
          <w:rFonts w:ascii="Times New Roman" w:hAnsi="Times New Roman" w:cs="Times New Roman" w:hint="eastAsia"/>
          <w:sz w:val="22"/>
        </w:rPr>
        <w:t>匹配</w:t>
      </w:r>
      <w:r w:rsidRPr="0023063A">
        <w:rPr>
          <w:rFonts w:ascii="Times New Roman" w:hAnsi="Times New Roman" w:cs="Times New Roman"/>
          <w:sz w:val="22"/>
        </w:rPr>
        <w:t>电阻</w:t>
      </w:r>
      <w:r w:rsidRPr="0023063A">
        <w:rPr>
          <w:rFonts w:hint="eastAsia"/>
        </w:rPr>
        <w:t>。</w:t>
      </w:r>
    </w:p>
    <w:p w14:paraId="35126482" w14:textId="77777777" w:rsidR="00D33919" w:rsidRPr="0023063A" w:rsidRDefault="00D33919" w:rsidP="00D33919">
      <w:pPr>
        <w:jc w:val="center"/>
        <w:rPr>
          <w:noProof/>
        </w:rPr>
      </w:pPr>
      <w:r w:rsidRPr="0023063A">
        <w:rPr>
          <w:noProof/>
        </w:rPr>
        <w:lastRenderedPageBreak/>
        <w:drawing>
          <wp:inline distT="0" distB="0" distL="0" distR="0" wp14:anchorId="2546DF1E" wp14:editId="2AEA463C">
            <wp:extent cx="5725160" cy="2893060"/>
            <wp:effectExtent l="0" t="0" r="0" b="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5160" cy="2893060"/>
                    </a:xfrm>
                    <a:prstGeom prst="rect">
                      <a:avLst/>
                    </a:prstGeom>
                    <a:noFill/>
                    <a:ln>
                      <a:noFill/>
                    </a:ln>
                  </pic:spPr>
                </pic:pic>
              </a:graphicData>
            </a:graphic>
          </wp:inline>
        </w:drawing>
      </w:r>
    </w:p>
    <w:p w14:paraId="1DA69284" w14:textId="6491C115" w:rsidR="00D33919" w:rsidRPr="0023063A" w:rsidRDefault="00D33919" w:rsidP="002A6136">
      <w:pPr>
        <w:pStyle w:val="4"/>
        <w:numPr>
          <w:ilvl w:val="0"/>
          <w:numId w:val="0"/>
        </w:numPr>
        <w:spacing w:before="156" w:after="156"/>
      </w:pPr>
      <w:r w:rsidRPr="0023063A">
        <w:rPr>
          <w:rFonts w:hint="eastAsia"/>
        </w:rPr>
        <w:t>4.</w:t>
      </w:r>
      <w:r w:rsidR="002A6136" w:rsidRPr="0023063A">
        <w:rPr>
          <w:rFonts w:hint="eastAsia"/>
        </w:rPr>
        <w:t>3.6.3</w:t>
      </w:r>
      <w:r w:rsidRPr="0023063A">
        <w:rPr>
          <w:rFonts w:hint="eastAsia"/>
        </w:rPr>
        <w:t xml:space="preserve"> LVDS</w:t>
      </w:r>
      <w:r w:rsidRPr="0023063A">
        <w:rPr>
          <w:rFonts w:hint="eastAsia"/>
        </w:rPr>
        <w:t>电路</w:t>
      </w:r>
    </w:p>
    <w:p w14:paraId="1A4F89C7" w14:textId="12415C0C" w:rsidR="00D33919" w:rsidRPr="0023063A" w:rsidRDefault="00D33919" w:rsidP="00D33919">
      <w:r w:rsidRPr="0023063A">
        <w:tab/>
      </w:r>
      <w:r w:rsidRPr="0023063A">
        <w:rPr>
          <w:rFonts w:hint="eastAsia"/>
        </w:rPr>
        <w:t>上位机与激光驱动器之间通过隔离型</w:t>
      </w:r>
      <w:r w:rsidRPr="0023063A">
        <w:rPr>
          <w:rFonts w:hint="eastAsia"/>
        </w:rPr>
        <w:t>LVDS</w:t>
      </w:r>
      <w:r w:rsidRPr="0023063A">
        <w:rPr>
          <w:rFonts w:hint="eastAsia"/>
        </w:rPr>
        <w:t>接口实现电同步</w:t>
      </w:r>
      <w:r w:rsidRPr="0023063A">
        <w:rPr>
          <w:rFonts w:hint="eastAsia"/>
        </w:rPr>
        <w:t>/</w:t>
      </w:r>
      <w:r w:rsidRPr="0023063A">
        <w:rPr>
          <w:rFonts w:hint="eastAsia"/>
        </w:rPr>
        <w:t>光同步</w:t>
      </w:r>
      <w:r w:rsidRPr="0023063A">
        <w:rPr>
          <w:rFonts w:hint="eastAsia"/>
        </w:rPr>
        <w:t>/</w:t>
      </w:r>
      <w:r w:rsidRPr="0023063A">
        <w:rPr>
          <w:rFonts w:hint="eastAsia"/>
        </w:rPr>
        <w:t>外调制信号的发送与接收，选择的</w:t>
      </w:r>
      <w:r w:rsidRPr="0023063A">
        <w:rPr>
          <w:rFonts w:hint="eastAsia"/>
        </w:rPr>
        <w:t>LVDS</w:t>
      </w:r>
      <w:r w:rsidRPr="0023063A">
        <w:rPr>
          <w:rFonts w:hint="eastAsia"/>
        </w:rPr>
        <w:t>芯片为推荐的中电</w:t>
      </w:r>
      <w:r w:rsidRPr="0023063A">
        <w:rPr>
          <w:rFonts w:hint="eastAsia"/>
        </w:rPr>
        <w:t>58</w:t>
      </w:r>
      <w:r w:rsidRPr="0023063A">
        <w:rPr>
          <w:rFonts w:hint="eastAsia"/>
        </w:rPr>
        <w:t>所的</w:t>
      </w:r>
      <w:r w:rsidRPr="0023063A">
        <w:rPr>
          <w:rFonts w:hint="eastAsia"/>
        </w:rPr>
        <w:t>CS4651A</w:t>
      </w:r>
      <w:r w:rsidRPr="0023063A">
        <w:rPr>
          <w:rFonts w:hint="eastAsia"/>
        </w:rPr>
        <w:t>隔离型</w:t>
      </w:r>
      <w:r w:rsidRPr="0023063A">
        <w:rPr>
          <w:rFonts w:hint="eastAsia"/>
        </w:rPr>
        <w:t>LVDS</w:t>
      </w:r>
      <w:r w:rsidRPr="0023063A">
        <w:rPr>
          <w:rFonts w:hint="eastAsia"/>
        </w:rPr>
        <w:t>收发器。其具有</w:t>
      </w:r>
      <w:r w:rsidRPr="0023063A">
        <w:rPr>
          <w:rFonts w:hint="eastAsia"/>
        </w:rPr>
        <w:t>5KV</w:t>
      </w:r>
      <w:r w:rsidRPr="0023063A">
        <w:rPr>
          <w:rFonts w:hint="eastAsia"/>
        </w:rPr>
        <w:t>的隔离电压，高达</w:t>
      </w:r>
      <w:r w:rsidRPr="0023063A">
        <w:rPr>
          <w:rFonts w:hint="eastAsia"/>
        </w:rPr>
        <w:t>600Mbps</w:t>
      </w:r>
      <w:r w:rsidRPr="0023063A">
        <w:rPr>
          <w:rFonts w:hint="eastAsia"/>
        </w:rPr>
        <w:t>的速率最大抖动为</w:t>
      </w:r>
      <w:r w:rsidRPr="0023063A">
        <w:rPr>
          <w:rFonts w:hint="eastAsia"/>
        </w:rPr>
        <w:t>151ps</w:t>
      </w:r>
      <w:r w:rsidRPr="0023063A">
        <w:rPr>
          <w:rFonts w:hint="eastAsia"/>
        </w:rPr>
        <w:t>，确保信号传输的稳定性。</w:t>
      </w:r>
    </w:p>
    <w:p w14:paraId="78655721" w14:textId="77777777" w:rsidR="00D33919" w:rsidRPr="0023063A" w:rsidRDefault="00D33919" w:rsidP="00D33919">
      <w:r w:rsidRPr="0023063A">
        <w:tab/>
      </w:r>
      <w:r w:rsidRPr="0023063A">
        <w:rPr>
          <w:rFonts w:hint="eastAsia"/>
        </w:rPr>
        <w:t>在供电方面选用推荐的</w:t>
      </w:r>
      <w:r w:rsidRPr="0023063A">
        <w:t>隔离型电源模块</w:t>
      </w:r>
      <w:r w:rsidRPr="0023063A">
        <w:rPr>
          <w:rFonts w:hint="eastAsia"/>
        </w:rPr>
        <w:t>：</w:t>
      </w:r>
      <w:r w:rsidRPr="0023063A">
        <w:t>北京新雷能的隔离型</w:t>
      </w:r>
      <w:r w:rsidRPr="0023063A">
        <w:t>DCDC</w:t>
      </w:r>
      <w:r w:rsidRPr="0023063A">
        <w:t>低功率模块</w:t>
      </w:r>
      <w:r w:rsidRPr="0023063A">
        <w:t>LNM8067</w:t>
      </w:r>
      <w:r w:rsidRPr="0023063A">
        <w:t>或</w:t>
      </w:r>
      <w:r w:rsidRPr="0023063A">
        <w:t>LNM8068</w:t>
      </w:r>
      <w:r w:rsidRPr="0023063A">
        <w:rPr>
          <w:rFonts w:hint="eastAsia"/>
        </w:rPr>
        <w:t>。</w:t>
      </w:r>
    </w:p>
    <w:p w14:paraId="62CC83E6" w14:textId="77777777" w:rsidR="00D33919" w:rsidRPr="0023063A" w:rsidRDefault="00D33919" w:rsidP="00D33919">
      <w:pPr>
        <w:ind w:firstLine="420"/>
      </w:pPr>
      <w:r w:rsidRPr="0023063A">
        <w:rPr>
          <w:rFonts w:hint="eastAsia"/>
        </w:rPr>
        <w:t>利用输出为</w:t>
      </w:r>
      <w:r w:rsidRPr="0023063A">
        <w:rPr>
          <w:rFonts w:hint="eastAsia"/>
        </w:rPr>
        <w:t>LVDS</w:t>
      </w:r>
      <w:r w:rsidRPr="0023063A">
        <w:rPr>
          <w:rFonts w:hint="eastAsia"/>
        </w:rPr>
        <w:t>信号的</w:t>
      </w:r>
      <w:r w:rsidRPr="0023063A">
        <w:rPr>
          <w:rFonts w:hint="eastAsia"/>
        </w:rPr>
        <w:t>TI</w:t>
      </w:r>
      <w:r w:rsidRPr="0023063A">
        <w:rPr>
          <w:rFonts w:hint="eastAsia"/>
        </w:rPr>
        <w:t>高速比较器</w:t>
      </w:r>
      <w:r w:rsidRPr="0023063A">
        <w:rPr>
          <w:rFonts w:hint="eastAsia"/>
        </w:rPr>
        <w:t>TLV3604DCKT</w:t>
      </w:r>
      <w:r w:rsidRPr="0023063A">
        <w:rPr>
          <w:rFonts w:hint="eastAsia"/>
        </w:rPr>
        <w:t>，将输出给调</w:t>
      </w:r>
      <w:r w:rsidRPr="0023063A">
        <w:rPr>
          <w:rFonts w:hint="eastAsia"/>
        </w:rPr>
        <w:t>Q</w:t>
      </w:r>
      <w:r w:rsidRPr="0023063A">
        <w:rPr>
          <w:rFonts w:hint="eastAsia"/>
        </w:rPr>
        <w:t>的调制信号及</w:t>
      </w:r>
      <w:r w:rsidRPr="0023063A">
        <w:rPr>
          <w:rFonts w:hint="eastAsia"/>
        </w:rPr>
        <w:t>PD</w:t>
      </w:r>
      <w:r w:rsidRPr="0023063A">
        <w:rPr>
          <w:rFonts w:hint="eastAsia"/>
        </w:rPr>
        <w:t>光电二极管接收的光脉冲信号转换为电同步与光同步</w:t>
      </w:r>
      <w:r w:rsidRPr="0023063A">
        <w:rPr>
          <w:rFonts w:hint="eastAsia"/>
        </w:rPr>
        <w:t>LVDS</w:t>
      </w:r>
      <w:r w:rsidRPr="0023063A">
        <w:rPr>
          <w:rFonts w:hint="eastAsia"/>
        </w:rPr>
        <w:t>信号，通过</w:t>
      </w:r>
      <w:r w:rsidRPr="0023063A">
        <w:rPr>
          <w:rFonts w:hint="eastAsia"/>
        </w:rPr>
        <w:t>CS4651</w:t>
      </w:r>
      <w:r w:rsidRPr="0023063A">
        <w:rPr>
          <w:rFonts w:hint="eastAsia"/>
        </w:rPr>
        <w:t>隔离后输出给上位机。其工作温度范围为</w:t>
      </w:r>
      <w:r w:rsidRPr="0023063A">
        <w:rPr>
          <w:rFonts w:hint="eastAsia"/>
        </w:rPr>
        <w:t>-40</w:t>
      </w:r>
      <w:r w:rsidRPr="0023063A">
        <w:rPr>
          <w:rFonts w:hint="eastAsia"/>
        </w:rPr>
        <w:t>至</w:t>
      </w:r>
      <w:r w:rsidRPr="0023063A">
        <w:rPr>
          <w:rFonts w:hint="eastAsia"/>
        </w:rPr>
        <w:t>125</w:t>
      </w:r>
      <w:r w:rsidRPr="0023063A">
        <w:rPr>
          <w:rFonts w:hint="eastAsia"/>
        </w:rPr>
        <w:t>℃，速率高达</w:t>
      </w:r>
      <w:r w:rsidRPr="0023063A">
        <w:rPr>
          <w:rFonts w:hint="eastAsia"/>
        </w:rPr>
        <w:t>3.0Gbps</w:t>
      </w:r>
      <w:r w:rsidRPr="0023063A">
        <w:rPr>
          <w:rFonts w:hint="eastAsia"/>
        </w:rPr>
        <w:t>。该芯片可通过高速比较器与</w:t>
      </w:r>
      <w:r w:rsidRPr="0023063A">
        <w:rPr>
          <w:rFonts w:hint="eastAsia"/>
        </w:rPr>
        <w:t>TTL</w:t>
      </w:r>
      <w:r w:rsidRPr="0023063A">
        <w:rPr>
          <w:rFonts w:hint="eastAsia"/>
        </w:rPr>
        <w:t>转</w:t>
      </w:r>
      <w:r w:rsidRPr="0023063A">
        <w:rPr>
          <w:rFonts w:hint="eastAsia"/>
        </w:rPr>
        <w:t>LVDS</w:t>
      </w:r>
      <w:r w:rsidRPr="0023063A">
        <w:rPr>
          <w:rFonts w:hint="eastAsia"/>
        </w:rPr>
        <w:t>接口芯片组合实现国产化替代。</w:t>
      </w:r>
    </w:p>
    <w:p w14:paraId="132CD64F" w14:textId="58180CA1" w:rsidR="00D33919" w:rsidRPr="0023063A" w:rsidRDefault="00D33919" w:rsidP="00D33919">
      <w:pPr>
        <w:ind w:firstLine="420"/>
      </w:pPr>
      <w:proofErr w:type="gramStart"/>
      <w:r w:rsidRPr="0023063A">
        <w:rPr>
          <w:rFonts w:hint="eastAsia"/>
        </w:rPr>
        <w:t>通过安森美</w:t>
      </w:r>
      <w:proofErr w:type="gramEnd"/>
      <w:r w:rsidRPr="0023063A">
        <w:rPr>
          <w:rFonts w:hint="eastAsia"/>
        </w:rPr>
        <w:t>的</w:t>
      </w:r>
      <w:r w:rsidRPr="0023063A">
        <w:t>FIN1002M5X</w:t>
      </w:r>
      <w:r w:rsidRPr="0023063A">
        <w:rPr>
          <w:rFonts w:hint="eastAsia"/>
        </w:rPr>
        <w:t>将经过</w:t>
      </w:r>
      <w:r w:rsidRPr="0023063A">
        <w:rPr>
          <w:rFonts w:hint="eastAsia"/>
        </w:rPr>
        <w:t>CS4651</w:t>
      </w:r>
      <w:r w:rsidRPr="0023063A">
        <w:rPr>
          <w:rFonts w:hint="eastAsia"/>
        </w:rPr>
        <w:t>隔离的外部触发</w:t>
      </w:r>
      <w:r w:rsidRPr="0023063A">
        <w:rPr>
          <w:rFonts w:hint="eastAsia"/>
        </w:rPr>
        <w:t>LVDS</w:t>
      </w:r>
      <w:r w:rsidRPr="0023063A">
        <w:rPr>
          <w:rFonts w:hint="eastAsia"/>
        </w:rPr>
        <w:t>信号转换为单片机可使用的</w:t>
      </w:r>
      <w:r w:rsidRPr="0023063A">
        <w:rPr>
          <w:rFonts w:hint="eastAsia"/>
        </w:rPr>
        <w:t>TTL</w:t>
      </w:r>
      <w:r w:rsidRPr="0023063A">
        <w:rPr>
          <w:rFonts w:hint="eastAsia"/>
        </w:rPr>
        <w:t>信号，其工作温度范围为</w:t>
      </w:r>
      <w:r w:rsidRPr="0023063A">
        <w:rPr>
          <w:rFonts w:hint="eastAsia"/>
        </w:rPr>
        <w:t>-40</w:t>
      </w:r>
      <w:r w:rsidRPr="0023063A">
        <w:rPr>
          <w:rFonts w:hint="eastAsia"/>
        </w:rPr>
        <w:t>至</w:t>
      </w:r>
      <w:r w:rsidRPr="0023063A">
        <w:rPr>
          <w:rFonts w:hint="eastAsia"/>
        </w:rPr>
        <w:t>125</w:t>
      </w:r>
      <w:r w:rsidRPr="0023063A">
        <w:rPr>
          <w:rFonts w:hint="eastAsia"/>
        </w:rPr>
        <w:t>℃，速率高达</w:t>
      </w:r>
      <w:r w:rsidRPr="0023063A">
        <w:rPr>
          <w:rFonts w:hint="eastAsia"/>
        </w:rPr>
        <w:t>400Mbps</w:t>
      </w:r>
      <w:r w:rsidRPr="0023063A">
        <w:rPr>
          <w:rFonts w:hint="eastAsia"/>
        </w:rPr>
        <w:t>。该芯片已有国产化原位替代型号（</w:t>
      </w:r>
      <w:proofErr w:type="gramStart"/>
      <w:r w:rsidRPr="0023063A">
        <w:rPr>
          <w:rFonts w:hint="eastAsia"/>
        </w:rPr>
        <w:t>芯景</w:t>
      </w:r>
      <w:proofErr w:type="gramEnd"/>
      <w:r w:rsidRPr="0023063A">
        <w:rPr>
          <w:rFonts w:hint="eastAsia"/>
        </w:rPr>
        <w:t>XJ3012</w:t>
      </w:r>
      <w:r w:rsidRPr="0023063A">
        <w:rPr>
          <w:rFonts w:hint="eastAsia"/>
        </w:rPr>
        <w:t>）。</w:t>
      </w:r>
    </w:p>
    <w:p w14:paraId="43F89AA0" w14:textId="44392BE3" w:rsidR="00812929" w:rsidRPr="0023063A" w:rsidRDefault="00D33919" w:rsidP="00D33919">
      <w:pPr>
        <w:pStyle w:val="14"/>
        <w:spacing w:line="360" w:lineRule="auto"/>
        <w:ind w:firstLineChars="0" w:firstLine="0"/>
        <w:rPr>
          <w:rFonts w:ascii="Times New Roman" w:hAnsi="Times New Roman"/>
          <w:sz w:val="22"/>
        </w:rPr>
      </w:pPr>
      <w:r w:rsidRPr="0023063A">
        <w:rPr>
          <w:noProof/>
        </w:rPr>
        <w:drawing>
          <wp:inline distT="0" distB="0" distL="0" distR="0" wp14:anchorId="6EB5ECE6" wp14:editId="35B44FFF">
            <wp:extent cx="5731510" cy="2745740"/>
            <wp:effectExtent l="0" t="0" r="2540" b="0"/>
            <wp:docPr id="1287301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01563" name=""/>
                    <pic:cNvPicPr/>
                  </pic:nvPicPr>
                  <pic:blipFill>
                    <a:blip r:embed="rId48"/>
                    <a:stretch>
                      <a:fillRect/>
                    </a:stretch>
                  </pic:blipFill>
                  <pic:spPr>
                    <a:xfrm>
                      <a:off x="0" y="0"/>
                      <a:ext cx="5731510" cy="2745740"/>
                    </a:xfrm>
                    <a:prstGeom prst="rect">
                      <a:avLst/>
                    </a:prstGeom>
                  </pic:spPr>
                </pic:pic>
              </a:graphicData>
            </a:graphic>
          </wp:inline>
        </w:drawing>
      </w:r>
    </w:p>
    <w:p w14:paraId="6A0598A5" w14:textId="77ECEBF9" w:rsidR="001E0EAF" w:rsidRPr="0023063A" w:rsidRDefault="002D084F" w:rsidP="00FE03C3">
      <w:pPr>
        <w:pStyle w:val="2"/>
        <w:spacing w:before="156"/>
        <w:rPr>
          <w:color w:val="auto"/>
        </w:rPr>
      </w:pPr>
      <w:bookmarkStart w:id="152" w:name="_Toc205110407"/>
      <w:r w:rsidRPr="0023063A">
        <w:rPr>
          <w:color w:val="auto"/>
        </w:rPr>
        <w:t>关键器件选择，温度特性和容差设计</w:t>
      </w:r>
      <w:bookmarkEnd w:id="152"/>
    </w:p>
    <w:p w14:paraId="242397B6" w14:textId="3F1CCFF1" w:rsidR="001346FC" w:rsidRPr="0023063A" w:rsidRDefault="001E0EAF" w:rsidP="007F112A">
      <w:pPr>
        <w:pStyle w:val="3"/>
        <w:numPr>
          <w:ilvl w:val="0"/>
          <w:numId w:val="0"/>
        </w:numPr>
        <w:spacing w:before="156"/>
        <w:ind w:left="1134" w:hanging="567"/>
        <w:rPr>
          <w:szCs w:val="22"/>
        </w:rPr>
      </w:pPr>
      <w:bookmarkStart w:id="153" w:name="_Toc205110408"/>
      <w:r w:rsidRPr="0023063A">
        <w:rPr>
          <w:rFonts w:hint="eastAsia"/>
        </w:rPr>
        <w:t>4.</w:t>
      </w:r>
      <w:r w:rsidR="007F112A" w:rsidRPr="0023063A">
        <w:rPr>
          <w:rFonts w:hint="eastAsia"/>
        </w:rPr>
        <w:t>4</w:t>
      </w:r>
      <w:r w:rsidRPr="0023063A">
        <w:rPr>
          <w:rFonts w:hint="eastAsia"/>
        </w:rPr>
        <w:t>.</w:t>
      </w:r>
      <w:r w:rsidR="007F112A" w:rsidRPr="0023063A">
        <w:rPr>
          <w:rFonts w:hint="eastAsia"/>
        </w:rPr>
        <w:t>1</w:t>
      </w:r>
      <w:r w:rsidRPr="0023063A">
        <w:rPr>
          <w:rFonts w:hint="eastAsia"/>
        </w:rPr>
        <w:t xml:space="preserve"> </w:t>
      </w:r>
      <w:r w:rsidR="002D084F" w:rsidRPr="0023063A">
        <w:t>MCU</w:t>
      </w:r>
      <w:r w:rsidRPr="0023063A">
        <w:rPr>
          <w:rFonts w:hint="eastAsia"/>
        </w:rPr>
        <w:t>及其附属控制电路</w:t>
      </w:r>
      <w:bookmarkEnd w:id="153"/>
    </w:p>
    <w:p w14:paraId="31C8665F" w14:textId="148E0244" w:rsidR="00B148D3" w:rsidRPr="0023063A" w:rsidRDefault="002D084F">
      <w:pPr>
        <w:spacing w:line="360" w:lineRule="auto"/>
        <w:rPr>
          <w:rFonts w:ascii="Times New Roman" w:hAnsi="Times New Roman" w:cs="Times New Roman"/>
          <w:sz w:val="22"/>
        </w:rPr>
      </w:pPr>
      <w:r w:rsidRPr="0023063A">
        <w:rPr>
          <w:rFonts w:ascii="Times New Roman" w:hAnsi="Times New Roman" w:cs="Times New Roman"/>
          <w:sz w:val="22"/>
        </w:rPr>
        <w:lastRenderedPageBreak/>
        <w:tab/>
      </w:r>
      <w:r w:rsidRPr="0023063A">
        <w:rPr>
          <w:rFonts w:ascii="Times New Roman" w:hAnsi="Times New Roman" w:cs="Times New Roman"/>
          <w:sz w:val="22"/>
        </w:rPr>
        <w:t>本激光器选用</w:t>
      </w:r>
      <w:r w:rsidRPr="0023063A">
        <w:rPr>
          <w:rFonts w:ascii="Times New Roman" w:hAnsi="Times New Roman" w:cs="Times New Roman"/>
          <w:sz w:val="22"/>
        </w:rPr>
        <w:t>MCU</w:t>
      </w:r>
      <w:r w:rsidRPr="0023063A">
        <w:rPr>
          <w:rFonts w:ascii="Times New Roman" w:hAnsi="Times New Roman" w:cs="Times New Roman"/>
          <w:sz w:val="22"/>
        </w:rPr>
        <w:t>为</w:t>
      </w:r>
      <w:r w:rsidRPr="0023063A">
        <w:rPr>
          <w:rFonts w:ascii="Times New Roman" w:hAnsi="Times New Roman" w:cs="Times New Roman" w:hint="eastAsia"/>
          <w:sz w:val="22"/>
        </w:rPr>
        <w:t>ST</w:t>
      </w:r>
      <w:r w:rsidRPr="0023063A">
        <w:rPr>
          <w:rFonts w:ascii="Times New Roman" w:hAnsi="Times New Roman" w:cs="Times New Roman"/>
          <w:sz w:val="22"/>
        </w:rPr>
        <w:t>的</w:t>
      </w:r>
      <w:r w:rsidR="003F26C8" w:rsidRPr="0023063A">
        <w:rPr>
          <w:rFonts w:ascii="Times New Roman" w:hAnsi="Times New Roman" w:cs="Times New Roman"/>
          <w:bCs/>
          <w:kern w:val="0"/>
          <w:sz w:val="22"/>
        </w:rPr>
        <w:t>STM32H743VIT6</w:t>
      </w:r>
      <w:r w:rsidRPr="0023063A">
        <w:rPr>
          <w:rFonts w:ascii="Times New Roman" w:hAnsi="Times New Roman" w:cs="Times New Roman"/>
          <w:sz w:val="22"/>
        </w:rPr>
        <w:t>，该芯片工作温度范围为</w:t>
      </w:r>
      <w:r w:rsidRPr="0023063A">
        <w:rPr>
          <w:rFonts w:ascii="Times New Roman" w:hAnsi="Times New Roman" w:cs="Times New Roman"/>
          <w:sz w:val="22"/>
        </w:rPr>
        <w:t>-40℃</w:t>
      </w:r>
      <w:r w:rsidRPr="0023063A">
        <w:rPr>
          <w:rFonts w:ascii="Times New Roman" w:hAnsi="Times New Roman" w:cs="Times New Roman"/>
          <w:sz w:val="22"/>
        </w:rPr>
        <w:t>至</w:t>
      </w:r>
      <w:r w:rsidRPr="0023063A">
        <w:rPr>
          <w:rFonts w:ascii="Times New Roman" w:hAnsi="Times New Roman" w:cs="Times New Roman"/>
          <w:sz w:val="22"/>
        </w:rPr>
        <w:t>+85℃</w:t>
      </w:r>
      <w:r w:rsidRPr="0023063A">
        <w:rPr>
          <w:rFonts w:ascii="Times New Roman" w:hAnsi="Times New Roman" w:cs="Times New Roman"/>
          <w:sz w:val="22"/>
        </w:rPr>
        <w:t>，其充足的硬件资源（</w:t>
      </w:r>
      <w:r w:rsidR="003F26C8" w:rsidRPr="0023063A">
        <w:rPr>
          <w:rFonts w:ascii="Times New Roman" w:hAnsi="Times New Roman" w:cs="Times New Roman" w:hint="eastAsia"/>
          <w:sz w:val="22"/>
        </w:rPr>
        <w:t>4</w:t>
      </w:r>
      <w:r w:rsidR="009833EA" w:rsidRPr="0023063A">
        <w:rPr>
          <w:rFonts w:ascii="Times New Roman" w:hAnsi="Times New Roman" w:cs="Times New Roman" w:hint="eastAsia"/>
          <w:sz w:val="22"/>
        </w:rPr>
        <w:t>80</w:t>
      </w:r>
      <w:r w:rsidRPr="0023063A">
        <w:rPr>
          <w:rFonts w:ascii="Times New Roman" w:hAnsi="Times New Roman" w:cs="Times New Roman"/>
          <w:sz w:val="22"/>
        </w:rPr>
        <w:t>M</w:t>
      </w:r>
      <w:r w:rsidRPr="0023063A">
        <w:rPr>
          <w:rFonts w:ascii="Times New Roman" w:hAnsi="Times New Roman" w:cs="Times New Roman"/>
          <w:sz w:val="22"/>
        </w:rPr>
        <w:t>主频、</w:t>
      </w:r>
      <w:r w:rsidR="003F26C8" w:rsidRPr="0023063A">
        <w:rPr>
          <w:rFonts w:ascii="Times New Roman" w:hAnsi="Times New Roman" w:cs="Times New Roman" w:hint="eastAsia"/>
          <w:sz w:val="22"/>
        </w:rPr>
        <w:t>M7</w:t>
      </w:r>
      <w:r w:rsidR="003F26C8" w:rsidRPr="0023063A">
        <w:rPr>
          <w:rFonts w:ascii="Times New Roman" w:hAnsi="Times New Roman" w:cs="Times New Roman" w:hint="eastAsia"/>
          <w:sz w:val="22"/>
        </w:rPr>
        <w:t>内核、</w:t>
      </w:r>
      <w:r w:rsidR="00042D77" w:rsidRPr="0023063A">
        <w:rPr>
          <w:rFonts w:ascii="Times New Roman" w:hAnsi="Times New Roman" w:cs="Times New Roman" w:hint="eastAsia"/>
          <w:sz w:val="22"/>
        </w:rPr>
        <w:t>1</w:t>
      </w:r>
      <w:r w:rsidR="009833EA" w:rsidRPr="0023063A">
        <w:rPr>
          <w:rFonts w:ascii="Times New Roman" w:hAnsi="Times New Roman" w:cs="Times New Roman" w:hint="eastAsia"/>
          <w:sz w:val="22"/>
        </w:rPr>
        <w:t xml:space="preserve">M flash </w:t>
      </w:r>
      <w:r w:rsidRPr="0023063A">
        <w:rPr>
          <w:rFonts w:ascii="Times New Roman" w:hAnsi="Times New Roman" w:cs="Times New Roman"/>
          <w:sz w:val="22"/>
        </w:rPr>
        <w:t>、</w:t>
      </w:r>
      <w:r w:rsidR="003F26C8" w:rsidRPr="0023063A">
        <w:rPr>
          <w:rFonts w:ascii="Times New Roman" w:hAnsi="Times New Roman" w:cs="Times New Roman" w:hint="eastAsia"/>
          <w:sz w:val="22"/>
        </w:rPr>
        <w:t>512</w:t>
      </w:r>
      <w:r w:rsidRPr="0023063A">
        <w:rPr>
          <w:rFonts w:ascii="Times New Roman" w:hAnsi="Times New Roman" w:cs="Times New Roman"/>
          <w:sz w:val="22"/>
        </w:rPr>
        <w:t>KB RAM</w:t>
      </w:r>
      <w:r w:rsidRPr="0023063A">
        <w:rPr>
          <w:rFonts w:ascii="Times New Roman" w:hAnsi="Times New Roman" w:cs="Times New Roman"/>
          <w:sz w:val="22"/>
        </w:rPr>
        <w:t>）</w:t>
      </w:r>
      <w:r w:rsidRPr="0023063A">
        <w:rPr>
          <w:rFonts w:ascii="Times New Roman" w:hAnsi="Times New Roman" w:cs="Times New Roman"/>
          <w:sz w:val="22"/>
        </w:rPr>
        <w:t xml:space="preserve"> </w:t>
      </w:r>
      <w:r w:rsidRPr="0023063A">
        <w:rPr>
          <w:rFonts w:ascii="Times New Roman" w:hAnsi="Times New Roman" w:cs="Times New Roman"/>
          <w:sz w:val="22"/>
        </w:rPr>
        <w:t>满足了激光器的控制需要。</w:t>
      </w:r>
      <w:r w:rsidR="00042D77" w:rsidRPr="0023063A">
        <w:rPr>
          <w:rFonts w:ascii="Times New Roman" w:hAnsi="Times New Roman" w:cs="Times New Roman" w:hint="eastAsia"/>
          <w:sz w:val="22"/>
        </w:rPr>
        <w:t>该</w:t>
      </w:r>
      <w:r w:rsidR="00042D77" w:rsidRPr="0023063A">
        <w:rPr>
          <w:rFonts w:ascii="Times New Roman" w:hAnsi="Times New Roman" w:cs="Times New Roman" w:hint="eastAsia"/>
          <w:sz w:val="22"/>
        </w:rPr>
        <w:t>MUC</w:t>
      </w:r>
      <w:r w:rsidR="00042D77" w:rsidRPr="0023063A">
        <w:rPr>
          <w:rFonts w:ascii="Times New Roman" w:hAnsi="Times New Roman" w:cs="Times New Roman" w:hint="eastAsia"/>
          <w:sz w:val="22"/>
        </w:rPr>
        <w:t>有</w:t>
      </w:r>
      <w:r w:rsidR="00042D77" w:rsidRPr="0023063A">
        <w:rPr>
          <w:rFonts w:ascii="Times New Roman" w:hAnsi="Times New Roman" w:cs="Times New Roman" w:hint="eastAsia"/>
          <w:sz w:val="22"/>
        </w:rPr>
        <w:t>6</w:t>
      </w:r>
      <w:r w:rsidR="00042D77" w:rsidRPr="0023063A">
        <w:rPr>
          <w:rFonts w:ascii="Times New Roman" w:hAnsi="Times New Roman" w:cs="Times New Roman" w:hint="eastAsia"/>
          <w:sz w:val="22"/>
        </w:rPr>
        <w:t>路</w:t>
      </w:r>
      <w:r w:rsidR="00042D77" w:rsidRPr="0023063A">
        <w:rPr>
          <w:rFonts w:ascii="Times New Roman" w:hAnsi="Times New Roman" w:cs="Times New Roman" w:hint="eastAsia"/>
          <w:sz w:val="22"/>
        </w:rPr>
        <w:t>SPI</w:t>
      </w:r>
      <w:r w:rsidR="00042D77" w:rsidRPr="0023063A">
        <w:rPr>
          <w:rFonts w:ascii="Times New Roman" w:hAnsi="Times New Roman" w:cs="Times New Roman" w:hint="eastAsia"/>
          <w:sz w:val="22"/>
        </w:rPr>
        <w:t>、</w:t>
      </w:r>
      <w:r w:rsidR="00042D77" w:rsidRPr="0023063A">
        <w:rPr>
          <w:rFonts w:ascii="Times New Roman" w:hAnsi="Times New Roman" w:cs="Times New Roman" w:hint="eastAsia"/>
          <w:sz w:val="22"/>
        </w:rPr>
        <w:t>4</w:t>
      </w:r>
      <w:r w:rsidR="00042D77" w:rsidRPr="0023063A">
        <w:rPr>
          <w:rFonts w:ascii="Times New Roman" w:hAnsi="Times New Roman" w:cs="Times New Roman" w:hint="eastAsia"/>
          <w:sz w:val="22"/>
        </w:rPr>
        <w:t>路串口、</w:t>
      </w:r>
      <w:r w:rsidR="003F26C8" w:rsidRPr="0023063A">
        <w:rPr>
          <w:rFonts w:ascii="Times New Roman" w:hAnsi="Times New Roman" w:cs="Times New Roman" w:hint="eastAsia"/>
          <w:sz w:val="22"/>
        </w:rPr>
        <w:t>1</w:t>
      </w:r>
      <w:r w:rsidR="00042D77" w:rsidRPr="0023063A">
        <w:rPr>
          <w:rFonts w:ascii="Times New Roman" w:hAnsi="Times New Roman" w:cs="Times New Roman" w:hint="eastAsia"/>
          <w:sz w:val="22"/>
        </w:rPr>
        <w:t>路</w:t>
      </w:r>
      <w:r w:rsidR="00042D77" w:rsidRPr="0023063A">
        <w:rPr>
          <w:rFonts w:ascii="Times New Roman" w:hAnsi="Times New Roman" w:cs="Times New Roman" w:hint="eastAsia"/>
          <w:sz w:val="22"/>
        </w:rPr>
        <w:t>CAN</w:t>
      </w:r>
      <w:r w:rsidR="00042D77" w:rsidRPr="0023063A">
        <w:rPr>
          <w:rFonts w:ascii="Times New Roman" w:hAnsi="Times New Roman" w:cs="Times New Roman" w:hint="eastAsia"/>
          <w:sz w:val="22"/>
        </w:rPr>
        <w:t>、</w:t>
      </w:r>
      <w:r w:rsidR="003F26C8" w:rsidRPr="0023063A">
        <w:rPr>
          <w:rFonts w:ascii="Times New Roman" w:hAnsi="Times New Roman" w:cs="Times New Roman" w:hint="eastAsia"/>
          <w:sz w:val="22"/>
        </w:rPr>
        <w:t>3</w:t>
      </w:r>
      <w:r w:rsidR="003F26C8" w:rsidRPr="0023063A">
        <w:rPr>
          <w:rFonts w:ascii="Times New Roman" w:hAnsi="Times New Roman" w:cs="Times New Roman" w:hint="eastAsia"/>
          <w:sz w:val="22"/>
        </w:rPr>
        <w:t>路</w:t>
      </w:r>
      <w:r w:rsidR="00042D77" w:rsidRPr="0023063A">
        <w:rPr>
          <w:rFonts w:ascii="Times New Roman" w:hAnsi="Times New Roman" w:cs="Times New Roman" w:hint="eastAsia"/>
          <w:sz w:val="22"/>
        </w:rPr>
        <w:t>16</w:t>
      </w:r>
      <w:r w:rsidR="003F26C8" w:rsidRPr="0023063A">
        <w:rPr>
          <w:rFonts w:ascii="Times New Roman" w:hAnsi="Times New Roman" w:cs="Times New Roman" w:hint="eastAsia"/>
          <w:sz w:val="22"/>
        </w:rPr>
        <w:t>通道</w:t>
      </w:r>
      <w:r w:rsidR="00042D77" w:rsidRPr="0023063A">
        <w:rPr>
          <w:rFonts w:ascii="Times New Roman" w:hAnsi="Times New Roman" w:cs="Times New Roman" w:hint="eastAsia"/>
          <w:sz w:val="22"/>
        </w:rPr>
        <w:t>1</w:t>
      </w:r>
      <w:r w:rsidR="003F26C8" w:rsidRPr="0023063A">
        <w:rPr>
          <w:rFonts w:ascii="Times New Roman" w:hAnsi="Times New Roman" w:cs="Times New Roman" w:hint="eastAsia"/>
          <w:sz w:val="22"/>
        </w:rPr>
        <w:t>6</w:t>
      </w:r>
      <w:r w:rsidR="00042D77" w:rsidRPr="0023063A">
        <w:rPr>
          <w:rFonts w:ascii="Times New Roman" w:hAnsi="Times New Roman" w:cs="Times New Roman" w:hint="eastAsia"/>
          <w:sz w:val="22"/>
        </w:rPr>
        <w:t>bit ADC</w:t>
      </w:r>
      <w:r w:rsidR="00042D77" w:rsidRPr="0023063A">
        <w:rPr>
          <w:rFonts w:ascii="Times New Roman" w:hAnsi="Times New Roman" w:cs="Times New Roman" w:hint="eastAsia"/>
          <w:sz w:val="22"/>
        </w:rPr>
        <w:t>、</w:t>
      </w:r>
      <w:r w:rsidR="00042D77" w:rsidRPr="0023063A">
        <w:rPr>
          <w:rFonts w:ascii="Times New Roman" w:hAnsi="Times New Roman" w:cs="Times New Roman" w:hint="eastAsia"/>
          <w:sz w:val="22"/>
        </w:rPr>
        <w:t>2</w:t>
      </w:r>
      <w:r w:rsidR="00042D77" w:rsidRPr="0023063A">
        <w:rPr>
          <w:rFonts w:ascii="Times New Roman" w:hAnsi="Times New Roman" w:cs="Times New Roman" w:hint="eastAsia"/>
          <w:sz w:val="22"/>
        </w:rPr>
        <w:t>路</w:t>
      </w:r>
      <w:r w:rsidR="00042D77" w:rsidRPr="0023063A">
        <w:rPr>
          <w:rFonts w:ascii="Times New Roman" w:hAnsi="Times New Roman" w:cs="Times New Roman" w:hint="eastAsia"/>
          <w:sz w:val="22"/>
        </w:rPr>
        <w:t>DAC</w:t>
      </w:r>
      <w:r w:rsidR="00042D77" w:rsidRPr="0023063A">
        <w:rPr>
          <w:rFonts w:ascii="Times New Roman" w:hAnsi="Times New Roman" w:cs="Times New Roman" w:hint="eastAsia"/>
          <w:sz w:val="22"/>
        </w:rPr>
        <w:t>、</w:t>
      </w:r>
      <w:r w:rsidR="00042D77" w:rsidRPr="0023063A">
        <w:rPr>
          <w:rFonts w:ascii="Times New Roman" w:hAnsi="Times New Roman" w:cs="Times New Roman" w:hint="eastAsia"/>
          <w:sz w:val="22"/>
        </w:rPr>
        <w:t>1</w:t>
      </w:r>
      <w:r w:rsidR="00042D77" w:rsidRPr="0023063A">
        <w:rPr>
          <w:rFonts w:ascii="Times New Roman" w:hAnsi="Times New Roman" w:cs="Times New Roman" w:hint="eastAsia"/>
          <w:sz w:val="22"/>
        </w:rPr>
        <w:t>路</w:t>
      </w:r>
      <w:r w:rsidR="00042D77" w:rsidRPr="0023063A">
        <w:rPr>
          <w:rFonts w:ascii="Times New Roman" w:hAnsi="Times New Roman" w:cs="Times New Roman" w:hint="eastAsia"/>
          <w:sz w:val="22"/>
        </w:rPr>
        <w:t>JTAG</w:t>
      </w:r>
      <w:r w:rsidR="00C91B59" w:rsidRPr="0023063A">
        <w:rPr>
          <w:rFonts w:ascii="Times New Roman" w:hAnsi="Times New Roman" w:cs="Times New Roman" w:hint="eastAsia"/>
          <w:sz w:val="22"/>
        </w:rPr>
        <w:t>，共</w:t>
      </w:r>
      <w:r w:rsidR="00C91B59" w:rsidRPr="0023063A">
        <w:rPr>
          <w:rFonts w:ascii="Times New Roman" w:hAnsi="Times New Roman" w:cs="Times New Roman" w:hint="eastAsia"/>
          <w:sz w:val="22"/>
        </w:rPr>
        <w:t>82</w:t>
      </w:r>
      <w:r w:rsidR="00C91B59" w:rsidRPr="0023063A">
        <w:rPr>
          <w:rFonts w:ascii="Times New Roman" w:hAnsi="Times New Roman" w:cs="Times New Roman" w:hint="eastAsia"/>
          <w:sz w:val="22"/>
        </w:rPr>
        <w:t>个</w:t>
      </w:r>
      <w:r w:rsidR="00C91B59" w:rsidRPr="0023063A">
        <w:rPr>
          <w:rFonts w:ascii="Times New Roman" w:hAnsi="Times New Roman" w:cs="Times New Roman" w:hint="eastAsia"/>
          <w:sz w:val="22"/>
        </w:rPr>
        <w:t>IO</w:t>
      </w:r>
      <w:r w:rsidR="00042D77" w:rsidRPr="0023063A">
        <w:rPr>
          <w:rFonts w:ascii="Times New Roman" w:hAnsi="Times New Roman" w:cs="Times New Roman" w:hint="eastAsia"/>
          <w:sz w:val="22"/>
        </w:rPr>
        <w:t>。</w:t>
      </w:r>
    </w:p>
    <w:p w14:paraId="1CECA198" w14:textId="1DBF991B" w:rsidR="00B148D3" w:rsidRPr="0023063A" w:rsidRDefault="002D084F" w:rsidP="00B148D3">
      <w:pPr>
        <w:spacing w:line="360" w:lineRule="auto"/>
        <w:ind w:firstLine="420"/>
        <w:rPr>
          <w:rFonts w:ascii="Times New Roman" w:hAnsi="Times New Roman" w:cs="Times New Roman"/>
          <w:sz w:val="22"/>
        </w:rPr>
      </w:pPr>
      <w:r w:rsidRPr="0023063A">
        <w:rPr>
          <w:rFonts w:ascii="Times New Roman" w:hAnsi="Times New Roman" w:cs="Times New Roman"/>
          <w:sz w:val="22"/>
        </w:rPr>
        <w:t>利用其</w:t>
      </w:r>
      <w:r w:rsidRPr="0023063A">
        <w:rPr>
          <w:rFonts w:ascii="Times New Roman" w:hAnsi="Times New Roman" w:cs="Times New Roman"/>
          <w:sz w:val="22"/>
        </w:rPr>
        <w:t>SPI</w:t>
      </w:r>
      <w:r w:rsidR="00042D77" w:rsidRPr="0023063A">
        <w:rPr>
          <w:rFonts w:ascii="Times New Roman" w:hAnsi="Times New Roman" w:cs="Times New Roman" w:hint="eastAsia"/>
          <w:sz w:val="22"/>
        </w:rPr>
        <w:t>扩展</w:t>
      </w:r>
      <w:r w:rsidRPr="0023063A">
        <w:rPr>
          <w:rFonts w:ascii="Times New Roman" w:hAnsi="Times New Roman" w:cs="Times New Roman"/>
          <w:sz w:val="22"/>
        </w:rPr>
        <w:t>DAC</w:t>
      </w:r>
      <w:r w:rsidRPr="0023063A">
        <w:rPr>
          <w:rFonts w:ascii="Times New Roman" w:hAnsi="Times New Roman" w:cs="Times New Roman"/>
          <w:sz w:val="22"/>
        </w:rPr>
        <w:t>完成对</w:t>
      </w:r>
      <w:r w:rsidRPr="0023063A">
        <w:rPr>
          <w:rFonts w:ascii="Times New Roman" w:hAnsi="Times New Roman" w:cs="Times New Roman"/>
          <w:sz w:val="22"/>
        </w:rPr>
        <w:t>LD</w:t>
      </w:r>
      <w:r w:rsidR="003F26C8" w:rsidRPr="0023063A">
        <w:rPr>
          <w:rFonts w:ascii="Times New Roman" w:hAnsi="Times New Roman" w:cs="Times New Roman" w:hint="eastAsia"/>
          <w:sz w:val="22"/>
        </w:rPr>
        <w:t>驱动的电流幅值</w:t>
      </w:r>
      <w:r w:rsidR="003F26C8" w:rsidRPr="0023063A">
        <w:rPr>
          <w:rFonts w:ascii="Times New Roman" w:hAnsi="Times New Roman" w:cs="Times New Roman" w:hint="eastAsia"/>
          <w:sz w:val="22"/>
        </w:rPr>
        <w:t>/</w:t>
      </w:r>
      <w:r w:rsidR="003F26C8" w:rsidRPr="0023063A">
        <w:rPr>
          <w:rFonts w:ascii="Times New Roman" w:hAnsi="Times New Roman" w:cs="Times New Roman" w:hint="eastAsia"/>
          <w:sz w:val="22"/>
        </w:rPr>
        <w:t>过流保护阈值</w:t>
      </w:r>
      <w:r w:rsidR="003F26C8" w:rsidRPr="0023063A">
        <w:rPr>
          <w:rFonts w:ascii="Times New Roman" w:hAnsi="Times New Roman" w:cs="Times New Roman" w:hint="eastAsia"/>
          <w:sz w:val="22"/>
        </w:rPr>
        <w:t>/</w:t>
      </w:r>
      <w:r w:rsidR="003F26C8" w:rsidRPr="0023063A">
        <w:rPr>
          <w:rFonts w:ascii="Times New Roman" w:hAnsi="Times New Roman" w:cs="Times New Roman" w:hint="eastAsia"/>
          <w:sz w:val="22"/>
        </w:rPr>
        <w:t>驱动电压</w:t>
      </w:r>
      <w:r w:rsidRPr="0023063A">
        <w:rPr>
          <w:rFonts w:ascii="Times New Roman" w:hAnsi="Times New Roman" w:cs="Times New Roman"/>
          <w:sz w:val="22"/>
        </w:rPr>
        <w:t>、</w:t>
      </w:r>
      <w:r w:rsidRPr="0023063A">
        <w:rPr>
          <w:rFonts w:ascii="Times New Roman" w:hAnsi="Times New Roman" w:cs="Times New Roman"/>
          <w:sz w:val="22"/>
        </w:rPr>
        <w:t>TEC</w:t>
      </w:r>
      <w:r w:rsidRPr="0023063A">
        <w:rPr>
          <w:rFonts w:ascii="Times New Roman" w:hAnsi="Times New Roman" w:cs="Times New Roman"/>
          <w:sz w:val="22"/>
        </w:rPr>
        <w:t>电压的控制；</w:t>
      </w:r>
      <w:r w:rsidR="006717CB" w:rsidRPr="0023063A">
        <w:rPr>
          <w:rFonts w:ascii="Times New Roman" w:hAnsi="Times New Roman" w:cs="Times New Roman" w:hint="eastAsia"/>
          <w:sz w:val="22"/>
        </w:rPr>
        <w:t>利用</w:t>
      </w:r>
      <w:r w:rsidR="006717CB" w:rsidRPr="0023063A">
        <w:rPr>
          <w:rFonts w:ascii="Times New Roman" w:hAnsi="Times New Roman" w:cs="Times New Roman" w:hint="eastAsia"/>
          <w:sz w:val="22"/>
        </w:rPr>
        <w:t>SPI</w:t>
      </w:r>
      <w:r w:rsidR="006717CB" w:rsidRPr="0023063A">
        <w:rPr>
          <w:rFonts w:ascii="Times New Roman" w:hAnsi="Times New Roman" w:cs="Times New Roman" w:hint="eastAsia"/>
          <w:sz w:val="22"/>
        </w:rPr>
        <w:t>与</w:t>
      </w:r>
      <w:r w:rsidR="006717CB" w:rsidRPr="0023063A">
        <w:rPr>
          <w:rFonts w:ascii="Times New Roman" w:hAnsi="Times New Roman" w:cs="Times New Roman" w:hint="eastAsia"/>
          <w:sz w:val="22"/>
        </w:rPr>
        <w:t>PT1000</w:t>
      </w:r>
      <w:r w:rsidR="006717CB" w:rsidRPr="0023063A">
        <w:rPr>
          <w:rFonts w:ascii="Times New Roman" w:hAnsi="Times New Roman" w:cs="Times New Roman" w:hint="eastAsia"/>
          <w:sz w:val="22"/>
        </w:rPr>
        <w:t>读出芯片通信，获取</w:t>
      </w:r>
      <w:r w:rsidR="006717CB" w:rsidRPr="0023063A">
        <w:rPr>
          <w:rFonts w:ascii="Times New Roman" w:hAnsi="Times New Roman" w:cs="Times New Roman" w:hint="eastAsia"/>
          <w:sz w:val="22"/>
        </w:rPr>
        <w:t>4</w:t>
      </w:r>
      <w:r w:rsidR="006717CB" w:rsidRPr="0023063A">
        <w:rPr>
          <w:rFonts w:ascii="Times New Roman" w:hAnsi="Times New Roman" w:cs="Times New Roman" w:hint="eastAsia"/>
          <w:sz w:val="22"/>
        </w:rPr>
        <w:t>路温控的温度。</w:t>
      </w:r>
    </w:p>
    <w:p w14:paraId="047FEE5F" w14:textId="69BCDB50" w:rsidR="001346FC" w:rsidRPr="0023063A" w:rsidRDefault="002D084F" w:rsidP="00B148D3">
      <w:pPr>
        <w:spacing w:line="360" w:lineRule="auto"/>
        <w:ind w:firstLine="420"/>
        <w:rPr>
          <w:rFonts w:ascii="Times New Roman" w:hAnsi="Times New Roman" w:cs="Times New Roman"/>
          <w:sz w:val="22"/>
        </w:rPr>
      </w:pPr>
      <w:r w:rsidRPr="0023063A">
        <w:rPr>
          <w:rFonts w:ascii="Times New Roman" w:hAnsi="Times New Roman" w:cs="Times New Roman"/>
          <w:sz w:val="22"/>
        </w:rPr>
        <w:t>通过</w:t>
      </w:r>
      <w:r w:rsidR="00B148D3" w:rsidRPr="0023063A">
        <w:rPr>
          <w:rFonts w:ascii="Times New Roman" w:hAnsi="Times New Roman" w:cs="Times New Roman" w:hint="eastAsia"/>
          <w:sz w:val="22"/>
        </w:rPr>
        <w:t>外部</w:t>
      </w:r>
      <w:r w:rsidRPr="0023063A">
        <w:rPr>
          <w:rFonts w:ascii="Times New Roman" w:hAnsi="Times New Roman" w:cs="Times New Roman"/>
          <w:sz w:val="22"/>
        </w:rPr>
        <w:t>中断</w:t>
      </w:r>
      <w:r w:rsidR="00B148D3" w:rsidRPr="0023063A">
        <w:rPr>
          <w:rFonts w:ascii="Times New Roman" w:hAnsi="Times New Roman" w:cs="Times New Roman" w:hint="eastAsia"/>
          <w:sz w:val="22"/>
        </w:rPr>
        <w:t>与定时器，</w:t>
      </w:r>
      <w:r w:rsidRPr="0023063A">
        <w:rPr>
          <w:rFonts w:ascii="Times New Roman" w:hAnsi="Times New Roman" w:cs="Times New Roman"/>
          <w:sz w:val="22"/>
        </w:rPr>
        <w:t>可快速</w:t>
      </w:r>
      <w:r w:rsidR="00B148D3" w:rsidRPr="0023063A">
        <w:rPr>
          <w:rFonts w:ascii="Times New Roman" w:hAnsi="Times New Roman" w:cs="Times New Roman" w:hint="eastAsia"/>
          <w:sz w:val="22"/>
        </w:rPr>
        <w:t>接收</w:t>
      </w:r>
      <w:r w:rsidRPr="0023063A">
        <w:rPr>
          <w:rFonts w:ascii="Times New Roman" w:hAnsi="Times New Roman" w:cs="Times New Roman" w:hint="eastAsia"/>
          <w:sz w:val="22"/>
        </w:rPr>
        <w:t>外部</w:t>
      </w:r>
      <w:r w:rsidR="00B148D3" w:rsidRPr="0023063A">
        <w:rPr>
          <w:rFonts w:ascii="Times New Roman" w:hAnsi="Times New Roman" w:cs="Times New Roman" w:hint="eastAsia"/>
          <w:sz w:val="22"/>
        </w:rPr>
        <w:t>脉冲触发信号并输出调制脉宽的</w:t>
      </w:r>
      <w:r w:rsidR="00B148D3" w:rsidRPr="0023063A">
        <w:rPr>
          <w:rFonts w:ascii="Times New Roman" w:hAnsi="Times New Roman" w:cs="Times New Roman" w:hint="eastAsia"/>
          <w:sz w:val="22"/>
        </w:rPr>
        <w:t>Q</w:t>
      </w:r>
      <w:r w:rsidR="00B148D3" w:rsidRPr="0023063A">
        <w:rPr>
          <w:rFonts w:ascii="Times New Roman" w:hAnsi="Times New Roman" w:cs="Times New Roman" w:hint="eastAsia"/>
          <w:sz w:val="22"/>
        </w:rPr>
        <w:t>触发信号与</w:t>
      </w:r>
      <w:r w:rsidR="00B148D3" w:rsidRPr="0023063A">
        <w:rPr>
          <w:rFonts w:ascii="Times New Roman" w:hAnsi="Times New Roman" w:cs="Times New Roman" w:hint="eastAsia"/>
          <w:sz w:val="22"/>
        </w:rPr>
        <w:t>LD</w:t>
      </w:r>
      <w:r w:rsidR="00B148D3" w:rsidRPr="0023063A">
        <w:rPr>
          <w:rFonts w:ascii="Times New Roman" w:hAnsi="Times New Roman" w:cs="Times New Roman" w:hint="eastAsia"/>
          <w:sz w:val="22"/>
        </w:rPr>
        <w:t>电流脉冲信号；同时通过外部中断可实现</w:t>
      </w:r>
      <w:r w:rsidR="00B148D3" w:rsidRPr="0023063A">
        <w:rPr>
          <w:rFonts w:ascii="Times New Roman" w:hAnsi="Times New Roman" w:cs="Times New Roman" w:hint="eastAsia"/>
          <w:sz w:val="22"/>
        </w:rPr>
        <w:t>TEC</w:t>
      </w:r>
      <w:r w:rsidR="00B148D3" w:rsidRPr="0023063A">
        <w:rPr>
          <w:rFonts w:ascii="Times New Roman" w:hAnsi="Times New Roman" w:cs="Times New Roman" w:hint="eastAsia"/>
          <w:sz w:val="22"/>
        </w:rPr>
        <w:t>与</w:t>
      </w:r>
      <w:r w:rsidR="00B148D3" w:rsidRPr="0023063A">
        <w:rPr>
          <w:rFonts w:ascii="Times New Roman" w:hAnsi="Times New Roman" w:cs="Times New Roman" w:hint="eastAsia"/>
          <w:sz w:val="22"/>
        </w:rPr>
        <w:t>LD</w:t>
      </w:r>
      <w:r w:rsidR="00B148D3" w:rsidRPr="0023063A">
        <w:rPr>
          <w:rFonts w:ascii="Times New Roman" w:hAnsi="Times New Roman" w:cs="Times New Roman" w:hint="eastAsia"/>
          <w:sz w:val="22"/>
        </w:rPr>
        <w:t>过流过压保护的快速响应。</w:t>
      </w:r>
    </w:p>
    <w:p w14:paraId="63BF3800" w14:textId="01D27721" w:rsidR="00B148D3" w:rsidRPr="0023063A" w:rsidRDefault="00B148D3" w:rsidP="00B148D3">
      <w:pPr>
        <w:spacing w:line="360" w:lineRule="auto"/>
        <w:ind w:firstLine="420"/>
        <w:rPr>
          <w:rFonts w:ascii="Times New Roman" w:hAnsi="Times New Roman" w:cs="Times New Roman"/>
          <w:sz w:val="22"/>
        </w:rPr>
      </w:pPr>
      <w:r w:rsidRPr="0023063A">
        <w:rPr>
          <w:rFonts w:ascii="Times New Roman" w:hAnsi="Times New Roman" w:cs="Times New Roman" w:hint="eastAsia"/>
          <w:sz w:val="22"/>
        </w:rPr>
        <w:t>通过串口与</w:t>
      </w:r>
      <w:r w:rsidRPr="0023063A">
        <w:rPr>
          <w:rFonts w:ascii="Times New Roman" w:hAnsi="Times New Roman" w:cs="Times New Roman" w:hint="eastAsia"/>
          <w:sz w:val="22"/>
        </w:rPr>
        <w:t>CAN</w:t>
      </w:r>
      <w:r w:rsidRPr="0023063A">
        <w:rPr>
          <w:rFonts w:ascii="Times New Roman" w:hAnsi="Times New Roman" w:cs="Times New Roman" w:hint="eastAsia"/>
          <w:sz w:val="22"/>
        </w:rPr>
        <w:t>分别实现对上位机与水泵模块的通信。</w:t>
      </w:r>
    </w:p>
    <w:p w14:paraId="39C71FBC" w14:textId="0DB4A352" w:rsidR="001E0EAF" w:rsidRPr="0023063A" w:rsidRDefault="001E0EAF" w:rsidP="00B148D3">
      <w:pPr>
        <w:spacing w:line="360" w:lineRule="auto"/>
        <w:ind w:firstLine="420"/>
        <w:rPr>
          <w:rFonts w:ascii="Times New Roman" w:hAnsi="Times New Roman" w:cs="Times New Roman"/>
          <w:sz w:val="22"/>
        </w:rPr>
      </w:pPr>
      <w:r w:rsidRPr="0023063A">
        <w:rPr>
          <w:rFonts w:ascii="Times New Roman" w:hAnsi="Times New Roman" w:cs="Times New Roman" w:hint="eastAsia"/>
          <w:sz w:val="22"/>
        </w:rPr>
        <w:t>通过模拟</w:t>
      </w:r>
      <w:r w:rsidRPr="0023063A">
        <w:rPr>
          <w:rFonts w:ascii="Times New Roman" w:hAnsi="Times New Roman" w:cs="Times New Roman" w:hint="eastAsia"/>
          <w:sz w:val="22"/>
        </w:rPr>
        <w:t>IIC</w:t>
      </w:r>
      <w:r w:rsidRPr="0023063A">
        <w:rPr>
          <w:rFonts w:ascii="Times New Roman" w:hAnsi="Times New Roman" w:cs="Times New Roman" w:hint="eastAsia"/>
          <w:sz w:val="22"/>
        </w:rPr>
        <w:t>与</w:t>
      </w:r>
      <w:r w:rsidRPr="0023063A">
        <w:rPr>
          <w:rFonts w:ascii="Times New Roman" w:hAnsi="Times New Roman" w:cs="Times New Roman" w:hint="eastAsia"/>
          <w:sz w:val="22"/>
        </w:rPr>
        <w:t>EEPROM</w:t>
      </w:r>
      <w:r w:rsidRPr="0023063A">
        <w:rPr>
          <w:rFonts w:ascii="Times New Roman" w:hAnsi="Times New Roman" w:cs="Times New Roman" w:hint="eastAsia"/>
          <w:sz w:val="22"/>
        </w:rPr>
        <w:t>进行通信实现参数的存储与加载。</w:t>
      </w:r>
    </w:p>
    <w:p w14:paraId="2384FC54" w14:textId="1CBC9474" w:rsidR="00B148D3" w:rsidRPr="0023063A" w:rsidRDefault="00B148D3" w:rsidP="00B148D3">
      <w:pPr>
        <w:spacing w:line="360" w:lineRule="auto"/>
        <w:ind w:firstLine="420"/>
        <w:rPr>
          <w:rFonts w:ascii="Times New Roman" w:hAnsi="Times New Roman" w:cs="Times New Roman"/>
          <w:sz w:val="22"/>
        </w:rPr>
      </w:pPr>
      <w:r w:rsidRPr="0023063A">
        <w:rPr>
          <w:rFonts w:ascii="Times New Roman" w:hAnsi="Times New Roman" w:cs="Times New Roman"/>
          <w:sz w:val="22"/>
        </w:rPr>
        <w:t>通过</w:t>
      </w:r>
      <w:r w:rsidRPr="0023063A">
        <w:rPr>
          <w:rFonts w:ascii="Times New Roman" w:hAnsi="Times New Roman" w:cs="Times New Roman" w:hint="eastAsia"/>
          <w:sz w:val="22"/>
        </w:rPr>
        <w:t>剩余的</w:t>
      </w:r>
      <w:r w:rsidRPr="0023063A">
        <w:rPr>
          <w:rFonts w:ascii="Times New Roman" w:hAnsi="Times New Roman" w:cs="Times New Roman"/>
          <w:sz w:val="22"/>
        </w:rPr>
        <w:t>普通</w:t>
      </w:r>
      <w:r w:rsidRPr="0023063A">
        <w:rPr>
          <w:rFonts w:ascii="Times New Roman" w:hAnsi="Times New Roman" w:cs="Times New Roman"/>
          <w:sz w:val="22"/>
        </w:rPr>
        <w:t>IO</w:t>
      </w:r>
      <w:r w:rsidRPr="0023063A">
        <w:rPr>
          <w:rFonts w:ascii="Times New Roman" w:hAnsi="Times New Roman" w:cs="Times New Roman"/>
          <w:sz w:val="22"/>
        </w:rPr>
        <w:t>实现对</w:t>
      </w:r>
      <w:r w:rsidRPr="0023063A">
        <w:rPr>
          <w:rFonts w:ascii="Times New Roman" w:hAnsi="Times New Roman" w:cs="Times New Roman"/>
          <w:sz w:val="22"/>
        </w:rPr>
        <w:t>LD</w:t>
      </w:r>
      <w:r w:rsidRPr="0023063A">
        <w:rPr>
          <w:rFonts w:ascii="Times New Roman" w:hAnsi="Times New Roman" w:cs="Times New Roman" w:hint="eastAsia"/>
          <w:sz w:val="22"/>
        </w:rPr>
        <w:t>、</w:t>
      </w:r>
      <w:r w:rsidRPr="0023063A">
        <w:rPr>
          <w:rFonts w:ascii="Times New Roman" w:hAnsi="Times New Roman" w:cs="Times New Roman"/>
          <w:sz w:val="22"/>
        </w:rPr>
        <w:t>TEC</w:t>
      </w:r>
      <w:r w:rsidRPr="0023063A">
        <w:rPr>
          <w:rFonts w:ascii="Times New Roman" w:hAnsi="Times New Roman" w:cs="Times New Roman" w:hint="eastAsia"/>
          <w:sz w:val="22"/>
        </w:rPr>
        <w:t>温控、水泵供电、风扇</w:t>
      </w:r>
      <w:r w:rsidRPr="0023063A">
        <w:rPr>
          <w:rFonts w:ascii="Times New Roman" w:hAnsi="Times New Roman" w:cs="Times New Roman"/>
          <w:sz w:val="22"/>
        </w:rPr>
        <w:t>的开关</w:t>
      </w:r>
      <w:r w:rsidRPr="0023063A">
        <w:rPr>
          <w:rFonts w:ascii="Times New Roman" w:hAnsi="Times New Roman" w:cs="Times New Roman"/>
          <w:sz w:val="22"/>
        </w:rPr>
        <w:t>/</w:t>
      </w:r>
      <w:r w:rsidRPr="0023063A">
        <w:rPr>
          <w:rFonts w:ascii="Times New Roman" w:hAnsi="Times New Roman" w:cs="Times New Roman"/>
          <w:sz w:val="22"/>
        </w:rPr>
        <w:t>切换控制。</w:t>
      </w:r>
    </w:p>
    <w:tbl>
      <w:tblPr>
        <w:tblStyle w:val="affff"/>
        <w:tblW w:w="0" w:type="auto"/>
        <w:tblLook w:val="04A0" w:firstRow="1" w:lastRow="0" w:firstColumn="1" w:lastColumn="0" w:noHBand="0" w:noVBand="1"/>
      </w:tblPr>
      <w:tblGrid>
        <w:gridCol w:w="815"/>
        <w:gridCol w:w="977"/>
        <w:gridCol w:w="1180"/>
        <w:gridCol w:w="1276"/>
        <w:gridCol w:w="1268"/>
        <w:gridCol w:w="1142"/>
        <w:gridCol w:w="1314"/>
        <w:gridCol w:w="1044"/>
      </w:tblGrid>
      <w:tr w:rsidR="0023063A" w:rsidRPr="0023063A" w14:paraId="7F27F8BB" w14:textId="6FF6433D" w:rsidTr="005D37F6">
        <w:tc>
          <w:tcPr>
            <w:tcW w:w="815" w:type="dxa"/>
          </w:tcPr>
          <w:p w14:paraId="1013C866" w14:textId="175036E7" w:rsidR="005D37F6" w:rsidRPr="0023063A" w:rsidRDefault="005D37F6" w:rsidP="005D37F6">
            <w:pPr>
              <w:spacing w:line="240" w:lineRule="atLeast"/>
              <w:rPr>
                <w:rFonts w:ascii="Times New Roman" w:hAnsi="Times New Roman" w:cs="Times New Roman"/>
                <w:sz w:val="18"/>
                <w:szCs w:val="18"/>
              </w:rPr>
            </w:pPr>
            <w:r w:rsidRPr="0023063A">
              <w:rPr>
                <w:rFonts w:ascii="Times New Roman" w:hAnsi="Times New Roman" w:cs="Times New Roman" w:hint="eastAsia"/>
                <w:sz w:val="18"/>
                <w:szCs w:val="18"/>
              </w:rPr>
              <w:t>ADC</w:t>
            </w:r>
            <w:r w:rsidRPr="0023063A">
              <w:rPr>
                <w:rFonts w:ascii="Times New Roman" w:hAnsi="Times New Roman" w:cs="Times New Roman" w:hint="eastAsia"/>
                <w:sz w:val="18"/>
                <w:szCs w:val="18"/>
              </w:rPr>
              <w:t>：共</w:t>
            </w:r>
            <w:r w:rsidRPr="0023063A">
              <w:rPr>
                <w:rFonts w:ascii="Times New Roman" w:hAnsi="Times New Roman" w:cs="Times New Roman" w:hint="eastAsia"/>
                <w:sz w:val="18"/>
                <w:szCs w:val="18"/>
              </w:rPr>
              <w:t>16</w:t>
            </w:r>
            <w:r w:rsidRPr="0023063A">
              <w:rPr>
                <w:rFonts w:ascii="Times New Roman" w:hAnsi="Times New Roman" w:cs="Times New Roman" w:hint="eastAsia"/>
                <w:sz w:val="18"/>
                <w:szCs w:val="18"/>
              </w:rPr>
              <w:t>路</w:t>
            </w:r>
          </w:p>
        </w:tc>
        <w:tc>
          <w:tcPr>
            <w:tcW w:w="977" w:type="dxa"/>
          </w:tcPr>
          <w:p w14:paraId="61FBB9A9" w14:textId="374F16C9" w:rsidR="005D37F6" w:rsidRPr="0023063A" w:rsidRDefault="005D37F6" w:rsidP="005D37F6">
            <w:pPr>
              <w:spacing w:line="240" w:lineRule="atLeast"/>
              <w:rPr>
                <w:rFonts w:ascii="Times New Roman" w:hAnsi="Times New Roman" w:cs="Times New Roman"/>
                <w:sz w:val="18"/>
                <w:szCs w:val="18"/>
              </w:rPr>
            </w:pPr>
            <w:r w:rsidRPr="0023063A">
              <w:rPr>
                <w:rFonts w:ascii="Times New Roman" w:hAnsi="Times New Roman" w:cs="Times New Roman" w:hint="eastAsia"/>
                <w:sz w:val="18"/>
                <w:szCs w:val="18"/>
              </w:rPr>
              <w:t>系统总电压</w:t>
            </w:r>
            <w:r w:rsidRPr="0023063A">
              <w:rPr>
                <w:rFonts w:ascii="Times New Roman" w:hAnsi="Times New Roman" w:cs="Times New Roman" w:hint="eastAsia"/>
                <w:sz w:val="18"/>
                <w:szCs w:val="18"/>
              </w:rPr>
              <w:t xml:space="preserve"> </w:t>
            </w:r>
            <w:r w:rsidRPr="0023063A">
              <w:rPr>
                <w:rFonts w:ascii="Times New Roman" w:hAnsi="Times New Roman" w:cs="Times New Roman" w:hint="eastAsia"/>
                <w:sz w:val="18"/>
                <w:szCs w:val="18"/>
              </w:rPr>
              <w:t>：</w:t>
            </w:r>
            <w:r w:rsidRPr="0023063A">
              <w:rPr>
                <w:rFonts w:ascii="Times New Roman" w:hAnsi="Times New Roman" w:cs="Times New Roman" w:hint="eastAsia"/>
                <w:sz w:val="18"/>
                <w:szCs w:val="18"/>
              </w:rPr>
              <w:t>1</w:t>
            </w:r>
            <w:r w:rsidRPr="0023063A">
              <w:rPr>
                <w:rFonts w:ascii="Times New Roman" w:hAnsi="Times New Roman" w:cs="Times New Roman" w:hint="eastAsia"/>
                <w:sz w:val="18"/>
                <w:szCs w:val="18"/>
              </w:rPr>
              <w:t>路</w:t>
            </w:r>
          </w:p>
        </w:tc>
        <w:tc>
          <w:tcPr>
            <w:tcW w:w="1180" w:type="dxa"/>
          </w:tcPr>
          <w:p w14:paraId="110E629D" w14:textId="27A76AAE" w:rsidR="005D37F6" w:rsidRPr="0023063A" w:rsidRDefault="005D37F6" w:rsidP="005D37F6">
            <w:pPr>
              <w:spacing w:line="240" w:lineRule="atLeast"/>
              <w:rPr>
                <w:rFonts w:ascii="Times New Roman" w:hAnsi="Times New Roman" w:cs="Times New Roman"/>
                <w:sz w:val="18"/>
                <w:szCs w:val="18"/>
              </w:rPr>
            </w:pPr>
            <w:r w:rsidRPr="0023063A">
              <w:rPr>
                <w:rFonts w:ascii="Times New Roman" w:hAnsi="Times New Roman" w:cs="Times New Roman" w:hint="eastAsia"/>
                <w:sz w:val="18"/>
                <w:szCs w:val="18"/>
              </w:rPr>
              <w:t>系统总电流：</w:t>
            </w:r>
            <w:r w:rsidRPr="0023063A">
              <w:rPr>
                <w:rFonts w:ascii="Times New Roman" w:hAnsi="Times New Roman" w:cs="Times New Roman" w:hint="eastAsia"/>
                <w:sz w:val="18"/>
                <w:szCs w:val="18"/>
              </w:rPr>
              <w:t>1</w:t>
            </w:r>
            <w:r w:rsidRPr="0023063A">
              <w:rPr>
                <w:rFonts w:ascii="Times New Roman" w:hAnsi="Times New Roman" w:cs="Times New Roman" w:hint="eastAsia"/>
                <w:sz w:val="18"/>
                <w:szCs w:val="18"/>
              </w:rPr>
              <w:t>路</w:t>
            </w:r>
          </w:p>
        </w:tc>
        <w:tc>
          <w:tcPr>
            <w:tcW w:w="1276" w:type="dxa"/>
          </w:tcPr>
          <w:p w14:paraId="6FE9C8D2" w14:textId="5803BABD" w:rsidR="005D37F6" w:rsidRPr="0023063A" w:rsidRDefault="005D37F6" w:rsidP="005D37F6">
            <w:pPr>
              <w:spacing w:line="240" w:lineRule="atLeast"/>
              <w:rPr>
                <w:rFonts w:ascii="Times New Roman" w:hAnsi="Times New Roman" w:cs="Times New Roman"/>
                <w:sz w:val="18"/>
                <w:szCs w:val="18"/>
              </w:rPr>
            </w:pPr>
            <w:r w:rsidRPr="0023063A">
              <w:rPr>
                <w:rFonts w:ascii="Times New Roman" w:hAnsi="Times New Roman" w:cs="Times New Roman" w:hint="eastAsia"/>
                <w:sz w:val="18"/>
                <w:szCs w:val="18"/>
              </w:rPr>
              <w:t>LD</w:t>
            </w:r>
            <w:r w:rsidRPr="0023063A">
              <w:rPr>
                <w:rFonts w:ascii="Times New Roman" w:hAnsi="Times New Roman" w:cs="Times New Roman" w:hint="eastAsia"/>
                <w:sz w:val="18"/>
                <w:szCs w:val="18"/>
              </w:rPr>
              <w:t>脉冲电压幅值：</w:t>
            </w:r>
            <w:r w:rsidRPr="0023063A">
              <w:rPr>
                <w:rFonts w:ascii="Times New Roman" w:hAnsi="Times New Roman" w:cs="Times New Roman" w:hint="eastAsia"/>
                <w:sz w:val="18"/>
                <w:szCs w:val="18"/>
              </w:rPr>
              <w:t>2</w:t>
            </w:r>
            <w:r w:rsidRPr="0023063A">
              <w:rPr>
                <w:rFonts w:ascii="Times New Roman" w:hAnsi="Times New Roman" w:cs="Times New Roman" w:hint="eastAsia"/>
                <w:sz w:val="18"/>
                <w:szCs w:val="18"/>
              </w:rPr>
              <w:t>路</w:t>
            </w:r>
          </w:p>
        </w:tc>
        <w:tc>
          <w:tcPr>
            <w:tcW w:w="1268" w:type="dxa"/>
          </w:tcPr>
          <w:p w14:paraId="76CA0B6F" w14:textId="221FD8CD" w:rsidR="005D37F6" w:rsidRPr="0023063A" w:rsidRDefault="005D37F6" w:rsidP="005D37F6">
            <w:pPr>
              <w:spacing w:line="240" w:lineRule="atLeast"/>
              <w:rPr>
                <w:rFonts w:ascii="Times New Roman" w:hAnsi="Times New Roman" w:cs="Times New Roman"/>
                <w:sz w:val="18"/>
                <w:szCs w:val="18"/>
              </w:rPr>
            </w:pPr>
            <w:r w:rsidRPr="0023063A">
              <w:rPr>
                <w:rFonts w:ascii="Times New Roman" w:hAnsi="Times New Roman" w:cs="Times New Roman" w:hint="eastAsia"/>
                <w:sz w:val="18"/>
                <w:szCs w:val="18"/>
              </w:rPr>
              <w:t>LD</w:t>
            </w:r>
            <w:r w:rsidRPr="0023063A">
              <w:rPr>
                <w:rFonts w:ascii="Times New Roman" w:hAnsi="Times New Roman" w:cs="Times New Roman" w:hint="eastAsia"/>
                <w:sz w:val="18"/>
                <w:szCs w:val="18"/>
              </w:rPr>
              <w:t>脉冲电流幅值：</w:t>
            </w:r>
            <w:r w:rsidRPr="0023063A">
              <w:rPr>
                <w:rFonts w:ascii="Times New Roman" w:hAnsi="Times New Roman" w:cs="Times New Roman" w:hint="eastAsia"/>
                <w:sz w:val="18"/>
                <w:szCs w:val="18"/>
              </w:rPr>
              <w:t>2</w:t>
            </w:r>
            <w:r w:rsidRPr="0023063A">
              <w:rPr>
                <w:rFonts w:ascii="Times New Roman" w:hAnsi="Times New Roman" w:cs="Times New Roman" w:hint="eastAsia"/>
                <w:sz w:val="18"/>
                <w:szCs w:val="18"/>
              </w:rPr>
              <w:t>路</w:t>
            </w:r>
          </w:p>
        </w:tc>
        <w:tc>
          <w:tcPr>
            <w:tcW w:w="1142" w:type="dxa"/>
          </w:tcPr>
          <w:p w14:paraId="402597F0" w14:textId="3ACCF8C7" w:rsidR="005D37F6" w:rsidRPr="0023063A" w:rsidRDefault="005D37F6" w:rsidP="005D37F6">
            <w:pPr>
              <w:spacing w:line="240" w:lineRule="atLeast"/>
              <w:rPr>
                <w:rFonts w:ascii="Times New Roman" w:hAnsi="Times New Roman" w:cs="Times New Roman"/>
                <w:sz w:val="18"/>
                <w:szCs w:val="18"/>
              </w:rPr>
            </w:pPr>
            <w:r w:rsidRPr="0023063A">
              <w:rPr>
                <w:rFonts w:ascii="Times New Roman" w:hAnsi="Times New Roman" w:cs="Times New Roman" w:hint="eastAsia"/>
                <w:sz w:val="18"/>
                <w:szCs w:val="18"/>
              </w:rPr>
              <w:t>TEC</w:t>
            </w:r>
            <w:r w:rsidRPr="0023063A">
              <w:rPr>
                <w:rFonts w:ascii="Times New Roman" w:hAnsi="Times New Roman" w:cs="Times New Roman" w:hint="eastAsia"/>
                <w:sz w:val="18"/>
                <w:szCs w:val="18"/>
              </w:rPr>
              <w:t>电流：</w:t>
            </w:r>
            <w:r w:rsidRPr="0023063A">
              <w:rPr>
                <w:rFonts w:ascii="Times New Roman" w:hAnsi="Times New Roman" w:cs="Times New Roman" w:hint="eastAsia"/>
                <w:sz w:val="18"/>
                <w:szCs w:val="18"/>
              </w:rPr>
              <w:t>4</w:t>
            </w:r>
            <w:r w:rsidRPr="0023063A">
              <w:rPr>
                <w:rFonts w:ascii="Times New Roman" w:hAnsi="Times New Roman" w:cs="Times New Roman" w:hint="eastAsia"/>
                <w:sz w:val="18"/>
                <w:szCs w:val="18"/>
              </w:rPr>
              <w:t>路</w:t>
            </w:r>
          </w:p>
        </w:tc>
        <w:tc>
          <w:tcPr>
            <w:tcW w:w="1314" w:type="dxa"/>
          </w:tcPr>
          <w:p w14:paraId="7D429A57" w14:textId="705EC88E" w:rsidR="005D37F6" w:rsidRPr="0023063A" w:rsidRDefault="005D37F6" w:rsidP="005D37F6">
            <w:pPr>
              <w:spacing w:line="240" w:lineRule="atLeast"/>
              <w:rPr>
                <w:rFonts w:ascii="Times New Roman" w:hAnsi="Times New Roman" w:cs="Times New Roman"/>
                <w:sz w:val="18"/>
                <w:szCs w:val="18"/>
              </w:rPr>
            </w:pPr>
            <w:r w:rsidRPr="0023063A">
              <w:rPr>
                <w:rFonts w:ascii="Times New Roman" w:hAnsi="Times New Roman" w:cs="Times New Roman" w:hint="eastAsia"/>
                <w:sz w:val="18"/>
                <w:szCs w:val="18"/>
              </w:rPr>
              <w:t>光功率探测及温度：</w:t>
            </w:r>
            <w:r w:rsidRPr="0023063A">
              <w:rPr>
                <w:rFonts w:ascii="Times New Roman" w:hAnsi="Times New Roman" w:cs="Times New Roman" w:hint="eastAsia"/>
                <w:sz w:val="18"/>
                <w:szCs w:val="18"/>
              </w:rPr>
              <w:t>2</w:t>
            </w:r>
            <w:r w:rsidRPr="0023063A">
              <w:rPr>
                <w:rFonts w:ascii="Times New Roman" w:hAnsi="Times New Roman" w:cs="Times New Roman" w:hint="eastAsia"/>
                <w:sz w:val="18"/>
                <w:szCs w:val="18"/>
              </w:rPr>
              <w:t>路</w:t>
            </w:r>
          </w:p>
        </w:tc>
        <w:tc>
          <w:tcPr>
            <w:tcW w:w="1044" w:type="dxa"/>
          </w:tcPr>
          <w:p w14:paraId="557E5F6A" w14:textId="034E3E85" w:rsidR="005D37F6" w:rsidRPr="0023063A" w:rsidRDefault="005D37F6" w:rsidP="005D37F6">
            <w:pPr>
              <w:spacing w:line="240" w:lineRule="atLeast"/>
              <w:rPr>
                <w:rFonts w:ascii="Times New Roman" w:hAnsi="Times New Roman" w:cs="Times New Roman"/>
                <w:sz w:val="18"/>
                <w:szCs w:val="18"/>
              </w:rPr>
            </w:pPr>
            <w:r w:rsidRPr="0023063A">
              <w:rPr>
                <w:rFonts w:ascii="Times New Roman" w:hAnsi="Times New Roman" w:cs="Times New Roman" w:hint="eastAsia"/>
                <w:sz w:val="18"/>
                <w:szCs w:val="18"/>
              </w:rPr>
              <w:t>PCB</w:t>
            </w:r>
            <w:r w:rsidRPr="0023063A">
              <w:rPr>
                <w:rFonts w:ascii="Times New Roman" w:hAnsi="Times New Roman" w:cs="Times New Roman" w:hint="eastAsia"/>
                <w:sz w:val="18"/>
                <w:szCs w:val="18"/>
              </w:rPr>
              <w:t>温度：预计</w:t>
            </w:r>
            <w:r w:rsidRPr="0023063A">
              <w:rPr>
                <w:rFonts w:ascii="Times New Roman" w:hAnsi="Times New Roman" w:cs="Times New Roman" w:hint="eastAsia"/>
                <w:sz w:val="18"/>
                <w:szCs w:val="18"/>
              </w:rPr>
              <w:t>4</w:t>
            </w:r>
            <w:r w:rsidRPr="0023063A">
              <w:rPr>
                <w:rFonts w:ascii="Times New Roman" w:hAnsi="Times New Roman" w:cs="Times New Roman" w:hint="eastAsia"/>
                <w:sz w:val="18"/>
                <w:szCs w:val="18"/>
              </w:rPr>
              <w:t>路</w:t>
            </w:r>
          </w:p>
        </w:tc>
      </w:tr>
      <w:tr w:rsidR="005D37F6" w:rsidRPr="0023063A" w14:paraId="7632C4A2" w14:textId="6C1F40D8" w:rsidTr="005D37F6">
        <w:tc>
          <w:tcPr>
            <w:tcW w:w="815" w:type="dxa"/>
          </w:tcPr>
          <w:p w14:paraId="3B7E2B53" w14:textId="27D276A2" w:rsidR="005D37F6" w:rsidRPr="0023063A" w:rsidRDefault="005D37F6" w:rsidP="005D37F6">
            <w:pPr>
              <w:spacing w:line="240" w:lineRule="atLeast"/>
              <w:rPr>
                <w:rFonts w:ascii="Times New Roman" w:hAnsi="Times New Roman" w:cs="Times New Roman"/>
                <w:sz w:val="16"/>
                <w:szCs w:val="16"/>
              </w:rPr>
            </w:pPr>
            <w:r w:rsidRPr="0023063A">
              <w:rPr>
                <w:rFonts w:ascii="Times New Roman" w:hAnsi="Times New Roman" w:cs="Times New Roman" w:hint="eastAsia"/>
                <w:sz w:val="16"/>
                <w:szCs w:val="16"/>
              </w:rPr>
              <w:t>DAC</w:t>
            </w:r>
            <w:r w:rsidRPr="0023063A">
              <w:rPr>
                <w:rFonts w:ascii="Times New Roman" w:hAnsi="Times New Roman" w:cs="Times New Roman" w:hint="eastAsia"/>
                <w:sz w:val="16"/>
                <w:szCs w:val="16"/>
              </w:rPr>
              <w:t>：共</w:t>
            </w:r>
            <w:r w:rsidRPr="0023063A">
              <w:rPr>
                <w:rFonts w:ascii="Times New Roman" w:hAnsi="Times New Roman" w:cs="Times New Roman" w:hint="eastAsia"/>
                <w:sz w:val="16"/>
                <w:szCs w:val="16"/>
              </w:rPr>
              <w:t>14</w:t>
            </w:r>
            <w:r w:rsidRPr="0023063A">
              <w:rPr>
                <w:rFonts w:ascii="Times New Roman" w:hAnsi="Times New Roman" w:cs="Times New Roman" w:hint="eastAsia"/>
                <w:sz w:val="16"/>
                <w:szCs w:val="16"/>
              </w:rPr>
              <w:t>路</w:t>
            </w:r>
          </w:p>
        </w:tc>
        <w:tc>
          <w:tcPr>
            <w:tcW w:w="977" w:type="dxa"/>
          </w:tcPr>
          <w:p w14:paraId="7250DFB3" w14:textId="7F709021" w:rsidR="005D37F6" w:rsidRPr="0023063A" w:rsidRDefault="005D37F6" w:rsidP="005D37F6">
            <w:pPr>
              <w:spacing w:line="240" w:lineRule="atLeast"/>
              <w:rPr>
                <w:rFonts w:ascii="Times New Roman" w:hAnsi="Times New Roman" w:cs="Times New Roman"/>
                <w:sz w:val="16"/>
                <w:szCs w:val="16"/>
              </w:rPr>
            </w:pPr>
            <w:r w:rsidRPr="0023063A">
              <w:rPr>
                <w:rFonts w:ascii="Times New Roman" w:hAnsi="Times New Roman" w:cs="Times New Roman" w:hint="eastAsia"/>
                <w:sz w:val="16"/>
                <w:szCs w:val="16"/>
              </w:rPr>
              <w:t>LD</w:t>
            </w:r>
            <w:r w:rsidRPr="0023063A">
              <w:rPr>
                <w:rFonts w:ascii="Times New Roman" w:hAnsi="Times New Roman" w:cs="Times New Roman" w:hint="eastAsia"/>
                <w:sz w:val="16"/>
                <w:szCs w:val="16"/>
              </w:rPr>
              <w:t>电流幅值：</w:t>
            </w:r>
            <w:r w:rsidRPr="0023063A">
              <w:rPr>
                <w:rFonts w:ascii="Times New Roman" w:hAnsi="Times New Roman" w:cs="Times New Roman" w:hint="eastAsia"/>
                <w:sz w:val="16"/>
                <w:szCs w:val="16"/>
              </w:rPr>
              <w:t>2</w:t>
            </w:r>
            <w:r w:rsidRPr="0023063A">
              <w:rPr>
                <w:rFonts w:ascii="Times New Roman" w:hAnsi="Times New Roman" w:cs="Times New Roman" w:hint="eastAsia"/>
                <w:sz w:val="16"/>
                <w:szCs w:val="16"/>
              </w:rPr>
              <w:t>路</w:t>
            </w:r>
          </w:p>
        </w:tc>
        <w:tc>
          <w:tcPr>
            <w:tcW w:w="1180" w:type="dxa"/>
          </w:tcPr>
          <w:p w14:paraId="23A2B9FC" w14:textId="7E920E71" w:rsidR="005D37F6" w:rsidRPr="0023063A" w:rsidRDefault="005D37F6" w:rsidP="005D37F6">
            <w:pPr>
              <w:spacing w:line="240" w:lineRule="atLeast"/>
              <w:rPr>
                <w:rFonts w:ascii="Times New Roman" w:hAnsi="Times New Roman" w:cs="Times New Roman"/>
                <w:sz w:val="16"/>
                <w:szCs w:val="16"/>
              </w:rPr>
            </w:pPr>
            <w:r w:rsidRPr="0023063A">
              <w:rPr>
                <w:rFonts w:ascii="Times New Roman" w:hAnsi="Times New Roman" w:cs="Times New Roman" w:hint="eastAsia"/>
                <w:sz w:val="16"/>
                <w:szCs w:val="16"/>
              </w:rPr>
              <w:t>LD</w:t>
            </w:r>
            <w:r w:rsidRPr="0023063A">
              <w:rPr>
                <w:rFonts w:ascii="Times New Roman" w:hAnsi="Times New Roman" w:cs="Times New Roman" w:hint="eastAsia"/>
                <w:sz w:val="16"/>
                <w:szCs w:val="16"/>
              </w:rPr>
              <w:t>预设电压：</w:t>
            </w:r>
            <w:r w:rsidRPr="0023063A">
              <w:rPr>
                <w:rFonts w:ascii="Times New Roman" w:hAnsi="Times New Roman" w:cs="Times New Roman" w:hint="eastAsia"/>
                <w:sz w:val="16"/>
                <w:szCs w:val="16"/>
              </w:rPr>
              <w:t>2</w:t>
            </w:r>
            <w:r w:rsidRPr="0023063A">
              <w:rPr>
                <w:rFonts w:ascii="Times New Roman" w:hAnsi="Times New Roman" w:cs="Times New Roman" w:hint="eastAsia"/>
                <w:sz w:val="16"/>
                <w:szCs w:val="16"/>
              </w:rPr>
              <w:t>路</w:t>
            </w:r>
          </w:p>
        </w:tc>
        <w:tc>
          <w:tcPr>
            <w:tcW w:w="1276" w:type="dxa"/>
          </w:tcPr>
          <w:p w14:paraId="34C5B803" w14:textId="5DFE126C" w:rsidR="005D37F6" w:rsidRPr="0023063A" w:rsidRDefault="005D37F6" w:rsidP="005D37F6">
            <w:pPr>
              <w:spacing w:line="240" w:lineRule="atLeast"/>
              <w:rPr>
                <w:rFonts w:ascii="Times New Roman" w:hAnsi="Times New Roman" w:cs="Times New Roman"/>
                <w:sz w:val="16"/>
                <w:szCs w:val="16"/>
              </w:rPr>
            </w:pPr>
            <w:r w:rsidRPr="0023063A">
              <w:rPr>
                <w:rFonts w:ascii="Times New Roman" w:hAnsi="Times New Roman" w:cs="Times New Roman" w:hint="eastAsia"/>
                <w:sz w:val="16"/>
                <w:szCs w:val="16"/>
              </w:rPr>
              <w:t>LD</w:t>
            </w:r>
            <w:r w:rsidRPr="0023063A">
              <w:rPr>
                <w:rFonts w:ascii="Times New Roman" w:hAnsi="Times New Roman" w:cs="Times New Roman" w:hint="eastAsia"/>
                <w:sz w:val="16"/>
                <w:szCs w:val="16"/>
              </w:rPr>
              <w:t>过流保护：</w:t>
            </w:r>
            <w:r w:rsidRPr="0023063A">
              <w:rPr>
                <w:rFonts w:ascii="Times New Roman" w:hAnsi="Times New Roman" w:cs="Times New Roman" w:hint="eastAsia"/>
                <w:sz w:val="16"/>
                <w:szCs w:val="16"/>
              </w:rPr>
              <w:t>2</w:t>
            </w:r>
            <w:r w:rsidRPr="0023063A">
              <w:rPr>
                <w:rFonts w:ascii="Times New Roman" w:hAnsi="Times New Roman" w:cs="Times New Roman" w:hint="eastAsia"/>
                <w:sz w:val="16"/>
                <w:szCs w:val="16"/>
              </w:rPr>
              <w:t>路</w:t>
            </w:r>
          </w:p>
        </w:tc>
        <w:tc>
          <w:tcPr>
            <w:tcW w:w="1268" w:type="dxa"/>
          </w:tcPr>
          <w:p w14:paraId="20311F29" w14:textId="61ED211B" w:rsidR="005D37F6" w:rsidRPr="0023063A" w:rsidRDefault="005D37F6" w:rsidP="005D37F6">
            <w:pPr>
              <w:spacing w:line="240" w:lineRule="atLeast"/>
              <w:rPr>
                <w:rFonts w:ascii="Times New Roman" w:hAnsi="Times New Roman" w:cs="Times New Roman"/>
                <w:sz w:val="16"/>
                <w:szCs w:val="16"/>
              </w:rPr>
            </w:pPr>
            <w:r w:rsidRPr="0023063A">
              <w:rPr>
                <w:rFonts w:ascii="Times New Roman" w:hAnsi="Times New Roman" w:cs="Times New Roman" w:hint="eastAsia"/>
                <w:sz w:val="16"/>
                <w:szCs w:val="16"/>
              </w:rPr>
              <w:t>TEC</w:t>
            </w:r>
            <w:r w:rsidRPr="0023063A">
              <w:rPr>
                <w:rFonts w:ascii="Times New Roman" w:hAnsi="Times New Roman" w:cs="Times New Roman" w:hint="eastAsia"/>
                <w:sz w:val="16"/>
                <w:szCs w:val="16"/>
              </w:rPr>
              <w:t>温控：</w:t>
            </w:r>
            <w:r w:rsidRPr="0023063A">
              <w:rPr>
                <w:rFonts w:ascii="Times New Roman" w:hAnsi="Times New Roman" w:cs="Times New Roman" w:hint="eastAsia"/>
                <w:sz w:val="16"/>
                <w:szCs w:val="16"/>
              </w:rPr>
              <w:t>8</w:t>
            </w:r>
            <w:r w:rsidRPr="0023063A">
              <w:rPr>
                <w:rFonts w:ascii="Times New Roman" w:hAnsi="Times New Roman" w:cs="Times New Roman" w:hint="eastAsia"/>
                <w:sz w:val="16"/>
                <w:szCs w:val="16"/>
              </w:rPr>
              <w:t>路</w:t>
            </w:r>
          </w:p>
        </w:tc>
        <w:tc>
          <w:tcPr>
            <w:tcW w:w="1142" w:type="dxa"/>
          </w:tcPr>
          <w:p w14:paraId="17853A18" w14:textId="77777777" w:rsidR="005D37F6" w:rsidRPr="0023063A" w:rsidRDefault="005D37F6" w:rsidP="005D37F6">
            <w:pPr>
              <w:spacing w:line="240" w:lineRule="atLeast"/>
              <w:rPr>
                <w:rFonts w:ascii="Times New Roman" w:hAnsi="Times New Roman" w:cs="Times New Roman"/>
                <w:sz w:val="22"/>
              </w:rPr>
            </w:pPr>
          </w:p>
        </w:tc>
        <w:tc>
          <w:tcPr>
            <w:tcW w:w="1314" w:type="dxa"/>
          </w:tcPr>
          <w:p w14:paraId="6D126828" w14:textId="77777777" w:rsidR="005D37F6" w:rsidRPr="0023063A" w:rsidRDefault="005D37F6" w:rsidP="005D37F6">
            <w:pPr>
              <w:spacing w:line="240" w:lineRule="atLeast"/>
              <w:rPr>
                <w:rFonts w:ascii="Times New Roman" w:hAnsi="Times New Roman" w:cs="Times New Roman"/>
                <w:sz w:val="22"/>
              </w:rPr>
            </w:pPr>
          </w:p>
        </w:tc>
        <w:tc>
          <w:tcPr>
            <w:tcW w:w="1044" w:type="dxa"/>
          </w:tcPr>
          <w:p w14:paraId="0607886C" w14:textId="77777777" w:rsidR="005D37F6" w:rsidRPr="0023063A" w:rsidRDefault="005D37F6" w:rsidP="005D37F6">
            <w:pPr>
              <w:spacing w:line="360" w:lineRule="auto"/>
              <w:rPr>
                <w:rFonts w:ascii="Times New Roman" w:hAnsi="Times New Roman" w:cs="Times New Roman"/>
                <w:sz w:val="22"/>
              </w:rPr>
            </w:pPr>
          </w:p>
        </w:tc>
      </w:tr>
    </w:tbl>
    <w:p w14:paraId="6F43905C" w14:textId="77777777" w:rsidR="00E82C36" w:rsidRPr="0023063A" w:rsidRDefault="00E82C36" w:rsidP="00B148D3">
      <w:pPr>
        <w:spacing w:line="360" w:lineRule="auto"/>
        <w:ind w:firstLine="420"/>
        <w:rPr>
          <w:rFonts w:ascii="Times New Roman" w:hAnsi="Times New Roman" w:cs="Times New Roman"/>
          <w:sz w:val="22"/>
        </w:rPr>
      </w:pPr>
    </w:p>
    <w:p w14:paraId="3AE87067" w14:textId="2AE06797" w:rsidR="001346FC" w:rsidRPr="0023063A" w:rsidRDefault="001E0EAF" w:rsidP="007F112A">
      <w:pPr>
        <w:pStyle w:val="3"/>
        <w:numPr>
          <w:ilvl w:val="0"/>
          <w:numId w:val="0"/>
        </w:numPr>
        <w:spacing w:before="156"/>
      </w:pPr>
      <w:bookmarkStart w:id="154" w:name="_Toc205110409"/>
      <w:r w:rsidRPr="0023063A">
        <w:rPr>
          <w:rFonts w:hint="eastAsia"/>
        </w:rPr>
        <w:t>4.</w:t>
      </w:r>
      <w:r w:rsidR="007F112A" w:rsidRPr="0023063A">
        <w:rPr>
          <w:rFonts w:hint="eastAsia"/>
        </w:rPr>
        <w:t>4.2</w:t>
      </w:r>
      <w:r w:rsidRPr="0023063A">
        <w:rPr>
          <w:rFonts w:hint="eastAsia"/>
        </w:rPr>
        <w:t xml:space="preserve"> </w:t>
      </w:r>
      <w:r w:rsidR="002D084F" w:rsidRPr="0023063A">
        <w:t>功率</w:t>
      </w:r>
      <w:r w:rsidR="002D084F" w:rsidRPr="0023063A">
        <w:t>MOSFET</w:t>
      </w:r>
      <w:bookmarkEnd w:id="154"/>
    </w:p>
    <w:p w14:paraId="022CFA9C" w14:textId="155F1604" w:rsidR="001346FC" w:rsidRPr="0023063A" w:rsidRDefault="002D084F">
      <w:pPr>
        <w:spacing w:line="360" w:lineRule="auto"/>
        <w:ind w:firstLineChars="100" w:firstLine="220"/>
        <w:rPr>
          <w:rFonts w:ascii="Times New Roman" w:hAnsi="Times New Roman" w:cs="Times New Roman"/>
          <w:sz w:val="22"/>
        </w:rPr>
      </w:pPr>
      <w:r w:rsidRPr="0023063A">
        <w:rPr>
          <w:rFonts w:ascii="Times New Roman" w:hAnsi="Times New Roman" w:cs="Times New Roman"/>
          <w:sz w:val="22"/>
        </w:rPr>
        <w:t>本次共选用</w:t>
      </w:r>
      <w:r w:rsidR="00A163CC" w:rsidRPr="0023063A">
        <w:rPr>
          <w:rFonts w:ascii="Times New Roman" w:hAnsi="Times New Roman" w:cs="Times New Roman" w:hint="eastAsia"/>
          <w:sz w:val="22"/>
        </w:rPr>
        <w:t>4</w:t>
      </w:r>
      <w:r w:rsidRPr="0023063A">
        <w:rPr>
          <w:rFonts w:ascii="Times New Roman" w:hAnsi="Times New Roman" w:cs="Times New Roman"/>
          <w:sz w:val="22"/>
        </w:rPr>
        <w:t>种</w:t>
      </w:r>
      <w:r w:rsidR="005B45EA" w:rsidRPr="0023063A">
        <w:rPr>
          <w:rFonts w:ascii="Times New Roman" w:hAnsi="Times New Roman" w:cs="Times New Roman" w:hint="eastAsia"/>
          <w:sz w:val="22"/>
        </w:rPr>
        <w:t>功率</w:t>
      </w:r>
      <w:r w:rsidRPr="0023063A">
        <w:rPr>
          <w:rFonts w:ascii="Times New Roman" w:hAnsi="Times New Roman" w:cs="Times New Roman"/>
          <w:sz w:val="22"/>
        </w:rPr>
        <w:t>MOS</w:t>
      </w:r>
      <w:r w:rsidRPr="0023063A">
        <w:rPr>
          <w:rFonts w:ascii="Times New Roman" w:hAnsi="Times New Roman" w:cs="Times New Roman"/>
          <w:sz w:val="22"/>
        </w:rPr>
        <w:t>，经过计算实际发热量与</w:t>
      </w:r>
      <w:r w:rsidRPr="0023063A">
        <w:rPr>
          <w:rFonts w:ascii="Times New Roman" w:hAnsi="Times New Roman" w:cs="Times New Roman"/>
          <w:sz w:val="22"/>
        </w:rPr>
        <w:t>MOS</w:t>
      </w:r>
      <w:r w:rsidRPr="0023063A">
        <w:rPr>
          <w:rFonts w:ascii="Times New Roman" w:hAnsi="Times New Roman" w:cs="Times New Roman"/>
          <w:sz w:val="22"/>
        </w:rPr>
        <w:t>的指标对比如表</w:t>
      </w:r>
      <w:r w:rsidRPr="0023063A">
        <w:rPr>
          <w:rFonts w:ascii="Times New Roman" w:hAnsi="Times New Roman" w:cs="Times New Roman" w:hint="eastAsia"/>
          <w:sz w:val="22"/>
        </w:rPr>
        <w:t>4-1</w:t>
      </w:r>
      <w:r w:rsidRPr="0023063A">
        <w:rPr>
          <w:rFonts w:ascii="Times New Roman" w:hAnsi="Times New Roman" w:cs="Times New Roman"/>
          <w:sz w:val="22"/>
        </w:rPr>
        <w:t>所示</w:t>
      </w:r>
      <w:r w:rsidR="00696175" w:rsidRPr="0023063A">
        <w:rPr>
          <w:rFonts w:ascii="Times New Roman" w:hAnsi="Times New Roman" w:cs="Times New Roman"/>
          <w:sz w:val="22"/>
        </w:rPr>
        <w:tab/>
      </w:r>
    </w:p>
    <w:p w14:paraId="72E697E1" w14:textId="77777777" w:rsidR="00696175" w:rsidRPr="0023063A" w:rsidRDefault="00696175">
      <w:pPr>
        <w:spacing w:line="360" w:lineRule="auto"/>
        <w:ind w:firstLineChars="100" w:firstLine="220"/>
        <w:rPr>
          <w:rFonts w:ascii="Times New Roman" w:hAnsi="Times New Roman" w:cs="Times New Roman"/>
          <w:sz w:val="22"/>
        </w:rPr>
      </w:pPr>
    </w:p>
    <w:tbl>
      <w:tblPr>
        <w:tblW w:w="9752" w:type="dxa"/>
        <w:tblInd w:w="-5" w:type="dxa"/>
        <w:tblLayout w:type="fixed"/>
        <w:tblLook w:val="0000" w:firstRow="0" w:lastRow="0" w:firstColumn="0" w:lastColumn="0" w:noHBand="0" w:noVBand="0"/>
      </w:tblPr>
      <w:tblGrid>
        <w:gridCol w:w="1531"/>
        <w:gridCol w:w="850"/>
        <w:gridCol w:w="993"/>
        <w:gridCol w:w="992"/>
        <w:gridCol w:w="992"/>
        <w:gridCol w:w="992"/>
        <w:gridCol w:w="709"/>
        <w:gridCol w:w="1418"/>
        <w:gridCol w:w="1275"/>
      </w:tblGrid>
      <w:tr w:rsidR="0023063A" w:rsidRPr="0023063A" w14:paraId="6E0C5A14" w14:textId="79736BEF" w:rsidTr="00A163CC">
        <w:trPr>
          <w:trHeight w:val="285"/>
        </w:trPr>
        <w:tc>
          <w:tcPr>
            <w:tcW w:w="1531" w:type="dxa"/>
            <w:tcBorders>
              <w:top w:val="single" w:sz="4" w:space="0" w:color="auto"/>
              <w:left w:val="single" w:sz="4" w:space="0" w:color="auto"/>
              <w:bottom w:val="single" w:sz="4" w:space="0" w:color="auto"/>
              <w:right w:val="single" w:sz="4" w:space="0" w:color="auto"/>
            </w:tcBorders>
            <w:shd w:val="clear" w:color="000000" w:fill="FFFFFF"/>
            <w:vAlign w:val="center"/>
          </w:tcPr>
          <w:p w14:paraId="1296E853" w14:textId="77777777" w:rsidR="00D74435" w:rsidRPr="0023063A" w:rsidRDefault="00D74435">
            <w:pPr>
              <w:widowControl/>
              <w:jc w:val="left"/>
              <w:rPr>
                <w:rFonts w:ascii="Times New Roman" w:hAnsi="Times New Roman" w:cs="Times New Roman"/>
                <w:kern w:val="0"/>
                <w:sz w:val="22"/>
              </w:rPr>
            </w:pPr>
            <w:r w:rsidRPr="0023063A">
              <w:rPr>
                <w:rFonts w:ascii="Times New Roman" w:hAnsi="Times New Roman" w:cs="Times New Roman"/>
                <w:kern w:val="0"/>
                <w:sz w:val="22"/>
              </w:rPr>
              <w:t>型号</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425B6DBB" w14:textId="77777777" w:rsidR="00D74435" w:rsidRPr="0023063A" w:rsidRDefault="00D74435">
            <w:pPr>
              <w:widowControl/>
              <w:jc w:val="left"/>
              <w:rPr>
                <w:rFonts w:ascii="Times New Roman" w:hAnsi="Times New Roman" w:cs="Times New Roman"/>
                <w:kern w:val="0"/>
                <w:sz w:val="22"/>
              </w:rPr>
            </w:pPr>
            <w:r w:rsidRPr="0023063A">
              <w:rPr>
                <w:rFonts w:ascii="Times New Roman" w:hAnsi="Times New Roman" w:cs="Times New Roman"/>
                <w:kern w:val="0"/>
                <w:sz w:val="22"/>
              </w:rPr>
              <w:t>工作温度</w:t>
            </w:r>
          </w:p>
        </w:tc>
        <w:tc>
          <w:tcPr>
            <w:tcW w:w="993" w:type="dxa"/>
            <w:tcBorders>
              <w:top w:val="single" w:sz="4" w:space="0" w:color="auto"/>
              <w:left w:val="nil"/>
              <w:bottom w:val="single" w:sz="4" w:space="0" w:color="auto"/>
              <w:right w:val="single" w:sz="4" w:space="0" w:color="auto"/>
            </w:tcBorders>
            <w:shd w:val="clear" w:color="000000" w:fill="FFFFFF"/>
            <w:vAlign w:val="center"/>
          </w:tcPr>
          <w:p w14:paraId="488D648B" w14:textId="47F566A9" w:rsidR="00D74435" w:rsidRPr="0023063A" w:rsidRDefault="00D74435">
            <w:pPr>
              <w:widowControl/>
              <w:jc w:val="left"/>
              <w:rPr>
                <w:rFonts w:ascii="Times New Roman" w:hAnsi="Times New Roman" w:cs="Times New Roman"/>
                <w:kern w:val="0"/>
                <w:sz w:val="22"/>
              </w:rPr>
            </w:pPr>
            <w:r w:rsidRPr="0023063A">
              <w:rPr>
                <w:rFonts w:ascii="Times New Roman" w:hAnsi="Times New Roman" w:cs="Times New Roman"/>
                <w:kern w:val="0"/>
                <w:sz w:val="22"/>
              </w:rPr>
              <w:t>实际</w:t>
            </w:r>
            <w:r w:rsidR="00A163CC" w:rsidRPr="0023063A">
              <w:rPr>
                <w:rFonts w:ascii="Times New Roman" w:hAnsi="Times New Roman" w:cs="Times New Roman" w:hint="eastAsia"/>
                <w:kern w:val="0"/>
                <w:sz w:val="22"/>
              </w:rPr>
              <w:t>最大</w:t>
            </w:r>
            <w:r w:rsidRPr="0023063A">
              <w:rPr>
                <w:rFonts w:ascii="Times New Roman" w:hAnsi="Times New Roman" w:cs="Times New Roman"/>
                <w:kern w:val="0"/>
                <w:sz w:val="22"/>
              </w:rPr>
              <w:t>发热量</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7356F884" w14:textId="77777777" w:rsidR="00D74435" w:rsidRPr="0023063A" w:rsidRDefault="00D74435">
            <w:pPr>
              <w:widowControl/>
              <w:jc w:val="left"/>
              <w:rPr>
                <w:rFonts w:ascii="Times New Roman" w:hAnsi="Times New Roman" w:cs="Times New Roman"/>
                <w:kern w:val="0"/>
                <w:sz w:val="22"/>
              </w:rPr>
            </w:pPr>
            <w:r w:rsidRPr="0023063A">
              <w:rPr>
                <w:rFonts w:ascii="Times New Roman" w:hAnsi="Times New Roman" w:cs="Times New Roman"/>
                <w:kern w:val="0"/>
                <w:sz w:val="22"/>
              </w:rPr>
              <w:t>最大允许热量</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6A88DFDA" w14:textId="77777777" w:rsidR="00D74435" w:rsidRPr="0023063A" w:rsidRDefault="00D74435">
            <w:pPr>
              <w:widowControl/>
              <w:jc w:val="left"/>
              <w:rPr>
                <w:rFonts w:ascii="Times New Roman" w:hAnsi="Times New Roman" w:cs="Times New Roman"/>
                <w:kern w:val="0"/>
                <w:sz w:val="22"/>
              </w:rPr>
            </w:pPr>
            <w:r w:rsidRPr="0023063A">
              <w:rPr>
                <w:rFonts w:ascii="Times New Roman" w:hAnsi="Times New Roman" w:cs="Times New Roman"/>
                <w:kern w:val="0"/>
                <w:sz w:val="22"/>
              </w:rPr>
              <w:t>允许通过电流</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2000B0CC" w14:textId="77777777" w:rsidR="00D74435" w:rsidRPr="0023063A" w:rsidRDefault="00D74435">
            <w:pPr>
              <w:widowControl/>
              <w:jc w:val="left"/>
              <w:rPr>
                <w:rFonts w:ascii="Times New Roman" w:hAnsi="Times New Roman" w:cs="Times New Roman"/>
                <w:kern w:val="0"/>
                <w:sz w:val="22"/>
              </w:rPr>
            </w:pPr>
            <w:r w:rsidRPr="0023063A">
              <w:rPr>
                <w:rFonts w:ascii="Times New Roman" w:hAnsi="Times New Roman" w:cs="Times New Roman"/>
                <w:kern w:val="0"/>
                <w:sz w:val="22"/>
              </w:rPr>
              <w:t>实际最大电流</w:t>
            </w:r>
          </w:p>
        </w:tc>
        <w:tc>
          <w:tcPr>
            <w:tcW w:w="709" w:type="dxa"/>
            <w:tcBorders>
              <w:top w:val="single" w:sz="4" w:space="0" w:color="auto"/>
              <w:left w:val="nil"/>
              <w:bottom w:val="single" w:sz="4" w:space="0" w:color="auto"/>
              <w:right w:val="single" w:sz="4" w:space="0" w:color="auto"/>
            </w:tcBorders>
            <w:shd w:val="clear" w:color="000000" w:fill="FFFFFF"/>
            <w:vAlign w:val="center"/>
          </w:tcPr>
          <w:p w14:paraId="558B4C96" w14:textId="77777777" w:rsidR="00D74435" w:rsidRPr="0023063A" w:rsidRDefault="00D74435">
            <w:pPr>
              <w:widowControl/>
              <w:jc w:val="left"/>
              <w:rPr>
                <w:rFonts w:ascii="Times New Roman" w:hAnsi="Times New Roman" w:cs="Times New Roman"/>
                <w:kern w:val="0"/>
                <w:sz w:val="22"/>
              </w:rPr>
            </w:pPr>
            <w:r w:rsidRPr="0023063A">
              <w:rPr>
                <w:rFonts w:ascii="Times New Roman" w:hAnsi="Times New Roman" w:cs="Times New Roman"/>
                <w:kern w:val="0"/>
                <w:sz w:val="22"/>
              </w:rPr>
              <w:t>使用数量</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5C060576" w14:textId="77777777" w:rsidR="00D74435" w:rsidRPr="0023063A" w:rsidRDefault="00D74435">
            <w:pPr>
              <w:widowControl/>
              <w:jc w:val="left"/>
              <w:rPr>
                <w:rFonts w:ascii="Times New Roman" w:hAnsi="Times New Roman" w:cs="Times New Roman"/>
                <w:kern w:val="0"/>
                <w:sz w:val="22"/>
              </w:rPr>
            </w:pPr>
            <w:r w:rsidRPr="0023063A">
              <w:rPr>
                <w:rFonts w:ascii="Times New Roman" w:hAnsi="Times New Roman" w:cs="Times New Roman"/>
                <w:kern w:val="0"/>
                <w:sz w:val="22"/>
              </w:rPr>
              <w:t>作用</w:t>
            </w:r>
          </w:p>
        </w:tc>
        <w:tc>
          <w:tcPr>
            <w:tcW w:w="1275" w:type="dxa"/>
            <w:tcBorders>
              <w:top w:val="single" w:sz="4" w:space="0" w:color="auto"/>
              <w:left w:val="nil"/>
              <w:bottom w:val="single" w:sz="4" w:space="0" w:color="auto"/>
              <w:right w:val="single" w:sz="4" w:space="0" w:color="auto"/>
            </w:tcBorders>
            <w:shd w:val="clear" w:color="000000" w:fill="FFFFFF"/>
            <w:vAlign w:val="center"/>
          </w:tcPr>
          <w:p w14:paraId="5C00AB01" w14:textId="4D6B8626" w:rsidR="00D74435" w:rsidRPr="0023063A" w:rsidRDefault="00D74435" w:rsidP="00D74435">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耐压</w:t>
            </w:r>
          </w:p>
        </w:tc>
      </w:tr>
      <w:tr w:rsidR="0023063A" w:rsidRPr="0023063A" w14:paraId="70C6486A" w14:textId="20AD36E2" w:rsidTr="00A163CC">
        <w:trPr>
          <w:trHeight w:val="285"/>
        </w:trPr>
        <w:tc>
          <w:tcPr>
            <w:tcW w:w="1531" w:type="dxa"/>
            <w:tcBorders>
              <w:top w:val="single" w:sz="4" w:space="0" w:color="auto"/>
              <w:left w:val="single" w:sz="4" w:space="0" w:color="auto"/>
              <w:bottom w:val="single" w:sz="4" w:space="0" w:color="auto"/>
              <w:right w:val="single" w:sz="4" w:space="0" w:color="auto"/>
            </w:tcBorders>
            <w:shd w:val="clear" w:color="000000" w:fill="FFFFFF"/>
            <w:vAlign w:val="center"/>
          </w:tcPr>
          <w:p w14:paraId="6AE8A5C7" w14:textId="724BECFF" w:rsidR="00A163CC" w:rsidRPr="0023063A" w:rsidRDefault="00A163CC" w:rsidP="00A163CC">
            <w:pPr>
              <w:widowControl/>
              <w:jc w:val="left"/>
              <w:rPr>
                <w:rFonts w:ascii="Times New Roman" w:hAnsi="Times New Roman" w:cs="Times New Roman"/>
                <w:kern w:val="0"/>
                <w:sz w:val="22"/>
              </w:rPr>
            </w:pPr>
            <w:r w:rsidRPr="0023063A">
              <w:rPr>
                <w:rFonts w:ascii="等线" w:eastAsia="等线" w:hAnsi="等线" w:hint="eastAsia"/>
                <w:sz w:val="22"/>
              </w:rPr>
              <w:t>BSC0702LS</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7A2CAE83" w14:textId="77777777"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kern w:val="0"/>
                <w:sz w:val="22"/>
              </w:rPr>
              <w:t>-55</w:t>
            </w:r>
            <w:r w:rsidRPr="0023063A">
              <w:rPr>
                <w:rFonts w:ascii="Times New Roman" w:hAnsi="Times New Roman" w:cs="Times New Roman"/>
                <w:kern w:val="0"/>
                <w:sz w:val="22"/>
              </w:rPr>
              <w:t>至</w:t>
            </w:r>
            <w:r w:rsidRPr="0023063A">
              <w:rPr>
                <w:rFonts w:ascii="Times New Roman" w:hAnsi="Times New Roman" w:cs="Times New Roman"/>
                <w:kern w:val="0"/>
                <w:sz w:val="22"/>
              </w:rPr>
              <w:t>+150</w:t>
            </w:r>
          </w:p>
        </w:tc>
        <w:tc>
          <w:tcPr>
            <w:tcW w:w="993" w:type="dxa"/>
            <w:tcBorders>
              <w:top w:val="single" w:sz="4" w:space="0" w:color="auto"/>
              <w:left w:val="nil"/>
              <w:bottom w:val="single" w:sz="4" w:space="0" w:color="auto"/>
              <w:right w:val="single" w:sz="4" w:space="0" w:color="auto"/>
            </w:tcBorders>
            <w:shd w:val="clear" w:color="000000" w:fill="FFFFFF"/>
            <w:vAlign w:val="center"/>
          </w:tcPr>
          <w:p w14:paraId="1F2FD519" w14:textId="122F11CE"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4</w:t>
            </w:r>
            <w:r w:rsidRPr="0023063A">
              <w:rPr>
                <w:rFonts w:ascii="Times New Roman" w:hAnsi="Times New Roman" w:cs="Times New Roman"/>
                <w:kern w:val="0"/>
                <w:sz w:val="22"/>
              </w:rPr>
              <w:t>W</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090EDD27" w14:textId="7D014F89"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83</w:t>
            </w:r>
            <w:r w:rsidRPr="0023063A">
              <w:rPr>
                <w:rFonts w:ascii="Times New Roman" w:hAnsi="Times New Roman" w:cs="Times New Roman"/>
                <w:kern w:val="0"/>
                <w:sz w:val="22"/>
              </w:rPr>
              <w:t>W</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1A46D612" w14:textId="23952E36"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持续</w:t>
            </w:r>
            <w:r w:rsidRPr="0023063A">
              <w:rPr>
                <w:rFonts w:ascii="Times New Roman" w:hAnsi="Times New Roman" w:cs="Times New Roman" w:hint="eastAsia"/>
                <w:kern w:val="0"/>
                <w:sz w:val="22"/>
              </w:rPr>
              <w:t>84</w:t>
            </w:r>
            <w:r w:rsidRPr="0023063A">
              <w:rPr>
                <w:rFonts w:ascii="Times New Roman" w:hAnsi="Times New Roman" w:cs="Times New Roman"/>
                <w:kern w:val="0"/>
                <w:sz w:val="22"/>
              </w:rPr>
              <w:t>A</w:t>
            </w:r>
            <w:r w:rsidRPr="0023063A">
              <w:rPr>
                <w:rFonts w:ascii="Times New Roman" w:hAnsi="Times New Roman" w:cs="Times New Roman" w:hint="eastAsia"/>
                <w:kern w:val="0"/>
                <w:sz w:val="22"/>
              </w:rPr>
              <w:t>，脉冲</w:t>
            </w:r>
            <w:r w:rsidRPr="0023063A">
              <w:rPr>
                <w:rFonts w:ascii="Times New Roman" w:hAnsi="Times New Roman" w:cs="Times New Roman" w:hint="eastAsia"/>
                <w:kern w:val="0"/>
                <w:sz w:val="22"/>
              </w:rPr>
              <w:t>400A</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2A8F2D28" w14:textId="35B33F6F"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15</w:t>
            </w:r>
            <w:r w:rsidRPr="0023063A">
              <w:rPr>
                <w:rFonts w:ascii="Times New Roman" w:hAnsi="Times New Roman" w:cs="Times New Roman"/>
                <w:kern w:val="0"/>
                <w:sz w:val="22"/>
              </w:rPr>
              <w:t>A</w:t>
            </w:r>
          </w:p>
        </w:tc>
        <w:tc>
          <w:tcPr>
            <w:tcW w:w="709" w:type="dxa"/>
            <w:tcBorders>
              <w:top w:val="single" w:sz="4" w:space="0" w:color="auto"/>
              <w:left w:val="nil"/>
              <w:bottom w:val="single" w:sz="4" w:space="0" w:color="auto"/>
              <w:right w:val="single" w:sz="4" w:space="0" w:color="auto"/>
            </w:tcBorders>
            <w:shd w:val="clear" w:color="000000" w:fill="FFFFFF"/>
            <w:vAlign w:val="center"/>
          </w:tcPr>
          <w:p w14:paraId="51C42F59" w14:textId="2E545EE5" w:rsidR="00A163CC" w:rsidRPr="0023063A" w:rsidRDefault="00A163CC" w:rsidP="00A163CC">
            <w:pPr>
              <w:widowControl/>
              <w:jc w:val="right"/>
              <w:rPr>
                <w:rFonts w:ascii="Times New Roman" w:hAnsi="Times New Roman" w:cs="Times New Roman"/>
                <w:kern w:val="0"/>
                <w:sz w:val="22"/>
              </w:rPr>
            </w:pPr>
            <w:r w:rsidRPr="0023063A">
              <w:rPr>
                <w:rFonts w:ascii="Times New Roman" w:hAnsi="Times New Roman" w:cs="Times New Roman" w:hint="eastAsia"/>
                <w:kern w:val="0"/>
                <w:sz w:val="22"/>
              </w:rPr>
              <w:t>24</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6E593EAC" w14:textId="0D178C72"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 xml:space="preserve">TEC/LD </w:t>
            </w:r>
            <w:r w:rsidRPr="0023063A">
              <w:rPr>
                <w:rFonts w:ascii="Times New Roman" w:hAnsi="Times New Roman" w:cs="Times New Roman" w:hint="eastAsia"/>
                <w:kern w:val="0"/>
                <w:sz w:val="22"/>
              </w:rPr>
              <w:t>电源调压</w:t>
            </w:r>
            <w:r w:rsidRPr="0023063A">
              <w:rPr>
                <w:rFonts w:ascii="Times New Roman" w:hAnsi="Times New Roman" w:cs="Times New Roman"/>
                <w:kern w:val="0"/>
                <w:sz w:val="22"/>
              </w:rPr>
              <w:t xml:space="preserve"> </w:t>
            </w:r>
          </w:p>
        </w:tc>
        <w:tc>
          <w:tcPr>
            <w:tcW w:w="1275" w:type="dxa"/>
            <w:tcBorders>
              <w:top w:val="single" w:sz="4" w:space="0" w:color="auto"/>
              <w:left w:val="nil"/>
              <w:bottom w:val="single" w:sz="4" w:space="0" w:color="auto"/>
              <w:right w:val="single" w:sz="4" w:space="0" w:color="auto"/>
            </w:tcBorders>
            <w:shd w:val="clear" w:color="000000" w:fill="FFFFFF"/>
            <w:vAlign w:val="center"/>
          </w:tcPr>
          <w:p w14:paraId="301F36B2" w14:textId="1C25528A"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100V</w:t>
            </w:r>
          </w:p>
        </w:tc>
      </w:tr>
      <w:tr w:rsidR="0023063A" w:rsidRPr="0023063A" w14:paraId="4E85744F" w14:textId="38822627" w:rsidTr="00A163CC">
        <w:trPr>
          <w:trHeight w:val="285"/>
        </w:trPr>
        <w:tc>
          <w:tcPr>
            <w:tcW w:w="1531" w:type="dxa"/>
            <w:tcBorders>
              <w:top w:val="single" w:sz="4" w:space="0" w:color="auto"/>
              <w:left w:val="single" w:sz="4" w:space="0" w:color="auto"/>
              <w:bottom w:val="single" w:sz="4" w:space="0" w:color="auto"/>
              <w:right w:val="single" w:sz="4" w:space="0" w:color="auto"/>
            </w:tcBorders>
            <w:shd w:val="clear" w:color="000000" w:fill="FFFFFF"/>
            <w:vAlign w:val="center"/>
          </w:tcPr>
          <w:p w14:paraId="01D4F523" w14:textId="76A0E878" w:rsidR="00A163CC" w:rsidRPr="0023063A" w:rsidRDefault="00A163CC" w:rsidP="00A163CC">
            <w:pPr>
              <w:widowControl/>
              <w:jc w:val="left"/>
              <w:rPr>
                <w:rFonts w:ascii="Times New Roman" w:hAnsi="Times New Roman" w:cs="Times New Roman"/>
                <w:kern w:val="0"/>
                <w:sz w:val="22"/>
              </w:rPr>
            </w:pPr>
            <w:r w:rsidRPr="0023063A">
              <w:rPr>
                <w:rFonts w:ascii="等线" w:eastAsia="等线" w:hAnsi="等线" w:hint="eastAsia"/>
                <w:sz w:val="22"/>
              </w:rPr>
              <w:t>CMH035N06A</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61CCDF1C" w14:textId="77777777"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kern w:val="0"/>
                <w:sz w:val="22"/>
              </w:rPr>
              <w:t>-55</w:t>
            </w:r>
            <w:r w:rsidRPr="0023063A">
              <w:rPr>
                <w:rFonts w:ascii="Times New Roman" w:hAnsi="Times New Roman" w:cs="Times New Roman"/>
                <w:kern w:val="0"/>
                <w:sz w:val="22"/>
              </w:rPr>
              <w:t>至</w:t>
            </w:r>
            <w:r w:rsidRPr="0023063A">
              <w:rPr>
                <w:rFonts w:ascii="Times New Roman" w:hAnsi="Times New Roman" w:cs="Times New Roman"/>
                <w:kern w:val="0"/>
                <w:sz w:val="22"/>
              </w:rPr>
              <w:t>+150</w:t>
            </w:r>
          </w:p>
        </w:tc>
        <w:tc>
          <w:tcPr>
            <w:tcW w:w="993" w:type="dxa"/>
            <w:tcBorders>
              <w:top w:val="single" w:sz="4" w:space="0" w:color="auto"/>
              <w:left w:val="nil"/>
              <w:bottom w:val="single" w:sz="4" w:space="0" w:color="auto"/>
              <w:right w:val="single" w:sz="4" w:space="0" w:color="auto"/>
            </w:tcBorders>
            <w:shd w:val="clear" w:color="000000" w:fill="FFFFFF"/>
            <w:vAlign w:val="center"/>
          </w:tcPr>
          <w:p w14:paraId="0B981323" w14:textId="32A0BEA4"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15</w:t>
            </w:r>
            <w:r w:rsidRPr="0023063A">
              <w:rPr>
                <w:rFonts w:ascii="Times New Roman" w:hAnsi="Times New Roman" w:cs="Times New Roman"/>
                <w:kern w:val="0"/>
                <w:sz w:val="22"/>
              </w:rPr>
              <w:t>W</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6422E7A6" w14:textId="421A6280"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300W</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2A1DC584" w14:textId="51AA1C96"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持续</w:t>
            </w:r>
            <w:r w:rsidRPr="0023063A">
              <w:rPr>
                <w:rFonts w:ascii="Times New Roman" w:hAnsi="Times New Roman" w:cs="Times New Roman" w:hint="eastAsia"/>
                <w:kern w:val="0"/>
                <w:sz w:val="22"/>
              </w:rPr>
              <w:t>200A</w:t>
            </w:r>
            <w:r w:rsidRPr="0023063A">
              <w:rPr>
                <w:rFonts w:ascii="Times New Roman" w:hAnsi="Times New Roman" w:cs="Times New Roman" w:hint="eastAsia"/>
                <w:kern w:val="0"/>
                <w:sz w:val="22"/>
              </w:rPr>
              <w:t>，脉冲</w:t>
            </w:r>
            <w:r w:rsidRPr="0023063A">
              <w:rPr>
                <w:rFonts w:ascii="Times New Roman" w:hAnsi="Times New Roman" w:cs="Times New Roman" w:hint="eastAsia"/>
                <w:kern w:val="0"/>
                <w:sz w:val="22"/>
              </w:rPr>
              <w:t>800A</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32F163E" w14:textId="2B826C17"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16A</w:t>
            </w:r>
          </w:p>
        </w:tc>
        <w:tc>
          <w:tcPr>
            <w:tcW w:w="709" w:type="dxa"/>
            <w:tcBorders>
              <w:top w:val="single" w:sz="4" w:space="0" w:color="auto"/>
              <w:left w:val="nil"/>
              <w:bottom w:val="single" w:sz="4" w:space="0" w:color="auto"/>
              <w:right w:val="single" w:sz="4" w:space="0" w:color="auto"/>
            </w:tcBorders>
            <w:shd w:val="clear" w:color="000000" w:fill="FFFFFF"/>
            <w:vAlign w:val="center"/>
          </w:tcPr>
          <w:p w14:paraId="507538B1" w14:textId="4A82D5C1" w:rsidR="00A163CC" w:rsidRPr="0023063A" w:rsidRDefault="00A163CC" w:rsidP="00A163CC">
            <w:pPr>
              <w:widowControl/>
              <w:jc w:val="right"/>
              <w:rPr>
                <w:rFonts w:ascii="Times New Roman" w:hAnsi="Times New Roman" w:cs="Times New Roman"/>
                <w:kern w:val="0"/>
                <w:sz w:val="22"/>
              </w:rPr>
            </w:pPr>
            <w:r w:rsidRPr="0023063A">
              <w:rPr>
                <w:rFonts w:ascii="Times New Roman" w:hAnsi="Times New Roman" w:cs="Times New Roman" w:hint="eastAsia"/>
                <w:kern w:val="0"/>
                <w:sz w:val="22"/>
              </w:rPr>
              <w:t>2</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C0CB4EB" w14:textId="093F5EA2"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LD</w:t>
            </w:r>
            <w:r w:rsidRPr="0023063A">
              <w:rPr>
                <w:rFonts w:ascii="Times New Roman" w:hAnsi="Times New Roman" w:cs="Times New Roman" w:hint="eastAsia"/>
                <w:kern w:val="0"/>
                <w:sz w:val="22"/>
              </w:rPr>
              <w:t>脉冲功率开关</w:t>
            </w:r>
          </w:p>
        </w:tc>
        <w:tc>
          <w:tcPr>
            <w:tcW w:w="1275" w:type="dxa"/>
            <w:tcBorders>
              <w:top w:val="single" w:sz="4" w:space="0" w:color="auto"/>
              <w:left w:val="nil"/>
              <w:bottom w:val="single" w:sz="4" w:space="0" w:color="auto"/>
              <w:right w:val="single" w:sz="4" w:space="0" w:color="auto"/>
            </w:tcBorders>
            <w:shd w:val="clear" w:color="000000" w:fill="FFFFFF"/>
            <w:vAlign w:val="center"/>
          </w:tcPr>
          <w:p w14:paraId="73FE77B0" w14:textId="4727FD34"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200V</w:t>
            </w:r>
          </w:p>
        </w:tc>
      </w:tr>
      <w:tr w:rsidR="0023063A" w:rsidRPr="0023063A" w14:paraId="2EF604FE" w14:textId="77777777" w:rsidTr="00A163CC">
        <w:trPr>
          <w:trHeight w:val="285"/>
        </w:trPr>
        <w:tc>
          <w:tcPr>
            <w:tcW w:w="1531" w:type="dxa"/>
            <w:tcBorders>
              <w:top w:val="single" w:sz="4" w:space="0" w:color="auto"/>
              <w:left w:val="single" w:sz="4" w:space="0" w:color="auto"/>
              <w:bottom w:val="single" w:sz="4" w:space="0" w:color="auto"/>
              <w:right w:val="single" w:sz="4" w:space="0" w:color="auto"/>
            </w:tcBorders>
            <w:shd w:val="clear" w:color="000000" w:fill="FFFFFF"/>
            <w:vAlign w:val="center"/>
          </w:tcPr>
          <w:p w14:paraId="38646C94" w14:textId="77777777" w:rsidR="00A163CC" w:rsidRPr="0023063A" w:rsidRDefault="00A163CC" w:rsidP="00A163CC">
            <w:pPr>
              <w:widowControl/>
              <w:jc w:val="left"/>
              <w:rPr>
                <w:rFonts w:ascii="Times New Roman" w:hAnsi="Times New Roman" w:cs="Times New Roman"/>
                <w:kern w:val="0"/>
                <w:sz w:val="22"/>
              </w:rPr>
            </w:pPr>
            <w:r w:rsidRPr="0023063A">
              <w:rPr>
                <w:rFonts w:ascii="Times New Roman" w:hAnsi="Times New Roman" w:cs="Times New Roman"/>
                <w:kern w:val="0"/>
                <w:sz w:val="22"/>
              </w:rPr>
              <w:t>HSH4129</w:t>
            </w:r>
          </w:p>
          <w:p w14:paraId="19F5DCF1" w14:textId="54D8C3C5" w:rsidR="00A163CC" w:rsidRPr="0023063A" w:rsidRDefault="00A163CC" w:rsidP="00A163CC">
            <w:pPr>
              <w:widowControl/>
              <w:jc w:val="left"/>
              <w:rPr>
                <w:rFonts w:ascii="Times New Roman" w:hAnsi="Times New Roman" w:cs="Times New Roman"/>
                <w:kern w:val="0"/>
                <w:sz w:val="22"/>
              </w:rPr>
            </w:pPr>
          </w:p>
        </w:tc>
        <w:tc>
          <w:tcPr>
            <w:tcW w:w="850" w:type="dxa"/>
            <w:tcBorders>
              <w:top w:val="single" w:sz="4" w:space="0" w:color="auto"/>
              <w:left w:val="nil"/>
              <w:bottom w:val="single" w:sz="4" w:space="0" w:color="auto"/>
              <w:right w:val="single" w:sz="4" w:space="0" w:color="auto"/>
            </w:tcBorders>
            <w:shd w:val="clear" w:color="000000" w:fill="FFFFFF"/>
            <w:vAlign w:val="center"/>
          </w:tcPr>
          <w:p w14:paraId="0829BBD5" w14:textId="0C349D59" w:rsidR="00A163CC" w:rsidRPr="0023063A" w:rsidRDefault="00A163CC">
            <w:pPr>
              <w:widowControl/>
              <w:jc w:val="left"/>
              <w:rPr>
                <w:rFonts w:ascii="Times New Roman" w:hAnsi="Times New Roman" w:cs="Times New Roman"/>
                <w:kern w:val="0"/>
                <w:sz w:val="22"/>
              </w:rPr>
            </w:pPr>
            <w:r w:rsidRPr="0023063A">
              <w:rPr>
                <w:rFonts w:ascii="Times New Roman" w:hAnsi="Times New Roman" w:cs="Times New Roman"/>
                <w:kern w:val="0"/>
                <w:sz w:val="22"/>
              </w:rPr>
              <w:t>-55</w:t>
            </w:r>
            <w:r w:rsidRPr="0023063A">
              <w:rPr>
                <w:rFonts w:ascii="Times New Roman" w:hAnsi="Times New Roman" w:cs="Times New Roman"/>
                <w:kern w:val="0"/>
                <w:sz w:val="22"/>
              </w:rPr>
              <w:t>至</w:t>
            </w:r>
            <w:r w:rsidRPr="0023063A">
              <w:rPr>
                <w:rFonts w:ascii="Times New Roman" w:hAnsi="Times New Roman" w:cs="Times New Roman"/>
                <w:kern w:val="0"/>
                <w:sz w:val="22"/>
              </w:rPr>
              <w:t>+150</w:t>
            </w:r>
          </w:p>
        </w:tc>
        <w:tc>
          <w:tcPr>
            <w:tcW w:w="993" w:type="dxa"/>
            <w:tcBorders>
              <w:top w:val="single" w:sz="4" w:space="0" w:color="auto"/>
              <w:left w:val="nil"/>
              <w:bottom w:val="single" w:sz="4" w:space="0" w:color="auto"/>
              <w:right w:val="single" w:sz="4" w:space="0" w:color="auto"/>
            </w:tcBorders>
            <w:shd w:val="clear" w:color="000000" w:fill="FFFFFF"/>
            <w:vAlign w:val="center"/>
          </w:tcPr>
          <w:p w14:paraId="44178949" w14:textId="1E793228"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5W</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5FA841E" w14:textId="2FF45DF7"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200W</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06AB617F" w14:textId="2F0890FD"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持续</w:t>
            </w:r>
            <w:r w:rsidRPr="0023063A">
              <w:rPr>
                <w:rFonts w:ascii="Times New Roman" w:hAnsi="Times New Roman" w:cs="Times New Roman" w:hint="eastAsia"/>
                <w:kern w:val="0"/>
                <w:sz w:val="22"/>
              </w:rPr>
              <w:t>180A</w:t>
            </w:r>
            <w:r w:rsidRPr="0023063A">
              <w:rPr>
                <w:rFonts w:ascii="Times New Roman" w:hAnsi="Times New Roman" w:cs="Times New Roman" w:hint="eastAsia"/>
                <w:kern w:val="0"/>
                <w:sz w:val="22"/>
              </w:rPr>
              <w:t>，脉冲</w:t>
            </w:r>
            <w:r w:rsidRPr="0023063A">
              <w:rPr>
                <w:rFonts w:ascii="Times New Roman" w:hAnsi="Times New Roman" w:cs="Times New Roman" w:hint="eastAsia"/>
                <w:kern w:val="0"/>
                <w:sz w:val="22"/>
              </w:rPr>
              <w:t>720A</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77C7FC81" w14:textId="3080EE04"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22A</w:t>
            </w:r>
          </w:p>
        </w:tc>
        <w:tc>
          <w:tcPr>
            <w:tcW w:w="709" w:type="dxa"/>
            <w:tcBorders>
              <w:top w:val="single" w:sz="4" w:space="0" w:color="auto"/>
              <w:left w:val="nil"/>
              <w:bottom w:val="single" w:sz="4" w:space="0" w:color="auto"/>
              <w:right w:val="single" w:sz="4" w:space="0" w:color="auto"/>
            </w:tcBorders>
            <w:shd w:val="clear" w:color="000000" w:fill="FFFFFF"/>
            <w:vAlign w:val="center"/>
          </w:tcPr>
          <w:p w14:paraId="4E2EE9FB" w14:textId="09D7F072" w:rsidR="00A163CC" w:rsidRPr="0023063A" w:rsidRDefault="00A163CC">
            <w:pPr>
              <w:widowControl/>
              <w:jc w:val="right"/>
              <w:rPr>
                <w:rFonts w:ascii="Times New Roman" w:hAnsi="Times New Roman" w:cs="Times New Roman"/>
                <w:kern w:val="0"/>
                <w:sz w:val="22"/>
              </w:rPr>
            </w:pPr>
            <w:r w:rsidRPr="0023063A">
              <w:rPr>
                <w:rFonts w:ascii="Times New Roman" w:hAnsi="Times New Roman" w:cs="Times New Roman" w:hint="eastAsia"/>
                <w:kern w:val="0"/>
                <w:sz w:val="22"/>
              </w:rPr>
              <w:t>2</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78D32B9B" w14:textId="4042C152" w:rsidR="00A163CC" w:rsidRPr="0023063A" w:rsidRDefault="00A57CB8">
            <w:pPr>
              <w:widowControl/>
              <w:jc w:val="left"/>
              <w:rPr>
                <w:rFonts w:ascii="Times New Roman" w:hAnsi="Times New Roman" w:cs="Times New Roman"/>
                <w:kern w:val="0"/>
                <w:sz w:val="22"/>
              </w:rPr>
            </w:pPr>
            <w:proofErr w:type="gramStart"/>
            <w:r w:rsidRPr="0023063A">
              <w:rPr>
                <w:rFonts w:ascii="Times New Roman" w:hAnsi="Times New Roman" w:cs="Times New Roman" w:hint="eastAsia"/>
                <w:kern w:val="0"/>
                <w:sz w:val="22"/>
              </w:rPr>
              <w:t>上电软开关</w:t>
            </w:r>
            <w:proofErr w:type="gramEnd"/>
            <w:r w:rsidRPr="0023063A">
              <w:rPr>
                <w:rFonts w:ascii="Times New Roman" w:hAnsi="Times New Roman" w:cs="Times New Roman" w:hint="eastAsia"/>
                <w:kern w:val="0"/>
                <w:sz w:val="22"/>
              </w:rPr>
              <w:t>，水泵开关</w:t>
            </w:r>
          </w:p>
        </w:tc>
        <w:tc>
          <w:tcPr>
            <w:tcW w:w="1275" w:type="dxa"/>
            <w:tcBorders>
              <w:top w:val="single" w:sz="4" w:space="0" w:color="auto"/>
              <w:left w:val="nil"/>
              <w:bottom w:val="single" w:sz="4" w:space="0" w:color="auto"/>
              <w:right w:val="single" w:sz="4" w:space="0" w:color="auto"/>
            </w:tcBorders>
            <w:shd w:val="clear" w:color="000000" w:fill="FFFFFF"/>
            <w:vAlign w:val="center"/>
          </w:tcPr>
          <w:p w14:paraId="583CC8F3" w14:textId="1B3FF485"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40V</w:t>
            </w:r>
          </w:p>
        </w:tc>
      </w:tr>
      <w:tr w:rsidR="0023063A" w:rsidRPr="0023063A" w14:paraId="62BC9A4C" w14:textId="77777777" w:rsidTr="00A163CC">
        <w:trPr>
          <w:trHeight w:val="285"/>
        </w:trPr>
        <w:tc>
          <w:tcPr>
            <w:tcW w:w="1531" w:type="dxa"/>
            <w:tcBorders>
              <w:top w:val="single" w:sz="4" w:space="0" w:color="auto"/>
              <w:left w:val="single" w:sz="4" w:space="0" w:color="auto"/>
              <w:bottom w:val="single" w:sz="4" w:space="0" w:color="auto"/>
              <w:right w:val="single" w:sz="4" w:space="0" w:color="auto"/>
            </w:tcBorders>
            <w:shd w:val="clear" w:color="000000" w:fill="FFFFFF"/>
            <w:vAlign w:val="center"/>
          </w:tcPr>
          <w:p w14:paraId="2E4FC462" w14:textId="6105C6B7" w:rsidR="00A163CC" w:rsidRPr="0023063A" w:rsidRDefault="00A163CC">
            <w:pPr>
              <w:widowControl/>
              <w:jc w:val="left"/>
              <w:rPr>
                <w:rFonts w:ascii="Times New Roman" w:hAnsi="Times New Roman" w:cs="Times New Roman"/>
                <w:kern w:val="0"/>
                <w:sz w:val="22"/>
              </w:rPr>
            </w:pPr>
            <w:r w:rsidRPr="0023063A">
              <w:rPr>
                <w:rFonts w:ascii="Times New Roman" w:hAnsi="Times New Roman" w:cs="Times New Roman"/>
                <w:kern w:val="0"/>
                <w:sz w:val="22"/>
              </w:rPr>
              <w:t>HSH6115</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452DAF81" w14:textId="3D9C1A2F" w:rsidR="00A163CC" w:rsidRPr="0023063A" w:rsidRDefault="00A163CC">
            <w:pPr>
              <w:widowControl/>
              <w:jc w:val="left"/>
              <w:rPr>
                <w:rFonts w:ascii="Times New Roman" w:hAnsi="Times New Roman" w:cs="Times New Roman"/>
                <w:kern w:val="0"/>
                <w:sz w:val="22"/>
              </w:rPr>
            </w:pPr>
            <w:r w:rsidRPr="0023063A">
              <w:rPr>
                <w:rFonts w:ascii="Times New Roman" w:hAnsi="Times New Roman" w:cs="Times New Roman"/>
                <w:kern w:val="0"/>
                <w:sz w:val="22"/>
              </w:rPr>
              <w:t>-55</w:t>
            </w:r>
            <w:r w:rsidRPr="0023063A">
              <w:rPr>
                <w:rFonts w:ascii="Times New Roman" w:hAnsi="Times New Roman" w:cs="Times New Roman"/>
                <w:kern w:val="0"/>
                <w:sz w:val="22"/>
              </w:rPr>
              <w:t>至</w:t>
            </w:r>
            <w:r w:rsidRPr="0023063A">
              <w:rPr>
                <w:rFonts w:ascii="Times New Roman" w:hAnsi="Times New Roman" w:cs="Times New Roman"/>
                <w:kern w:val="0"/>
                <w:sz w:val="22"/>
              </w:rPr>
              <w:t>+150</w:t>
            </w:r>
          </w:p>
        </w:tc>
        <w:tc>
          <w:tcPr>
            <w:tcW w:w="993" w:type="dxa"/>
            <w:tcBorders>
              <w:top w:val="single" w:sz="4" w:space="0" w:color="auto"/>
              <w:left w:val="nil"/>
              <w:bottom w:val="single" w:sz="4" w:space="0" w:color="auto"/>
              <w:right w:val="single" w:sz="4" w:space="0" w:color="auto"/>
            </w:tcBorders>
            <w:shd w:val="clear" w:color="000000" w:fill="FFFFFF"/>
            <w:vAlign w:val="center"/>
          </w:tcPr>
          <w:p w14:paraId="04B2C1C8" w14:textId="07D62969"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5W</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8C0C7EF" w14:textId="58EDBDC2"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86.8W</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76C2F117" w14:textId="66CD82AA"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持续</w:t>
            </w:r>
            <w:r w:rsidRPr="0023063A">
              <w:rPr>
                <w:rFonts w:ascii="Times New Roman" w:hAnsi="Times New Roman" w:cs="Times New Roman" w:hint="eastAsia"/>
                <w:kern w:val="0"/>
                <w:sz w:val="22"/>
              </w:rPr>
              <w:t>45A</w:t>
            </w:r>
            <w:r w:rsidRPr="0023063A">
              <w:rPr>
                <w:rFonts w:ascii="Times New Roman" w:hAnsi="Times New Roman" w:cs="Times New Roman" w:hint="eastAsia"/>
                <w:kern w:val="0"/>
                <w:sz w:val="22"/>
              </w:rPr>
              <w:t>，脉冲</w:t>
            </w:r>
            <w:r w:rsidRPr="0023063A">
              <w:rPr>
                <w:rFonts w:ascii="Times New Roman" w:hAnsi="Times New Roman" w:cs="Times New Roman" w:hint="eastAsia"/>
                <w:kern w:val="0"/>
                <w:sz w:val="22"/>
              </w:rPr>
              <w:t>90A</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2FA7F452" w14:textId="6A20CA32"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7A</w:t>
            </w:r>
          </w:p>
        </w:tc>
        <w:tc>
          <w:tcPr>
            <w:tcW w:w="709" w:type="dxa"/>
            <w:tcBorders>
              <w:top w:val="single" w:sz="4" w:space="0" w:color="auto"/>
              <w:left w:val="nil"/>
              <w:bottom w:val="single" w:sz="4" w:space="0" w:color="auto"/>
              <w:right w:val="single" w:sz="4" w:space="0" w:color="auto"/>
            </w:tcBorders>
            <w:shd w:val="clear" w:color="000000" w:fill="FFFFFF"/>
            <w:vAlign w:val="center"/>
          </w:tcPr>
          <w:p w14:paraId="5954B618" w14:textId="49127092" w:rsidR="00A163CC" w:rsidRPr="0023063A" w:rsidRDefault="00A163CC">
            <w:pPr>
              <w:widowControl/>
              <w:jc w:val="right"/>
              <w:rPr>
                <w:rFonts w:ascii="Times New Roman" w:hAnsi="Times New Roman" w:cs="Times New Roman"/>
                <w:kern w:val="0"/>
                <w:sz w:val="22"/>
              </w:rPr>
            </w:pPr>
            <w:r w:rsidRPr="0023063A">
              <w:rPr>
                <w:rFonts w:ascii="Times New Roman" w:hAnsi="Times New Roman" w:cs="Times New Roman" w:hint="eastAsia"/>
                <w:kern w:val="0"/>
                <w:sz w:val="22"/>
              </w:rPr>
              <w:t>1</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21DA9B6D" w14:textId="5EBB5954"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加热膜供电开关</w:t>
            </w:r>
          </w:p>
        </w:tc>
        <w:tc>
          <w:tcPr>
            <w:tcW w:w="1275" w:type="dxa"/>
            <w:tcBorders>
              <w:top w:val="single" w:sz="4" w:space="0" w:color="auto"/>
              <w:left w:val="nil"/>
              <w:bottom w:val="single" w:sz="4" w:space="0" w:color="auto"/>
              <w:right w:val="single" w:sz="4" w:space="0" w:color="auto"/>
            </w:tcBorders>
            <w:shd w:val="clear" w:color="000000" w:fill="FFFFFF"/>
            <w:vAlign w:val="center"/>
          </w:tcPr>
          <w:p w14:paraId="5A895CDE" w14:textId="69792E88" w:rsidR="00A163CC" w:rsidRPr="0023063A" w:rsidRDefault="00A57CB8">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60V</w:t>
            </w:r>
          </w:p>
        </w:tc>
      </w:tr>
    </w:tbl>
    <w:p w14:paraId="70CBEBD7" w14:textId="77777777" w:rsidR="001346FC" w:rsidRPr="0023063A" w:rsidRDefault="001346FC">
      <w:pPr>
        <w:rPr>
          <w:rFonts w:ascii="Times New Roman" w:hAnsi="Times New Roman" w:cs="Times New Roman"/>
          <w:sz w:val="22"/>
        </w:rPr>
      </w:pPr>
    </w:p>
    <w:p w14:paraId="5A237B95" w14:textId="601F9078" w:rsidR="001346FC" w:rsidRPr="0023063A" w:rsidRDefault="001E0EAF" w:rsidP="007F112A">
      <w:pPr>
        <w:pStyle w:val="3"/>
        <w:numPr>
          <w:ilvl w:val="0"/>
          <w:numId w:val="0"/>
        </w:numPr>
        <w:spacing w:before="156"/>
      </w:pPr>
      <w:bookmarkStart w:id="155" w:name="_Toc205110410"/>
      <w:r w:rsidRPr="0023063A">
        <w:rPr>
          <w:rFonts w:hint="eastAsia"/>
        </w:rPr>
        <w:t>4.</w:t>
      </w:r>
      <w:r w:rsidR="007F112A" w:rsidRPr="0023063A">
        <w:rPr>
          <w:rFonts w:hint="eastAsia"/>
        </w:rPr>
        <w:t>4</w:t>
      </w:r>
      <w:r w:rsidRPr="0023063A">
        <w:rPr>
          <w:rFonts w:hint="eastAsia"/>
        </w:rPr>
        <w:t xml:space="preserve">.3 </w:t>
      </w:r>
      <w:r w:rsidR="002D084F" w:rsidRPr="0023063A">
        <w:t>滤波电容</w:t>
      </w:r>
      <w:bookmarkEnd w:id="155"/>
    </w:p>
    <w:p w14:paraId="1E48F34D" w14:textId="3460A79D" w:rsidR="001346FC" w:rsidRPr="0023063A" w:rsidRDefault="002D084F" w:rsidP="001E0EAF">
      <w:pPr>
        <w:spacing w:line="360" w:lineRule="auto"/>
        <w:ind w:firstLineChars="190" w:firstLine="418"/>
        <w:rPr>
          <w:rFonts w:ascii="Times New Roman" w:hAnsi="Times New Roman" w:cs="Times New Roman"/>
          <w:sz w:val="22"/>
        </w:rPr>
      </w:pPr>
      <w:r w:rsidRPr="0023063A">
        <w:rPr>
          <w:rFonts w:ascii="Times New Roman" w:hAnsi="Times New Roman" w:cs="Times New Roman"/>
          <w:sz w:val="22"/>
        </w:rPr>
        <w:t>本次选用滤波电容为</w:t>
      </w:r>
      <w:r w:rsidR="004E1863" w:rsidRPr="0023063A">
        <w:rPr>
          <w:rFonts w:ascii="Times New Roman" w:hAnsi="Times New Roman" w:cs="Times New Roman" w:hint="eastAsia"/>
          <w:sz w:val="22"/>
        </w:rPr>
        <w:t>国产（永铭）</w:t>
      </w:r>
      <w:proofErr w:type="gramStart"/>
      <w:r w:rsidR="004E1863" w:rsidRPr="0023063A">
        <w:rPr>
          <w:rFonts w:ascii="Times New Roman" w:hAnsi="Times New Roman" w:cs="Times New Roman" w:hint="eastAsia"/>
          <w:sz w:val="22"/>
        </w:rPr>
        <w:t>高分子固液混合</w:t>
      </w:r>
      <w:proofErr w:type="gramEnd"/>
      <w:r w:rsidRPr="0023063A">
        <w:rPr>
          <w:rFonts w:ascii="Times New Roman" w:hAnsi="Times New Roman" w:cs="Times New Roman"/>
          <w:sz w:val="22"/>
        </w:rPr>
        <w:t>电容</w:t>
      </w:r>
      <w:r w:rsidR="004E1863" w:rsidRPr="0023063A">
        <w:rPr>
          <w:rFonts w:ascii="Times New Roman" w:hAnsi="Times New Roman" w:cs="Times New Roman"/>
          <w:sz w:val="22"/>
        </w:rPr>
        <w:t>VHUE1301J101MVCG</w:t>
      </w:r>
      <w:r w:rsidRPr="0023063A">
        <w:rPr>
          <w:rFonts w:ascii="Times New Roman" w:hAnsi="Times New Roman" w:cs="Times New Roman"/>
          <w:sz w:val="22"/>
        </w:rPr>
        <w:t>，主要指标如表</w:t>
      </w:r>
      <w:r w:rsidRPr="0023063A">
        <w:rPr>
          <w:rFonts w:ascii="Times New Roman" w:hAnsi="Times New Roman" w:cs="Times New Roman" w:hint="eastAsia"/>
          <w:sz w:val="22"/>
        </w:rPr>
        <w:t>4-2</w:t>
      </w:r>
      <w:r w:rsidRPr="0023063A">
        <w:rPr>
          <w:rFonts w:ascii="Times New Roman" w:hAnsi="Times New Roman" w:cs="Times New Roman"/>
          <w:sz w:val="22"/>
        </w:rPr>
        <w:t>所示：</w:t>
      </w:r>
    </w:p>
    <w:tbl>
      <w:tblPr>
        <w:tblW w:w="9048" w:type="dxa"/>
        <w:tblInd w:w="108" w:type="dxa"/>
        <w:tblLayout w:type="fixed"/>
        <w:tblLook w:val="0000" w:firstRow="0" w:lastRow="0" w:firstColumn="0" w:lastColumn="0" w:noHBand="0" w:noVBand="0"/>
      </w:tblPr>
      <w:tblGrid>
        <w:gridCol w:w="1320"/>
        <w:gridCol w:w="1369"/>
        <w:gridCol w:w="1071"/>
        <w:gridCol w:w="866"/>
        <w:gridCol w:w="1474"/>
        <w:gridCol w:w="1474"/>
        <w:gridCol w:w="1474"/>
      </w:tblGrid>
      <w:tr w:rsidR="0023063A" w:rsidRPr="0023063A" w14:paraId="790F6474" w14:textId="77777777" w:rsidTr="00A44CC4">
        <w:trPr>
          <w:trHeight w:val="285"/>
        </w:trPr>
        <w:tc>
          <w:tcPr>
            <w:tcW w:w="1320" w:type="dxa"/>
            <w:tcBorders>
              <w:top w:val="single" w:sz="4" w:space="0" w:color="auto"/>
              <w:left w:val="single" w:sz="4" w:space="0" w:color="auto"/>
              <w:bottom w:val="single" w:sz="4" w:space="0" w:color="auto"/>
              <w:right w:val="single" w:sz="4" w:space="0" w:color="auto"/>
            </w:tcBorders>
            <w:shd w:val="clear" w:color="000000" w:fill="FFFFFF"/>
            <w:vAlign w:val="center"/>
          </w:tcPr>
          <w:p w14:paraId="6FAA8139" w14:textId="77777777" w:rsidR="00A915D2" w:rsidRPr="0023063A" w:rsidRDefault="00A915D2" w:rsidP="00A915D2">
            <w:pPr>
              <w:widowControl/>
              <w:jc w:val="left"/>
              <w:rPr>
                <w:rFonts w:ascii="Times New Roman" w:hAnsi="Times New Roman" w:cs="Times New Roman"/>
                <w:kern w:val="0"/>
                <w:sz w:val="22"/>
              </w:rPr>
            </w:pPr>
            <w:r w:rsidRPr="0023063A">
              <w:rPr>
                <w:rFonts w:ascii="Times New Roman" w:hAnsi="Times New Roman" w:cs="Times New Roman"/>
                <w:kern w:val="0"/>
                <w:sz w:val="22"/>
              </w:rPr>
              <w:t>型号</w:t>
            </w:r>
          </w:p>
        </w:tc>
        <w:tc>
          <w:tcPr>
            <w:tcW w:w="1369" w:type="dxa"/>
            <w:tcBorders>
              <w:top w:val="single" w:sz="4" w:space="0" w:color="auto"/>
              <w:left w:val="nil"/>
              <w:bottom w:val="single" w:sz="4" w:space="0" w:color="auto"/>
              <w:right w:val="single" w:sz="4" w:space="0" w:color="auto"/>
            </w:tcBorders>
            <w:shd w:val="clear" w:color="000000" w:fill="FFFFFF"/>
            <w:vAlign w:val="center"/>
          </w:tcPr>
          <w:p w14:paraId="7B2C6702" w14:textId="77777777" w:rsidR="00A915D2" w:rsidRPr="0023063A" w:rsidRDefault="00A915D2" w:rsidP="00A915D2">
            <w:pPr>
              <w:widowControl/>
              <w:jc w:val="left"/>
              <w:rPr>
                <w:rFonts w:ascii="Times New Roman" w:hAnsi="Times New Roman" w:cs="Times New Roman"/>
                <w:kern w:val="0"/>
                <w:sz w:val="22"/>
              </w:rPr>
            </w:pPr>
            <w:r w:rsidRPr="0023063A">
              <w:rPr>
                <w:rFonts w:ascii="Times New Roman" w:hAnsi="Times New Roman" w:cs="Times New Roman"/>
                <w:kern w:val="0"/>
                <w:sz w:val="22"/>
              </w:rPr>
              <w:t>工作温度</w:t>
            </w:r>
          </w:p>
        </w:tc>
        <w:tc>
          <w:tcPr>
            <w:tcW w:w="1071" w:type="dxa"/>
            <w:tcBorders>
              <w:top w:val="single" w:sz="4" w:space="0" w:color="auto"/>
              <w:left w:val="nil"/>
              <w:bottom w:val="single" w:sz="4" w:space="0" w:color="auto"/>
              <w:right w:val="single" w:sz="4" w:space="0" w:color="auto"/>
            </w:tcBorders>
            <w:shd w:val="clear" w:color="000000" w:fill="FFFFFF"/>
            <w:vAlign w:val="center"/>
          </w:tcPr>
          <w:p w14:paraId="7178A8F1" w14:textId="77777777" w:rsidR="00A915D2" w:rsidRPr="0023063A" w:rsidRDefault="00A915D2" w:rsidP="00A915D2">
            <w:pPr>
              <w:widowControl/>
              <w:jc w:val="left"/>
              <w:rPr>
                <w:rFonts w:ascii="Times New Roman" w:hAnsi="Times New Roman" w:cs="Times New Roman"/>
                <w:kern w:val="0"/>
                <w:sz w:val="22"/>
              </w:rPr>
            </w:pPr>
            <w:r w:rsidRPr="0023063A">
              <w:rPr>
                <w:rFonts w:ascii="Times New Roman" w:hAnsi="Times New Roman" w:cs="Times New Roman"/>
                <w:kern w:val="0"/>
                <w:sz w:val="22"/>
              </w:rPr>
              <w:t>尺寸</w:t>
            </w:r>
          </w:p>
        </w:tc>
        <w:tc>
          <w:tcPr>
            <w:tcW w:w="866" w:type="dxa"/>
            <w:tcBorders>
              <w:top w:val="single" w:sz="4" w:space="0" w:color="auto"/>
              <w:left w:val="nil"/>
              <w:bottom w:val="single" w:sz="4" w:space="0" w:color="auto"/>
              <w:right w:val="single" w:sz="4" w:space="0" w:color="auto"/>
            </w:tcBorders>
            <w:shd w:val="clear" w:color="000000" w:fill="FFFFFF"/>
            <w:vAlign w:val="center"/>
          </w:tcPr>
          <w:p w14:paraId="3CF61113" w14:textId="725F1017" w:rsidR="00A915D2" w:rsidRPr="0023063A" w:rsidRDefault="00A915D2" w:rsidP="00A915D2">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工作寿命</w:t>
            </w:r>
          </w:p>
        </w:tc>
        <w:tc>
          <w:tcPr>
            <w:tcW w:w="1474" w:type="dxa"/>
            <w:tcBorders>
              <w:top w:val="single" w:sz="4" w:space="0" w:color="auto"/>
              <w:left w:val="nil"/>
              <w:bottom w:val="single" w:sz="4" w:space="0" w:color="auto"/>
              <w:right w:val="single" w:sz="4" w:space="0" w:color="auto"/>
            </w:tcBorders>
            <w:shd w:val="clear" w:color="000000" w:fill="FFFFFF"/>
            <w:vAlign w:val="center"/>
          </w:tcPr>
          <w:p w14:paraId="472BDA21" w14:textId="4FF72DC4" w:rsidR="00A915D2" w:rsidRPr="0023063A" w:rsidRDefault="00A915D2" w:rsidP="00A915D2">
            <w:pPr>
              <w:widowControl/>
              <w:jc w:val="left"/>
              <w:rPr>
                <w:rFonts w:ascii="Times New Roman" w:hAnsi="Times New Roman" w:cs="Times New Roman"/>
                <w:kern w:val="0"/>
                <w:sz w:val="22"/>
              </w:rPr>
            </w:pPr>
            <w:r w:rsidRPr="0023063A">
              <w:rPr>
                <w:rFonts w:ascii="Times New Roman" w:hAnsi="Times New Roman" w:cs="Times New Roman"/>
                <w:kern w:val="0"/>
                <w:sz w:val="22"/>
              </w:rPr>
              <w:t>使用数量</w:t>
            </w:r>
          </w:p>
        </w:tc>
        <w:tc>
          <w:tcPr>
            <w:tcW w:w="1474" w:type="dxa"/>
            <w:tcBorders>
              <w:top w:val="single" w:sz="4" w:space="0" w:color="auto"/>
              <w:left w:val="single" w:sz="4" w:space="0" w:color="auto"/>
              <w:bottom w:val="single" w:sz="4" w:space="0" w:color="auto"/>
              <w:right w:val="single" w:sz="4" w:space="0" w:color="auto"/>
            </w:tcBorders>
            <w:shd w:val="clear" w:color="000000" w:fill="FFFFFF"/>
            <w:vAlign w:val="center"/>
          </w:tcPr>
          <w:p w14:paraId="45CE455E" w14:textId="0520695C" w:rsidR="00A915D2" w:rsidRPr="0023063A" w:rsidRDefault="00A915D2" w:rsidP="00A915D2">
            <w:pPr>
              <w:widowControl/>
              <w:jc w:val="center"/>
              <w:rPr>
                <w:rFonts w:ascii="Times New Roman" w:hAnsi="Times New Roman" w:cs="Times New Roman"/>
                <w:kern w:val="0"/>
                <w:sz w:val="22"/>
              </w:rPr>
            </w:pPr>
            <w:r w:rsidRPr="0023063A">
              <w:rPr>
                <w:rFonts w:ascii="Times New Roman" w:hAnsi="Times New Roman" w:cs="Times New Roman" w:hint="eastAsia"/>
                <w:kern w:val="0"/>
                <w:sz w:val="22"/>
              </w:rPr>
              <w:t>ESR</w:t>
            </w:r>
          </w:p>
        </w:tc>
        <w:tc>
          <w:tcPr>
            <w:tcW w:w="1474" w:type="dxa"/>
            <w:tcBorders>
              <w:top w:val="single" w:sz="4" w:space="0" w:color="auto"/>
              <w:left w:val="single" w:sz="4" w:space="0" w:color="auto"/>
              <w:bottom w:val="single" w:sz="4" w:space="0" w:color="auto"/>
              <w:right w:val="single" w:sz="4" w:space="0" w:color="auto"/>
            </w:tcBorders>
            <w:shd w:val="clear" w:color="000000" w:fill="FFFFFF"/>
            <w:vAlign w:val="center"/>
          </w:tcPr>
          <w:p w14:paraId="46F9D28E" w14:textId="7031E941" w:rsidR="00A915D2" w:rsidRPr="0023063A" w:rsidRDefault="00A915D2" w:rsidP="00A915D2">
            <w:pPr>
              <w:widowControl/>
              <w:jc w:val="left"/>
              <w:rPr>
                <w:rFonts w:ascii="Times New Roman" w:hAnsi="Times New Roman" w:cs="Times New Roman"/>
                <w:kern w:val="0"/>
                <w:sz w:val="22"/>
              </w:rPr>
            </w:pPr>
            <w:r w:rsidRPr="0023063A">
              <w:rPr>
                <w:rFonts w:ascii="Times New Roman" w:hAnsi="Times New Roman" w:cs="Times New Roman"/>
                <w:kern w:val="0"/>
                <w:sz w:val="22"/>
              </w:rPr>
              <w:t>作用</w:t>
            </w:r>
          </w:p>
        </w:tc>
      </w:tr>
      <w:tr w:rsidR="0023063A" w:rsidRPr="0023063A" w14:paraId="01551EE6" w14:textId="77777777" w:rsidTr="00A44CC4">
        <w:trPr>
          <w:trHeight w:val="285"/>
        </w:trPr>
        <w:tc>
          <w:tcPr>
            <w:tcW w:w="1320" w:type="dxa"/>
            <w:tcBorders>
              <w:top w:val="single" w:sz="4" w:space="0" w:color="auto"/>
              <w:left w:val="single" w:sz="4" w:space="0" w:color="auto"/>
              <w:bottom w:val="single" w:sz="4" w:space="0" w:color="auto"/>
              <w:right w:val="single" w:sz="4" w:space="0" w:color="auto"/>
            </w:tcBorders>
            <w:shd w:val="clear" w:color="000000" w:fill="FFFFFF"/>
            <w:vAlign w:val="center"/>
          </w:tcPr>
          <w:p w14:paraId="5E8DB24C" w14:textId="3D0E5148" w:rsidR="00A915D2" w:rsidRPr="0023063A" w:rsidRDefault="00A44CC4" w:rsidP="00A915D2">
            <w:pPr>
              <w:widowControl/>
              <w:jc w:val="left"/>
              <w:rPr>
                <w:rFonts w:ascii="Times New Roman" w:hAnsi="Times New Roman" w:cs="Times New Roman"/>
                <w:kern w:val="0"/>
                <w:sz w:val="22"/>
              </w:rPr>
            </w:pPr>
            <w:r w:rsidRPr="0023063A">
              <w:rPr>
                <w:rFonts w:ascii="Times New Roman" w:hAnsi="Times New Roman" w:cs="Times New Roman"/>
                <w:kern w:val="0"/>
                <w:sz w:val="22"/>
              </w:rPr>
              <w:t>EEETP1J102V</w:t>
            </w:r>
          </w:p>
        </w:tc>
        <w:tc>
          <w:tcPr>
            <w:tcW w:w="1369" w:type="dxa"/>
            <w:tcBorders>
              <w:top w:val="single" w:sz="4" w:space="0" w:color="auto"/>
              <w:left w:val="nil"/>
              <w:bottom w:val="single" w:sz="4" w:space="0" w:color="auto"/>
              <w:right w:val="single" w:sz="4" w:space="0" w:color="auto"/>
            </w:tcBorders>
            <w:shd w:val="clear" w:color="000000" w:fill="FFFFFF"/>
            <w:vAlign w:val="center"/>
          </w:tcPr>
          <w:p w14:paraId="7CFDE6B2" w14:textId="48D508B5" w:rsidR="00A915D2" w:rsidRPr="0023063A" w:rsidRDefault="00A915D2" w:rsidP="00A915D2">
            <w:pPr>
              <w:widowControl/>
              <w:jc w:val="left"/>
              <w:rPr>
                <w:rFonts w:ascii="Times New Roman" w:hAnsi="Times New Roman" w:cs="Times New Roman"/>
                <w:kern w:val="0"/>
                <w:sz w:val="22"/>
              </w:rPr>
            </w:pPr>
            <w:r w:rsidRPr="0023063A">
              <w:rPr>
                <w:rFonts w:ascii="Times New Roman" w:hAnsi="Times New Roman" w:cs="Times New Roman"/>
                <w:kern w:val="0"/>
                <w:sz w:val="22"/>
              </w:rPr>
              <w:t>-55 ~ +1</w:t>
            </w:r>
            <w:r w:rsidR="00F43195" w:rsidRPr="0023063A">
              <w:rPr>
                <w:rFonts w:ascii="Times New Roman" w:hAnsi="Times New Roman" w:cs="Times New Roman" w:hint="eastAsia"/>
                <w:kern w:val="0"/>
                <w:sz w:val="22"/>
              </w:rPr>
              <w:t>2</w:t>
            </w:r>
            <w:r w:rsidRPr="0023063A">
              <w:rPr>
                <w:rFonts w:ascii="Times New Roman" w:hAnsi="Times New Roman" w:cs="Times New Roman" w:hint="eastAsia"/>
                <w:kern w:val="0"/>
                <w:sz w:val="22"/>
              </w:rPr>
              <w:t>5</w:t>
            </w:r>
            <w:r w:rsidRPr="0023063A">
              <w:rPr>
                <w:rFonts w:ascii="Times New Roman" w:hAnsi="Times New Roman" w:cs="Times New Roman"/>
                <w:kern w:val="0"/>
                <w:sz w:val="22"/>
              </w:rPr>
              <w:t>℃</w:t>
            </w:r>
          </w:p>
        </w:tc>
        <w:tc>
          <w:tcPr>
            <w:tcW w:w="1071" w:type="dxa"/>
            <w:tcBorders>
              <w:top w:val="single" w:sz="4" w:space="0" w:color="auto"/>
              <w:left w:val="nil"/>
              <w:bottom w:val="single" w:sz="4" w:space="0" w:color="auto"/>
              <w:right w:val="single" w:sz="4" w:space="0" w:color="auto"/>
            </w:tcBorders>
            <w:shd w:val="clear" w:color="000000" w:fill="FFFFFF"/>
            <w:vAlign w:val="center"/>
          </w:tcPr>
          <w:p w14:paraId="338839BE" w14:textId="403422D1" w:rsidR="00A915D2" w:rsidRPr="0023063A" w:rsidRDefault="00A915D2" w:rsidP="00A915D2">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SMD</w:t>
            </w:r>
            <w:r w:rsidRPr="0023063A">
              <w:rPr>
                <w:rFonts w:ascii="Times New Roman" w:hAnsi="Times New Roman" w:cs="Times New Roman" w:hint="eastAsia"/>
                <w:kern w:val="0"/>
                <w:sz w:val="22"/>
              </w:rPr>
              <w:t>，</w:t>
            </w:r>
            <w:r w:rsidRPr="0023063A">
              <w:rPr>
                <w:rFonts w:ascii="Times New Roman" w:hAnsi="Times New Roman" w:cs="Times New Roman" w:hint="eastAsia"/>
                <w:kern w:val="0"/>
                <w:sz w:val="22"/>
              </w:rPr>
              <w:t>D1</w:t>
            </w:r>
            <w:r w:rsidR="00F43195" w:rsidRPr="0023063A">
              <w:rPr>
                <w:rFonts w:ascii="Times New Roman" w:hAnsi="Times New Roman" w:cs="Times New Roman" w:hint="eastAsia"/>
                <w:kern w:val="0"/>
                <w:sz w:val="22"/>
              </w:rPr>
              <w:t>8</w:t>
            </w:r>
            <w:r w:rsidRPr="0023063A">
              <w:rPr>
                <w:rFonts w:ascii="Times New Roman" w:hAnsi="Times New Roman" w:cs="Times New Roman" w:hint="eastAsia"/>
                <w:kern w:val="0"/>
                <w:sz w:val="22"/>
              </w:rPr>
              <w:t>*L</w:t>
            </w:r>
            <w:r w:rsidR="00F43195" w:rsidRPr="0023063A">
              <w:rPr>
                <w:rFonts w:ascii="Times New Roman" w:hAnsi="Times New Roman" w:cs="Times New Roman" w:hint="eastAsia"/>
                <w:kern w:val="0"/>
                <w:sz w:val="22"/>
              </w:rPr>
              <w:t>21.5</w:t>
            </w:r>
            <w:r w:rsidRPr="0023063A">
              <w:rPr>
                <w:rFonts w:ascii="Times New Roman" w:hAnsi="Times New Roman" w:cs="Times New Roman" w:hint="eastAsia"/>
                <w:kern w:val="0"/>
                <w:sz w:val="22"/>
              </w:rPr>
              <w:t>mm</w:t>
            </w:r>
          </w:p>
        </w:tc>
        <w:tc>
          <w:tcPr>
            <w:tcW w:w="866" w:type="dxa"/>
            <w:tcBorders>
              <w:top w:val="single" w:sz="4" w:space="0" w:color="auto"/>
              <w:left w:val="nil"/>
              <w:bottom w:val="single" w:sz="4" w:space="0" w:color="auto"/>
              <w:right w:val="single" w:sz="4" w:space="0" w:color="auto"/>
            </w:tcBorders>
            <w:shd w:val="clear" w:color="000000" w:fill="FFFFFF"/>
            <w:vAlign w:val="center"/>
          </w:tcPr>
          <w:p w14:paraId="0C1C0A43" w14:textId="1581829C" w:rsidR="00A915D2" w:rsidRPr="0023063A" w:rsidRDefault="00A915D2" w:rsidP="00A915D2">
            <w:pPr>
              <w:widowControl/>
              <w:jc w:val="right"/>
              <w:rPr>
                <w:rFonts w:ascii="Times New Roman" w:hAnsi="Times New Roman" w:cs="Times New Roman"/>
                <w:kern w:val="0"/>
                <w:sz w:val="22"/>
              </w:rPr>
            </w:pPr>
            <w:r w:rsidRPr="0023063A">
              <w:rPr>
                <w:rFonts w:ascii="Times New Roman" w:hAnsi="Times New Roman" w:cs="Times New Roman" w:hint="eastAsia"/>
                <w:kern w:val="0"/>
                <w:sz w:val="22"/>
              </w:rPr>
              <w:t>4000h/1</w:t>
            </w:r>
            <w:r w:rsidR="00F43195" w:rsidRPr="0023063A">
              <w:rPr>
                <w:rFonts w:ascii="Times New Roman" w:hAnsi="Times New Roman" w:cs="Times New Roman" w:hint="eastAsia"/>
                <w:kern w:val="0"/>
                <w:sz w:val="22"/>
              </w:rPr>
              <w:t>2</w:t>
            </w:r>
            <w:r w:rsidRPr="0023063A">
              <w:rPr>
                <w:rFonts w:ascii="Times New Roman" w:hAnsi="Times New Roman" w:cs="Times New Roman" w:hint="eastAsia"/>
                <w:kern w:val="0"/>
                <w:sz w:val="22"/>
              </w:rPr>
              <w:t>5</w:t>
            </w:r>
            <w:r w:rsidRPr="0023063A">
              <w:rPr>
                <w:rFonts w:ascii="Times New Roman" w:hAnsi="Times New Roman" w:cs="Times New Roman" w:hint="eastAsia"/>
                <w:kern w:val="0"/>
                <w:sz w:val="22"/>
              </w:rPr>
              <w:t>℃</w:t>
            </w:r>
          </w:p>
        </w:tc>
        <w:tc>
          <w:tcPr>
            <w:tcW w:w="1474" w:type="dxa"/>
            <w:tcBorders>
              <w:top w:val="single" w:sz="4" w:space="0" w:color="auto"/>
              <w:left w:val="nil"/>
              <w:bottom w:val="single" w:sz="4" w:space="0" w:color="auto"/>
              <w:right w:val="single" w:sz="4" w:space="0" w:color="auto"/>
            </w:tcBorders>
            <w:shd w:val="clear" w:color="000000" w:fill="FFFFFF"/>
            <w:vAlign w:val="center"/>
          </w:tcPr>
          <w:p w14:paraId="7A429569" w14:textId="2E94E1DB" w:rsidR="00A915D2" w:rsidRPr="0023063A" w:rsidRDefault="00F43195" w:rsidP="00A915D2">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8</w:t>
            </w:r>
          </w:p>
        </w:tc>
        <w:tc>
          <w:tcPr>
            <w:tcW w:w="1474" w:type="dxa"/>
            <w:tcBorders>
              <w:top w:val="single" w:sz="4" w:space="0" w:color="auto"/>
              <w:left w:val="single" w:sz="4" w:space="0" w:color="auto"/>
              <w:bottom w:val="single" w:sz="4" w:space="0" w:color="auto"/>
              <w:right w:val="single" w:sz="4" w:space="0" w:color="auto"/>
            </w:tcBorders>
            <w:shd w:val="clear" w:color="000000" w:fill="FFFFFF"/>
            <w:vAlign w:val="center"/>
          </w:tcPr>
          <w:p w14:paraId="08B0A0B0" w14:textId="2084224E" w:rsidR="00A915D2" w:rsidRPr="0023063A" w:rsidRDefault="00F43195" w:rsidP="00A915D2">
            <w:pPr>
              <w:widowControl/>
              <w:jc w:val="center"/>
              <w:rPr>
                <w:rFonts w:ascii="Times New Roman" w:hAnsi="Times New Roman" w:cs="Times New Roman"/>
                <w:kern w:val="0"/>
                <w:sz w:val="22"/>
              </w:rPr>
            </w:pPr>
            <w:r w:rsidRPr="0023063A">
              <w:rPr>
                <w:rFonts w:ascii="Times New Roman" w:hAnsi="Times New Roman" w:cs="Times New Roman" w:hint="eastAsia"/>
                <w:kern w:val="0"/>
                <w:sz w:val="22"/>
              </w:rPr>
              <w:t>68</w:t>
            </w:r>
            <w:r w:rsidR="00A915D2" w:rsidRPr="0023063A">
              <w:rPr>
                <w:rFonts w:ascii="Times New Roman" w:hAnsi="Times New Roman" w:cs="Times New Roman" w:hint="eastAsia"/>
                <w:kern w:val="0"/>
                <w:sz w:val="22"/>
              </w:rPr>
              <w:t>m</w:t>
            </w:r>
            <w:r w:rsidR="00A915D2" w:rsidRPr="0023063A">
              <w:rPr>
                <w:rFonts w:ascii="Times New Roman" w:hAnsi="Times New Roman" w:cs="Times New Roman" w:hint="eastAsia"/>
                <w:kern w:val="0"/>
                <w:sz w:val="22"/>
              </w:rPr>
              <w:t>Ω</w:t>
            </w:r>
          </w:p>
        </w:tc>
        <w:tc>
          <w:tcPr>
            <w:tcW w:w="1474" w:type="dxa"/>
            <w:tcBorders>
              <w:top w:val="single" w:sz="4" w:space="0" w:color="auto"/>
              <w:left w:val="single" w:sz="4" w:space="0" w:color="auto"/>
              <w:bottom w:val="single" w:sz="4" w:space="0" w:color="auto"/>
              <w:right w:val="single" w:sz="4" w:space="0" w:color="auto"/>
            </w:tcBorders>
            <w:shd w:val="clear" w:color="000000" w:fill="FFFFFF"/>
            <w:vAlign w:val="center"/>
          </w:tcPr>
          <w:p w14:paraId="2AC276D2" w14:textId="0844B1BF" w:rsidR="00A915D2" w:rsidRPr="0023063A" w:rsidRDefault="00F43195" w:rsidP="00A915D2">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LD</w:t>
            </w:r>
            <w:r w:rsidRPr="0023063A">
              <w:rPr>
                <w:rFonts w:ascii="Times New Roman" w:hAnsi="Times New Roman" w:cs="Times New Roman" w:hint="eastAsia"/>
                <w:kern w:val="0"/>
                <w:sz w:val="22"/>
              </w:rPr>
              <w:t>前级储能电容</w:t>
            </w:r>
          </w:p>
        </w:tc>
      </w:tr>
      <w:tr w:rsidR="00D00ED1" w:rsidRPr="0023063A" w14:paraId="047FF47A" w14:textId="77777777" w:rsidTr="00A44CC4">
        <w:trPr>
          <w:trHeight w:val="285"/>
        </w:trPr>
        <w:tc>
          <w:tcPr>
            <w:tcW w:w="1320" w:type="dxa"/>
            <w:tcBorders>
              <w:top w:val="single" w:sz="4" w:space="0" w:color="auto"/>
              <w:left w:val="single" w:sz="4" w:space="0" w:color="auto"/>
              <w:bottom w:val="single" w:sz="4" w:space="0" w:color="auto"/>
              <w:right w:val="single" w:sz="4" w:space="0" w:color="auto"/>
            </w:tcBorders>
            <w:shd w:val="clear" w:color="000000" w:fill="FFFFFF"/>
            <w:vAlign w:val="center"/>
          </w:tcPr>
          <w:p w14:paraId="242E5B79" w14:textId="195AF61A" w:rsidR="00D00ED1" w:rsidRPr="0023063A" w:rsidRDefault="00D00ED1" w:rsidP="00D00ED1">
            <w:pPr>
              <w:widowControl/>
              <w:jc w:val="left"/>
              <w:rPr>
                <w:rFonts w:ascii="Times New Roman" w:hAnsi="Times New Roman" w:cs="Times New Roman"/>
                <w:kern w:val="0"/>
                <w:sz w:val="22"/>
              </w:rPr>
            </w:pPr>
            <w:r w:rsidRPr="0023063A">
              <w:rPr>
                <w:rFonts w:ascii="Times New Roman" w:hAnsi="Times New Roman" w:cs="Times New Roman"/>
                <w:kern w:val="0"/>
                <w:sz w:val="22"/>
              </w:rPr>
              <w:t>HBZ221M1HTR-1016</w:t>
            </w:r>
          </w:p>
        </w:tc>
        <w:tc>
          <w:tcPr>
            <w:tcW w:w="1369" w:type="dxa"/>
            <w:tcBorders>
              <w:top w:val="single" w:sz="4" w:space="0" w:color="auto"/>
              <w:left w:val="nil"/>
              <w:bottom w:val="single" w:sz="4" w:space="0" w:color="auto"/>
              <w:right w:val="single" w:sz="4" w:space="0" w:color="auto"/>
            </w:tcBorders>
            <w:shd w:val="clear" w:color="000000" w:fill="FFFFFF"/>
            <w:vAlign w:val="center"/>
          </w:tcPr>
          <w:p w14:paraId="2178052E" w14:textId="2E9CDF89" w:rsidR="00D00ED1" w:rsidRPr="0023063A" w:rsidRDefault="00D00ED1" w:rsidP="00D00ED1">
            <w:pPr>
              <w:widowControl/>
              <w:jc w:val="left"/>
              <w:rPr>
                <w:rFonts w:ascii="Times New Roman" w:hAnsi="Times New Roman" w:cs="Times New Roman"/>
                <w:kern w:val="0"/>
                <w:sz w:val="22"/>
              </w:rPr>
            </w:pPr>
            <w:r w:rsidRPr="0023063A">
              <w:rPr>
                <w:rFonts w:ascii="Times New Roman" w:hAnsi="Times New Roman" w:cs="Times New Roman"/>
                <w:kern w:val="0"/>
                <w:sz w:val="22"/>
              </w:rPr>
              <w:t>-55 ~ +1</w:t>
            </w:r>
            <w:r w:rsidRPr="0023063A">
              <w:rPr>
                <w:rFonts w:ascii="Times New Roman" w:hAnsi="Times New Roman" w:cs="Times New Roman" w:hint="eastAsia"/>
                <w:kern w:val="0"/>
                <w:sz w:val="22"/>
              </w:rPr>
              <w:t>25</w:t>
            </w:r>
            <w:r w:rsidRPr="0023063A">
              <w:rPr>
                <w:rFonts w:ascii="Times New Roman" w:hAnsi="Times New Roman" w:cs="Times New Roman"/>
                <w:kern w:val="0"/>
                <w:sz w:val="22"/>
              </w:rPr>
              <w:t>℃</w:t>
            </w:r>
          </w:p>
        </w:tc>
        <w:tc>
          <w:tcPr>
            <w:tcW w:w="1071" w:type="dxa"/>
            <w:tcBorders>
              <w:top w:val="single" w:sz="4" w:space="0" w:color="auto"/>
              <w:left w:val="nil"/>
              <w:bottom w:val="single" w:sz="4" w:space="0" w:color="auto"/>
              <w:right w:val="single" w:sz="4" w:space="0" w:color="auto"/>
            </w:tcBorders>
            <w:shd w:val="clear" w:color="000000" w:fill="FFFFFF"/>
            <w:vAlign w:val="center"/>
          </w:tcPr>
          <w:p w14:paraId="146B6F7C" w14:textId="5D3B35AC" w:rsidR="00D00ED1" w:rsidRPr="0023063A" w:rsidRDefault="00D00ED1" w:rsidP="00D00ED1">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SMD</w:t>
            </w:r>
            <w:r w:rsidRPr="0023063A">
              <w:rPr>
                <w:rFonts w:ascii="Times New Roman" w:hAnsi="Times New Roman" w:cs="Times New Roman" w:hint="eastAsia"/>
                <w:kern w:val="0"/>
                <w:sz w:val="22"/>
              </w:rPr>
              <w:t>，</w:t>
            </w:r>
            <w:r w:rsidRPr="0023063A">
              <w:rPr>
                <w:rFonts w:ascii="Times New Roman" w:hAnsi="Times New Roman" w:cs="Times New Roman" w:hint="eastAsia"/>
                <w:kern w:val="0"/>
                <w:sz w:val="22"/>
              </w:rPr>
              <w:t>D10*L16.5mm</w:t>
            </w:r>
          </w:p>
        </w:tc>
        <w:tc>
          <w:tcPr>
            <w:tcW w:w="866" w:type="dxa"/>
            <w:tcBorders>
              <w:top w:val="single" w:sz="4" w:space="0" w:color="auto"/>
              <w:left w:val="nil"/>
              <w:bottom w:val="single" w:sz="4" w:space="0" w:color="auto"/>
              <w:right w:val="single" w:sz="4" w:space="0" w:color="auto"/>
            </w:tcBorders>
            <w:shd w:val="clear" w:color="000000" w:fill="FFFFFF"/>
            <w:vAlign w:val="center"/>
          </w:tcPr>
          <w:p w14:paraId="78A09D3E" w14:textId="3B434707" w:rsidR="00D00ED1" w:rsidRPr="0023063A" w:rsidRDefault="00D00ED1" w:rsidP="00D00ED1">
            <w:pPr>
              <w:widowControl/>
              <w:jc w:val="right"/>
              <w:rPr>
                <w:rFonts w:ascii="Times New Roman" w:hAnsi="Times New Roman" w:cs="Times New Roman"/>
                <w:kern w:val="0"/>
                <w:sz w:val="22"/>
              </w:rPr>
            </w:pPr>
            <w:r w:rsidRPr="0023063A">
              <w:rPr>
                <w:rFonts w:ascii="Times New Roman" w:hAnsi="Times New Roman" w:cs="Times New Roman" w:hint="eastAsia"/>
                <w:kern w:val="0"/>
                <w:sz w:val="22"/>
              </w:rPr>
              <w:t>4000h/125</w:t>
            </w:r>
            <w:r w:rsidRPr="0023063A">
              <w:rPr>
                <w:rFonts w:ascii="Times New Roman" w:hAnsi="Times New Roman" w:cs="Times New Roman" w:hint="eastAsia"/>
                <w:kern w:val="0"/>
                <w:sz w:val="22"/>
              </w:rPr>
              <w:t>℃</w:t>
            </w:r>
          </w:p>
        </w:tc>
        <w:tc>
          <w:tcPr>
            <w:tcW w:w="1474" w:type="dxa"/>
            <w:tcBorders>
              <w:top w:val="single" w:sz="4" w:space="0" w:color="auto"/>
              <w:left w:val="nil"/>
              <w:bottom w:val="single" w:sz="4" w:space="0" w:color="auto"/>
              <w:right w:val="single" w:sz="4" w:space="0" w:color="auto"/>
            </w:tcBorders>
            <w:shd w:val="clear" w:color="000000" w:fill="FFFFFF"/>
            <w:vAlign w:val="center"/>
          </w:tcPr>
          <w:p w14:paraId="44BD5261" w14:textId="78F91CE3" w:rsidR="00D00ED1" w:rsidRPr="0023063A" w:rsidRDefault="00D00ED1" w:rsidP="00D00ED1">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23</w:t>
            </w:r>
          </w:p>
        </w:tc>
        <w:tc>
          <w:tcPr>
            <w:tcW w:w="1474" w:type="dxa"/>
            <w:tcBorders>
              <w:top w:val="single" w:sz="4" w:space="0" w:color="auto"/>
              <w:left w:val="single" w:sz="4" w:space="0" w:color="auto"/>
              <w:bottom w:val="single" w:sz="4" w:space="0" w:color="auto"/>
              <w:right w:val="single" w:sz="4" w:space="0" w:color="auto"/>
            </w:tcBorders>
            <w:shd w:val="clear" w:color="000000" w:fill="FFFFFF"/>
            <w:vAlign w:val="center"/>
          </w:tcPr>
          <w:p w14:paraId="2E0E1AA5" w14:textId="64BF83F0" w:rsidR="00D00ED1" w:rsidRPr="0023063A" w:rsidRDefault="00D00ED1" w:rsidP="00D00ED1">
            <w:pPr>
              <w:widowControl/>
              <w:jc w:val="center"/>
              <w:rPr>
                <w:rFonts w:ascii="Times New Roman" w:hAnsi="Times New Roman" w:cs="Times New Roman"/>
                <w:kern w:val="0"/>
                <w:sz w:val="22"/>
              </w:rPr>
            </w:pPr>
            <w:r w:rsidRPr="0023063A">
              <w:rPr>
                <w:rFonts w:ascii="Times New Roman" w:hAnsi="Times New Roman" w:cs="Times New Roman" w:hint="eastAsia"/>
                <w:kern w:val="0"/>
                <w:sz w:val="22"/>
              </w:rPr>
              <w:t>13m</w:t>
            </w:r>
            <w:r w:rsidRPr="0023063A">
              <w:rPr>
                <w:rFonts w:ascii="Times New Roman" w:hAnsi="Times New Roman" w:cs="Times New Roman" w:hint="eastAsia"/>
                <w:kern w:val="0"/>
                <w:sz w:val="22"/>
              </w:rPr>
              <w:t>Ω</w:t>
            </w:r>
          </w:p>
        </w:tc>
        <w:tc>
          <w:tcPr>
            <w:tcW w:w="1474" w:type="dxa"/>
            <w:tcBorders>
              <w:top w:val="single" w:sz="4" w:space="0" w:color="auto"/>
              <w:left w:val="single" w:sz="4" w:space="0" w:color="auto"/>
              <w:bottom w:val="single" w:sz="4" w:space="0" w:color="auto"/>
              <w:right w:val="single" w:sz="4" w:space="0" w:color="auto"/>
            </w:tcBorders>
            <w:shd w:val="clear" w:color="000000" w:fill="FFFFFF"/>
            <w:vAlign w:val="center"/>
          </w:tcPr>
          <w:p w14:paraId="6E2109C0" w14:textId="37D1DD67" w:rsidR="00D00ED1" w:rsidRPr="0023063A" w:rsidRDefault="00D00ED1" w:rsidP="00D00ED1">
            <w:pPr>
              <w:widowControl/>
              <w:jc w:val="left"/>
              <w:rPr>
                <w:rFonts w:ascii="Times New Roman" w:hAnsi="Times New Roman" w:cs="Times New Roman"/>
                <w:kern w:val="0"/>
                <w:sz w:val="22"/>
              </w:rPr>
            </w:pPr>
            <w:r w:rsidRPr="0023063A">
              <w:rPr>
                <w:rFonts w:ascii="Times New Roman" w:hAnsi="Times New Roman" w:cs="Times New Roman" w:hint="eastAsia"/>
                <w:kern w:val="0"/>
                <w:sz w:val="22"/>
              </w:rPr>
              <w:t>电源滤波</w:t>
            </w:r>
          </w:p>
        </w:tc>
      </w:tr>
    </w:tbl>
    <w:p w14:paraId="1F52AA42" w14:textId="77777777" w:rsidR="001346FC" w:rsidRPr="0023063A" w:rsidRDefault="001346FC">
      <w:pPr>
        <w:ind w:firstLineChars="100" w:firstLine="220"/>
        <w:rPr>
          <w:rFonts w:ascii="Times New Roman" w:hAnsi="Times New Roman" w:cs="Times New Roman"/>
          <w:sz w:val="22"/>
        </w:rPr>
      </w:pPr>
    </w:p>
    <w:p w14:paraId="415A685D" w14:textId="4971988B" w:rsidR="001346FC" w:rsidRPr="0023063A" w:rsidRDefault="001E0EAF" w:rsidP="00C160DD">
      <w:pPr>
        <w:pStyle w:val="3"/>
        <w:numPr>
          <w:ilvl w:val="0"/>
          <w:numId w:val="0"/>
        </w:numPr>
        <w:spacing w:before="156"/>
      </w:pPr>
      <w:bookmarkStart w:id="156" w:name="_Toc205110411"/>
      <w:r w:rsidRPr="0023063A">
        <w:rPr>
          <w:rFonts w:hint="eastAsia"/>
        </w:rPr>
        <w:t>4.</w:t>
      </w:r>
      <w:r w:rsidR="00C160DD" w:rsidRPr="0023063A">
        <w:rPr>
          <w:rFonts w:hint="eastAsia"/>
        </w:rPr>
        <w:t>4</w:t>
      </w:r>
      <w:r w:rsidRPr="0023063A">
        <w:rPr>
          <w:rFonts w:hint="eastAsia"/>
        </w:rPr>
        <w:t xml:space="preserve">.4 </w:t>
      </w:r>
      <w:r w:rsidR="002D084F" w:rsidRPr="0023063A">
        <w:t>TEC</w:t>
      </w:r>
      <w:bookmarkEnd w:id="156"/>
    </w:p>
    <w:p w14:paraId="72EB6F62" w14:textId="517EF273" w:rsidR="005E6F00" w:rsidRPr="0023063A" w:rsidRDefault="002D084F" w:rsidP="00541066">
      <w:pPr>
        <w:spacing w:line="360" w:lineRule="auto"/>
        <w:rPr>
          <w:rFonts w:ascii="Times New Roman" w:hAnsi="Times New Roman" w:cs="Times New Roman"/>
          <w:kern w:val="0"/>
          <w:sz w:val="22"/>
        </w:rPr>
      </w:pPr>
      <w:r w:rsidRPr="0023063A">
        <w:rPr>
          <w:rFonts w:ascii="Times New Roman" w:hAnsi="Times New Roman" w:cs="Times New Roman"/>
          <w:sz w:val="22"/>
        </w:rPr>
        <w:tab/>
      </w:r>
      <w:r w:rsidRPr="0023063A">
        <w:rPr>
          <w:rFonts w:ascii="Times New Roman" w:hAnsi="Times New Roman" w:cs="Times New Roman" w:hint="eastAsia"/>
          <w:sz w:val="22"/>
        </w:rPr>
        <w:t>本次选用</w:t>
      </w:r>
      <w:r w:rsidRPr="0023063A">
        <w:rPr>
          <w:rFonts w:ascii="Times New Roman" w:hAnsi="Times New Roman" w:cs="Times New Roman" w:hint="eastAsia"/>
          <w:sz w:val="22"/>
        </w:rPr>
        <w:t>T</w:t>
      </w:r>
      <w:r w:rsidRPr="0023063A">
        <w:rPr>
          <w:rFonts w:ascii="Times New Roman" w:hAnsi="Times New Roman" w:cs="Times New Roman"/>
          <w:sz w:val="22"/>
        </w:rPr>
        <w:t>EC</w:t>
      </w:r>
      <w:r w:rsidRPr="0023063A">
        <w:rPr>
          <w:rFonts w:ascii="Times New Roman" w:hAnsi="Times New Roman" w:cs="Times New Roman" w:hint="eastAsia"/>
          <w:sz w:val="22"/>
        </w:rPr>
        <w:t>为</w:t>
      </w:r>
      <w:r w:rsidR="00541066" w:rsidRPr="0023063A">
        <w:rPr>
          <w:rFonts w:ascii="Times New Roman" w:hAnsi="Times New Roman" w:cs="Times New Roman" w:hint="eastAsia"/>
          <w:sz w:val="22"/>
        </w:rPr>
        <w:t>已确定的型号：</w:t>
      </w:r>
      <w:r w:rsidR="00541066" w:rsidRPr="0023063A">
        <w:rPr>
          <w:rFonts w:ascii="Times New Roman" w:hAnsi="Times New Roman" w:cs="Times New Roman" w:hint="eastAsia"/>
          <w:sz w:val="22"/>
        </w:rPr>
        <w:t>TEC1-1991</w:t>
      </w:r>
      <w:r w:rsidR="009D79A6" w:rsidRPr="0023063A">
        <w:rPr>
          <w:rFonts w:ascii="Times New Roman" w:hAnsi="Times New Roman" w:cs="Times New Roman" w:hint="eastAsia"/>
          <w:sz w:val="22"/>
        </w:rPr>
        <w:t>0</w:t>
      </w:r>
      <w:r w:rsidR="00541066" w:rsidRPr="0023063A">
        <w:rPr>
          <w:rFonts w:ascii="Times New Roman" w:hAnsi="Times New Roman" w:cs="Times New Roman" w:hint="eastAsia"/>
          <w:sz w:val="22"/>
        </w:rPr>
        <w:t>，其额定电流为</w:t>
      </w:r>
      <w:r w:rsidR="00541066" w:rsidRPr="0023063A">
        <w:rPr>
          <w:rFonts w:ascii="Times New Roman" w:hAnsi="Times New Roman" w:cs="Times New Roman" w:hint="eastAsia"/>
          <w:sz w:val="22"/>
        </w:rPr>
        <w:t>10A</w:t>
      </w:r>
      <w:r w:rsidR="00541066" w:rsidRPr="0023063A">
        <w:rPr>
          <w:rFonts w:ascii="Times New Roman" w:hAnsi="Times New Roman" w:cs="Times New Roman" w:hint="eastAsia"/>
          <w:sz w:val="22"/>
        </w:rPr>
        <w:t>，但</w:t>
      </w:r>
      <w:r w:rsidR="005E6F00" w:rsidRPr="0023063A">
        <w:rPr>
          <w:rFonts w:ascii="Times New Roman" w:hAnsi="Times New Roman" w:cs="Times New Roman" w:hint="eastAsia"/>
          <w:sz w:val="22"/>
        </w:rPr>
        <w:t>手册已说明其</w:t>
      </w:r>
      <w:r w:rsidR="00541066" w:rsidRPr="0023063A">
        <w:rPr>
          <w:rFonts w:ascii="Times New Roman" w:hAnsi="Times New Roman" w:cs="Times New Roman" w:hint="eastAsia"/>
          <w:sz w:val="22"/>
        </w:rPr>
        <w:t>实际使用最大电流为</w:t>
      </w:r>
      <w:r w:rsidR="00541066" w:rsidRPr="0023063A">
        <w:rPr>
          <w:rFonts w:ascii="Times New Roman" w:hAnsi="Times New Roman" w:cs="Times New Roman"/>
          <w:sz w:val="22"/>
        </w:rPr>
        <w:t>5A</w:t>
      </w:r>
      <w:r w:rsidRPr="0023063A">
        <w:rPr>
          <w:rFonts w:ascii="Times New Roman" w:hAnsi="Times New Roman" w:cs="Times New Roman"/>
          <w:kern w:val="0"/>
          <w:sz w:val="22"/>
          <w:rPrChange w:id="157" w:author="程" w:date="2025-07-02T10:15:00Z">
            <w:rPr>
              <w:rFonts w:ascii="Times New Roman" w:hAnsi="Times New Roman" w:cs="Times New Roman"/>
              <w:color w:val="000000"/>
              <w:kern w:val="0"/>
              <w:sz w:val="22"/>
            </w:rPr>
          </w:rPrChange>
        </w:rPr>
        <w:t xml:space="preserve"> </w:t>
      </w:r>
      <w:r w:rsidR="005E6F00" w:rsidRPr="0023063A">
        <w:rPr>
          <w:rFonts w:ascii="Times New Roman" w:hAnsi="Times New Roman" w:cs="Times New Roman" w:hint="eastAsia"/>
          <w:kern w:val="0"/>
          <w:sz w:val="22"/>
        </w:rPr>
        <w:t>，根据</w:t>
      </w:r>
      <w:r w:rsidR="005E6F00" w:rsidRPr="0023063A">
        <w:rPr>
          <w:rFonts w:ascii="Times New Roman" w:hAnsi="Times New Roman" w:cs="Times New Roman" w:hint="eastAsia"/>
          <w:kern w:val="0"/>
          <w:sz w:val="22"/>
        </w:rPr>
        <w:t>IV</w:t>
      </w:r>
      <w:r w:rsidR="005E6F00" w:rsidRPr="0023063A">
        <w:rPr>
          <w:rFonts w:ascii="Times New Roman" w:hAnsi="Times New Roman" w:cs="Times New Roman" w:hint="eastAsia"/>
          <w:kern w:val="0"/>
          <w:sz w:val="22"/>
        </w:rPr>
        <w:t>曲线</w:t>
      </w:r>
      <w:r w:rsidR="00B62576" w:rsidRPr="0023063A">
        <w:rPr>
          <w:rFonts w:ascii="Times New Roman" w:hAnsi="Times New Roman" w:cs="Times New Roman" w:hint="eastAsia"/>
          <w:kern w:val="0"/>
          <w:sz w:val="22"/>
        </w:rPr>
        <w:t>,</w:t>
      </w:r>
      <w:r w:rsidR="00B62576" w:rsidRPr="0023063A">
        <w:rPr>
          <w:rFonts w:ascii="Times New Roman" w:hAnsi="Times New Roman" w:cs="Times New Roman" w:hint="eastAsia"/>
          <w:kern w:val="0"/>
          <w:sz w:val="22"/>
        </w:rPr>
        <w:t>其在不同热面温度、不同温差下，</w:t>
      </w:r>
      <w:r w:rsidR="00B62576" w:rsidRPr="0023063A">
        <w:rPr>
          <w:rFonts w:ascii="Times New Roman" w:hAnsi="Times New Roman" w:cs="Times New Roman" w:hint="eastAsia"/>
          <w:kern w:val="0"/>
          <w:sz w:val="22"/>
        </w:rPr>
        <w:t>5A</w:t>
      </w:r>
      <w:r w:rsidR="00B62576" w:rsidRPr="0023063A">
        <w:rPr>
          <w:rFonts w:ascii="Times New Roman" w:hAnsi="Times New Roman" w:cs="Times New Roman" w:hint="eastAsia"/>
          <w:kern w:val="0"/>
          <w:sz w:val="22"/>
        </w:rPr>
        <w:t>电流对应的电压在</w:t>
      </w:r>
      <w:r w:rsidR="00B62576" w:rsidRPr="0023063A">
        <w:rPr>
          <w:rFonts w:ascii="Times New Roman" w:hAnsi="Times New Roman" w:cs="Times New Roman" w:hint="eastAsia"/>
          <w:kern w:val="0"/>
          <w:sz w:val="22"/>
        </w:rPr>
        <w:t>9V</w:t>
      </w:r>
      <w:r w:rsidR="00B62576" w:rsidRPr="0023063A">
        <w:rPr>
          <w:rFonts w:ascii="Times New Roman" w:hAnsi="Times New Roman" w:cs="Times New Roman" w:hint="eastAsia"/>
          <w:kern w:val="0"/>
          <w:sz w:val="22"/>
        </w:rPr>
        <w:t>至</w:t>
      </w:r>
      <w:r w:rsidR="00B62576" w:rsidRPr="0023063A">
        <w:rPr>
          <w:rFonts w:ascii="Times New Roman" w:hAnsi="Times New Roman" w:cs="Times New Roman" w:hint="eastAsia"/>
          <w:kern w:val="0"/>
          <w:sz w:val="22"/>
        </w:rPr>
        <w:t>19.5V</w:t>
      </w:r>
      <w:r w:rsidR="00B62576" w:rsidRPr="0023063A">
        <w:rPr>
          <w:rFonts w:ascii="Times New Roman" w:hAnsi="Times New Roman" w:cs="Times New Roman" w:hint="eastAsia"/>
          <w:kern w:val="0"/>
          <w:sz w:val="22"/>
        </w:rPr>
        <w:t>之间</w:t>
      </w:r>
      <w:r w:rsidR="00541066" w:rsidRPr="0023063A">
        <w:rPr>
          <w:rFonts w:ascii="Times New Roman" w:hAnsi="Times New Roman" w:cs="Times New Roman" w:hint="eastAsia"/>
          <w:kern w:val="0"/>
          <w:sz w:val="22"/>
        </w:rPr>
        <w:t>。</w:t>
      </w:r>
      <w:r w:rsidR="009D79A6" w:rsidRPr="0023063A">
        <w:rPr>
          <w:rFonts w:ascii="Times New Roman" w:hAnsi="Times New Roman" w:cs="Times New Roman" w:hint="eastAsia"/>
          <w:kern w:val="0"/>
          <w:sz w:val="22"/>
        </w:rPr>
        <w:t>为满足高温或低温环境使用，</w:t>
      </w:r>
      <w:r w:rsidR="005E6F00" w:rsidRPr="0023063A">
        <w:rPr>
          <w:rFonts w:ascii="Times New Roman" w:hAnsi="Times New Roman" w:cs="Times New Roman" w:hint="eastAsia"/>
          <w:kern w:val="0"/>
          <w:sz w:val="22"/>
        </w:rPr>
        <w:t>因此设计</w:t>
      </w:r>
      <w:r w:rsidR="005E6F00" w:rsidRPr="0023063A">
        <w:rPr>
          <w:rFonts w:ascii="Times New Roman" w:hAnsi="Times New Roman" w:cs="Times New Roman" w:hint="eastAsia"/>
          <w:kern w:val="0"/>
          <w:sz w:val="22"/>
        </w:rPr>
        <w:t>TEC</w:t>
      </w:r>
      <w:r w:rsidR="005E6F00" w:rsidRPr="0023063A">
        <w:rPr>
          <w:rFonts w:ascii="Times New Roman" w:hAnsi="Times New Roman" w:cs="Times New Roman" w:hint="eastAsia"/>
          <w:kern w:val="0"/>
          <w:sz w:val="22"/>
        </w:rPr>
        <w:t>驱动电路的输出能力</w:t>
      </w:r>
      <w:r w:rsidR="00FB034E" w:rsidRPr="0023063A">
        <w:rPr>
          <w:rFonts w:ascii="Times New Roman" w:hAnsi="Times New Roman" w:cs="Times New Roman" w:hint="eastAsia"/>
          <w:kern w:val="0"/>
          <w:sz w:val="22"/>
        </w:rPr>
        <w:t>为</w:t>
      </w:r>
      <w:r w:rsidR="00B62576" w:rsidRPr="0023063A">
        <w:rPr>
          <w:rFonts w:ascii="Times New Roman" w:hAnsi="Times New Roman" w:cs="Times New Roman" w:hint="eastAsia"/>
          <w:kern w:val="0"/>
          <w:sz w:val="22"/>
        </w:rPr>
        <w:t>最大电压</w:t>
      </w:r>
      <w:r w:rsidR="005E6F00" w:rsidRPr="0023063A">
        <w:rPr>
          <w:rFonts w:ascii="Times New Roman" w:hAnsi="Times New Roman" w:cs="Times New Roman" w:hint="eastAsia"/>
          <w:kern w:val="0"/>
          <w:sz w:val="22"/>
        </w:rPr>
        <w:t>1</w:t>
      </w:r>
      <w:r w:rsidR="00FB034E" w:rsidRPr="0023063A">
        <w:rPr>
          <w:rFonts w:ascii="Times New Roman" w:hAnsi="Times New Roman" w:cs="Times New Roman" w:hint="eastAsia"/>
          <w:kern w:val="0"/>
          <w:sz w:val="22"/>
        </w:rPr>
        <w:t>9.5</w:t>
      </w:r>
      <w:r w:rsidR="005E6F00" w:rsidRPr="0023063A">
        <w:rPr>
          <w:rFonts w:ascii="Times New Roman" w:hAnsi="Times New Roman" w:cs="Times New Roman" w:hint="eastAsia"/>
          <w:kern w:val="0"/>
          <w:sz w:val="22"/>
        </w:rPr>
        <w:t>V</w:t>
      </w:r>
      <w:r w:rsidR="00B62576" w:rsidRPr="0023063A">
        <w:rPr>
          <w:rFonts w:ascii="Times New Roman" w:hAnsi="Times New Roman" w:cs="Times New Roman" w:hint="eastAsia"/>
          <w:kern w:val="0"/>
          <w:sz w:val="22"/>
        </w:rPr>
        <w:t>，最大电流</w:t>
      </w:r>
      <w:r w:rsidR="00FB034E" w:rsidRPr="0023063A">
        <w:rPr>
          <w:rFonts w:ascii="Times New Roman" w:hAnsi="Times New Roman" w:cs="Times New Roman" w:hint="eastAsia"/>
          <w:kern w:val="0"/>
          <w:sz w:val="22"/>
        </w:rPr>
        <w:t>15</w:t>
      </w:r>
      <w:r w:rsidR="005E6F00" w:rsidRPr="0023063A">
        <w:rPr>
          <w:rFonts w:ascii="Times New Roman" w:hAnsi="Times New Roman" w:cs="Times New Roman" w:hint="eastAsia"/>
          <w:kern w:val="0"/>
          <w:sz w:val="22"/>
        </w:rPr>
        <w:t>A</w:t>
      </w:r>
      <w:r w:rsidR="005E6F00" w:rsidRPr="0023063A">
        <w:rPr>
          <w:rFonts w:ascii="Times New Roman" w:hAnsi="Times New Roman" w:cs="Times New Roman" w:hint="eastAsia"/>
          <w:kern w:val="0"/>
          <w:sz w:val="22"/>
        </w:rPr>
        <w:t>（</w:t>
      </w:r>
      <w:r w:rsidR="005E6F00" w:rsidRPr="0023063A">
        <w:rPr>
          <w:rFonts w:ascii="Times New Roman" w:hAnsi="Times New Roman" w:cs="Times New Roman" w:hint="eastAsia"/>
          <w:kern w:val="0"/>
          <w:sz w:val="22"/>
        </w:rPr>
        <w:t>LD</w:t>
      </w:r>
      <w:r w:rsidR="005E6F00" w:rsidRPr="0023063A">
        <w:rPr>
          <w:rFonts w:ascii="Times New Roman" w:hAnsi="Times New Roman" w:cs="Times New Roman" w:hint="eastAsia"/>
          <w:kern w:val="0"/>
          <w:sz w:val="22"/>
        </w:rPr>
        <w:t>部分采用两片</w:t>
      </w:r>
      <w:r w:rsidR="005E6F00" w:rsidRPr="0023063A">
        <w:rPr>
          <w:rFonts w:ascii="Times New Roman" w:hAnsi="Times New Roman" w:cs="Times New Roman"/>
          <w:kern w:val="0"/>
          <w:sz w:val="22"/>
          <w:rPrChange w:id="158" w:author="程" w:date="2025-06-30T18:32:00Z">
            <w:rPr>
              <w:rFonts w:ascii="Times New Roman" w:hAnsi="Times New Roman" w:cs="Times New Roman"/>
              <w:color w:val="000000"/>
              <w:kern w:val="0"/>
              <w:sz w:val="22"/>
            </w:rPr>
          </w:rPrChange>
        </w:rPr>
        <w:t>TEC</w:t>
      </w:r>
      <w:r w:rsidR="005E6F00" w:rsidRPr="0023063A">
        <w:rPr>
          <w:rFonts w:ascii="Times New Roman" w:hAnsi="Times New Roman" w:cs="Times New Roman" w:hint="eastAsia"/>
          <w:kern w:val="0"/>
          <w:sz w:val="22"/>
          <w:rPrChange w:id="159" w:author="程" w:date="2025-06-30T18:32:00Z">
            <w:rPr>
              <w:rFonts w:ascii="Times New Roman" w:hAnsi="Times New Roman" w:cs="Times New Roman" w:hint="eastAsia"/>
              <w:color w:val="000000"/>
              <w:kern w:val="0"/>
              <w:sz w:val="22"/>
            </w:rPr>
          </w:rPrChange>
        </w:rPr>
        <w:t>并联方式</w:t>
      </w:r>
      <w:r w:rsidR="00FB034E" w:rsidRPr="0023063A">
        <w:rPr>
          <w:rFonts w:ascii="Times New Roman" w:hAnsi="Times New Roman" w:cs="Times New Roman" w:hint="eastAsia"/>
          <w:kern w:val="0"/>
          <w:sz w:val="22"/>
        </w:rPr>
        <w:t>,</w:t>
      </w:r>
      <w:r w:rsidR="00FB034E" w:rsidRPr="0023063A">
        <w:rPr>
          <w:rFonts w:ascii="Times New Roman" w:hAnsi="Times New Roman" w:cs="Times New Roman" w:hint="eastAsia"/>
          <w:kern w:val="0"/>
          <w:sz w:val="22"/>
        </w:rPr>
        <w:t>预留部分功率余量</w:t>
      </w:r>
      <w:r w:rsidR="005E6F00" w:rsidRPr="0023063A">
        <w:rPr>
          <w:rFonts w:ascii="Times New Roman" w:hAnsi="Times New Roman" w:cs="Times New Roman" w:hint="eastAsia"/>
          <w:kern w:val="0"/>
          <w:sz w:val="22"/>
        </w:rPr>
        <w:t>）。</w:t>
      </w:r>
    </w:p>
    <w:p w14:paraId="41C31B2B" w14:textId="7E7FC94D" w:rsidR="005E6F00" w:rsidRPr="0023063A" w:rsidRDefault="00B62576" w:rsidP="005E6F00">
      <w:pPr>
        <w:spacing w:line="360" w:lineRule="auto"/>
        <w:ind w:firstLine="420"/>
        <w:rPr>
          <w:rFonts w:ascii="Times New Roman" w:hAnsi="Times New Roman" w:cs="Times New Roman"/>
          <w:kern w:val="0"/>
          <w:sz w:val="22"/>
        </w:rPr>
      </w:pPr>
      <w:r w:rsidRPr="0023063A">
        <w:rPr>
          <w:rFonts w:ascii="Times New Roman" w:hAnsi="Times New Roman" w:cs="Times New Roman" w:hint="eastAsia"/>
          <w:kern w:val="0"/>
          <w:sz w:val="22"/>
        </w:rPr>
        <w:t>(</w:t>
      </w:r>
      <w:r w:rsidRPr="0023063A">
        <w:rPr>
          <w:rFonts w:ascii="Times New Roman" w:hAnsi="Times New Roman" w:cs="Times New Roman" w:hint="eastAsia"/>
          <w:kern w:val="0"/>
          <w:sz w:val="22"/>
        </w:rPr>
        <w:t>液冷模块提供的液体温度为多少？）</w:t>
      </w:r>
      <w:r w:rsidR="005E6F00" w:rsidRPr="0023063A">
        <w:rPr>
          <w:rFonts w:ascii="Times New Roman" w:hAnsi="Times New Roman" w:cs="Times New Roman" w:hint="eastAsia"/>
          <w:kern w:val="0"/>
          <w:sz w:val="22"/>
        </w:rPr>
        <w:t>假定设置温度为</w:t>
      </w:r>
      <w:r w:rsidR="007619F5" w:rsidRPr="0023063A">
        <w:rPr>
          <w:rFonts w:ascii="Times New Roman" w:hAnsi="Times New Roman" w:cs="Times New Roman" w:hint="eastAsia"/>
          <w:kern w:val="0"/>
          <w:sz w:val="22"/>
        </w:rPr>
        <w:t>30</w:t>
      </w:r>
      <w:r w:rsidR="005E6F00" w:rsidRPr="0023063A">
        <w:rPr>
          <w:rFonts w:ascii="Times New Roman" w:hAnsi="Times New Roman" w:cs="Times New Roman" w:hint="eastAsia"/>
          <w:kern w:val="0"/>
          <w:sz w:val="22"/>
        </w:rPr>
        <w:t>℃，环境温度为</w:t>
      </w:r>
      <w:r w:rsidR="005E6F00" w:rsidRPr="0023063A">
        <w:rPr>
          <w:rFonts w:ascii="Times New Roman" w:hAnsi="Times New Roman" w:cs="Times New Roman" w:hint="eastAsia"/>
          <w:kern w:val="0"/>
          <w:sz w:val="22"/>
        </w:rPr>
        <w:t>71</w:t>
      </w:r>
      <w:r w:rsidR="005E6F00" w:rsidRPr="0023063A">
        <w:rPr>
          <w:rFonts w:ascii="Times New Roman" w:hAnsi="Times New Roman" w:cs="Times New Roman" w:hint="eastAsia"/>
          <w:kern w:val="0"/>
          <w:sz w:val="22"/>
        </w:rPr>
        <w:t>℃，</w:t>
      </w:r>
      <w:r w:rsidR="004B19E1" w:rsidRPr="0023063A">
        <w:rPr>
          <w:rFonts w:ascii="Times New Roman" w:hAnsi="Times New Roman" w:cs="Times New Roman" w:hint="eastAsia"/>
          <w:kern w:val="0"/>
          <w:sz w:val="22"/>
        </w:rPr>
        <w:t>其本身冷热端面</w:t>
      </w:r>
      <w:r w:rsidR="005E6F00" w:rsidRPr="0023063A">
        <w:rPr>
          <w:rFonts w:ascii="Times New Roman" w:hAnsi="Times New Roman" w:cs="Times New Roman" w:hint="eastAsia"/>
          <w:kern w:val="0"/>
          <w:sz w:val="22"/>
        </w:rPr>
        <w:t>温差将达到</w:t>
      </w:r>
      <w:r w:rsidR="007619F5" w:rsidRPr="0023063A">
        <w:rPr>
          <w:rFonts w:ascii="Times New Roman" w:hAnsi="Times New Roman" w:cs="Times New Roman" w:hint="eastAsia"/>
          <w:kern w:val="0"/>
          <w:sz w:val="22"/>
        </w:rPr>
        <w:t>41</w:t>
      </w:r>
      <w:r w:rsidR="005E6F00" w:rsidRPr="0023063A">
        <w:rPr>
          <w:rFonts w:ascii="Times New Roman" w:hAnsi="Times New Roman" w:cs="Times New Roman" w:hint="eastAsia"/>
          <w:kern w:val="0"/>
          <w:sz w:val="22"/>
        </w:rPr>
        <w:t>度</w:t>
      </w:r>
      <w:r w:rsidR="007619F5" w:rsidRPr="0023063A">
        <w:rPr>
          <w:rFonts w:ascii="Times New Roman" w:hAnsi="Times New Roman" w:cs="Times New Roman" w:hint="eastAsia"/>
          <w:kern w:val="0"/>
          <w:sz w:val="22"/>
        </w:rPr>
        <w:t>；假定设置温度为</w:t>
      </w:r>
      <w:r w:rsidR="007619F5" w:rsidRPr="0023063A">
        <w:rPr>
          <w:rFonts w:ascii="Times New Roman" w:hAnsi="Times New Roman" w:cs="Times New Roman" w:hint="eastAsia"/>
          <w:kern w:val="0"/>
          <w:sz w:val="22"/>
        </w:rPr>
        <w:t>30</w:t>
      </w:r>
      <w:r w:rsidR="007619F5" w:rsidRPr="0023063A">
        <w:rPr>
          <w:rFonts w:ascii="Times New Roman" w:hAnsi="Times New Roman" w:cs="Times New Roman" w:hint="eastAsia"/>
          <w:kern w:val="0"/>
          <w:sz w:val="22"/>
        </w:rPr>
        <w:t>℃，环境温度为</w:t>
      </w:r>
      <w:r w:rsidR="007619F5" w:rsidRPr="0023063A">
        <w:rPr>
          <w:rFonts w:ascii="Times New Roman" w:hAnsi="Times New Roman" w:cs="Times New Roman" w:hint="eastAsia"/>
          <w:kern w:val="0"/>
          <w:sz w:val="22"/>
        </w:rPr>
        <w:t>-55</w:t>
      </w:r>
      <w:r w:rsidR="007619F5" w:rsidRPr="0023063A">
        <w:rPr>
          <w:rFonts w:ascii="Times New Roman" w:hAnsi="Times New Roman" w:cs="Times New Roman" w:hint="eastAsia"/>
          <w:kern w:val="0"/>
          <w:sz w:val="22"/>
        </w:rPr>
        <w:t>℃，其本身冷热端面温差将达到</w:t>
      </w:r>
      <w:r w:rsidR="007619F5" w:rsidRPr="0023063A">
        <w:rPr>
          <w:rFonts w:ascii="Times New Roman" w:hAnsi="Times New Roman" w:cs="Times New Roman" w:hint="eastAsia"/>
          <w:kern w:val="0"/>
          <w:sz w:val="22"/>
        </w:rPr>
        <w:t>85</w:t>
      </w:r>
      <w:r w:rsidR="007619F5" w:rsidRPr="0023063A">
        <w:rPr>
          <w:rFonts w:ascii="Times New Roman" w:hAnsi="Times New Roman" w:cs="Times New Roman" w:hint="eastAsia"/>
          <w:kern w:val="0"/>
          <w:sz w:val="22"/>
        </w:rPr>
        <w:t>度。由于温差越大，制冷或制热效率越低，因此散热结构设计应多加注意</w:t>
      </w:r>
      <w:r w:rsidRPr="0023063A">
        <w:rPr>
          <w:rFonts w:ascii="Times New Roman" w:hAnsi="Times New Roman" w:cs="Times New Roman" w:hint="eastAsia"/>
          <w:kern w:val="0"/>
          <w:sz w:val="22"/>
        </w:rPr>
        <w:t>，</w:t>
      </w:r>
      <w:r w:rsidR="007619F5" w:rsidRPr="0023063A">
        <w:rPr>
          <w:rFonts w:ascii="Times New Roman" w:hAnsi="Times New Roman" w:cs="Times New Roman" w:hint="eastAsia"/>
          <w:kern w:val="0"/>
          <w:sz w:val="22"/>
        </w:rPr>
        <w:t>。</w:t>
      </w:r>
      <w:r w:rsidR="007619F5" w:rsidRPr="0023063A">
        <w:rPr>
          <w:rFonts w:ascii="Times New Roman" w:hAnsi="Times New Roman" w:cs="Times New Roman"/>
          <w:kern w:val="0"/>
          <w:sz w:val="22"/>
        </w:rPr>
        <w:t xml:space="preserve"> </w:t>
      </w:r>
    </w:p>
    <w:p w14:paraId="4B668C47" w14:textId="1EE2B2E5" w:rsidR="001346FC" w:rsidRPr="0023063A" w:rsidRDefault="00B62576" w:rsidP="00541066">
      <w:pPr>
        <w:spacing w:line="360" w:lineRule="auto"/>
        <w:rPr>
          <w:noProof/>
        </w:rPr>
      </w:pPr>
      <w:r w:rsidRPr="0023063A">
        <w:rPr>
          <w:noProof/>
        </w:rPr>
        <w:drawing>
          <wp:inline distT="0" distB="0" distL="0" distR="0" wp14:anchorId="79F5BF39" wp14:editId="427F2C01">
            <wp:extent cx="5731510" cy="2828290"/>
            <wp:effectExtent l="0" t="0" r="2540" b="0"/>
            <wp:docPr id="607328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28423" name=""/>
                    <pic:cNvPicPr/>
                  </pic:nvPicPr>
                  <pic:blipFill>
                    <a:blip r:embed="rId49"/>
                    <a:stretch>
                      <a:fillRect/>
                    </a:stretch>
                  </pic:blipFill>
                  <pic:spPr>
                    <a:xfrm>
                      <a:off x="0" y="0"/>
                      <a:ext cx="5731510" cy="2828290"/>
                    </a:xfrm>
                    <a:prstGeom prst="rect">
                      <a:avLst/>
                    </a:prstGeom>
                  </pic:spPr>
                </pic:pic>
              </a:graphicData>
            </a:graphic>
          </wp:inline>
        </w:drawing>
      </w:r>
    </w:p>
    <w:p w14:paraId="4A5F85D9" w14:textId="14DEFA43" w:rsidR="00B62576" w:rsidRPr="0023063A" w:rsidRDefault="00B62576" w:rsidP="00541066">
      <w:pPr>
        <w:spacing w:line="360" w:lineRule="auto"/>
        <w:rPr>
          <w:noProof/>
        </w:rPr>
      </w:pPr>
      <w:r w:rsidRPr="0023063A">
        <w:rPr>
          <w:noProof/>
        </w:rPr>
        <w:lastRenderedPageBreak/>
        <w:drawing>
          <wp:inline distT="0" distB="0" distL="0" distR="0" wp14:anchorId="49338686" wp14:editId="14C71058">
            <wp:extent cx="5731510" cy="2638425"/>
            <wp:effectExtent l="0" t="0" r="2540" b="9525"/>
            <wp:docPr id="1597263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3305" name=""/>
                    <pic:cNvPicPr/>
                  </pic:nvPicPr>
                  <pic:blipFill>
                    <a:blip r:embed="rId50"/>
                    <a:stretch>
                      <a:fillRect/>
                    </a:stretch>
                  </pic:blipFill>
                  <pic:spPr>
                    <a:xfrm>
                      <a:off x="0" y="0"/>
                      <a:ext cx="5731510" cy="2638425"/>
                    </a:xfrm>
                    <a:prstGeom prst="rect">
                      <a:avLst/>
                    </a:prstGeom>
                  </pic:spPr>
                </pic:pic>
              </a:graphicData>
            </a:graphic>
          </wp:inline>
        </w:drawing>
      </w:r>
    </w:p>
    <w:p w14:paraId="01CEB40A" w14:textId="3AB6F922" w:rsidR="00B62576" w:rsidRPr="0023063A" w:rsidRDefault="00B62576" w:rsidP="00541066">
      <w:pPr>
        <w:spacing w:line="360" w:lineRule="auto"/>
        <w:rPr>
          <w:noProof/>
        </w:rPr>
      </w:pPr>
      <w:r w:rsidRPr="0023063A">
        <w:rPr>
          <w:noProof/>
        </w:rPr>
        <w:drawing>
          <wp:inline distT="0" distB="0" distL="0" distR="0" wp14:anchorId="18805A28" wp14:editId="4D31DA25">
            <wp:extent cx="5731510" cy="2628900"/>
            <wp:effectExtent l="0" t="0" r="2540" b="0"/>
            <wp:docPr id="1116825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5315" name=""/>
                    <pic:cNvPicPr/>
                  </pic:nvPicPr>
                  <pic:blipFill>
                    <a:blip r:embed="rId51"/>
                    <a:stretch>
                      <a:fillRect/>
                    </a:stretch>
                  </pic:blipFill>
                  <pic:spPr>
                    <a:xfrm>
                      <a:off x="0" y="0"/>
                      <a:ext cx="5731510" cy="2628900"/>
                    </a:xfrm>
                    <a:prstGeom prst="rect">
                      <a:avLst/>
                    </a:prstGeom>
                  </pic:spPr>
                </pic:pic>
              </a:graphicData>
            </a:graphic>
          </wp:inline>
        </w:drawing>
      </w:r>
    </w:p>
    <w:p w14:paraId="6FA6E55E" w14:textId="4D7C946B" w:rsidR="0063553B" w:rsidRPr="0023063A" w:rsidRDefault="0063553B" w:rsidP="00C160DD">
      <w:pPr>
        <w:pStyle w:val="3"/>
        <w:numPr>
          <w:ilvl w:val="0"/>
          <w:numId w:val="0"/>
        </w:numPr>
        <w:spacing w:before="156"/>
        <w:rPr>
          <w:noProof/>
        </w:rPr>
      </w:pPr>
      <w:bookmarkStart w:id="160" w:name="_Toc205110412"/>
      <w:r w:rsidRPr="0023063A">
        <w:rPr>
          <w:rFonts w:hint="eastAsia"/>
          <w:noProof/>
        </w:rPr>
        <w:t>4.</w:t>
      </w:r>
      <w:r w:rsidR="00C160DD" w:rsidRPr="0023063A">
        <w:rPr>
          <w:rFonts w:hint="eastAsia"/>
          <w:noProof/>
        </w:rPr>
        <w:t>4</w:t>
      </w:r>
      <w:r w:rsidRPr="0023063A">
        <w:rPr>
          <w:rFonts w:hint="eastAsia"/>
          <w:noProof/>
        </w:rPr>
        <w:t>.5 DCDC</w:t>
      </w:r>
      <w:r w:rsidRPr="0023063A">
        <w:rPr>
          <w:rFonts w:hint="eastAsia"/>
          <w:noProof/>
        </w:rPr>
        <w:t>控制</w:t>
      </w:r>
      <w:r w:rsidRPr="0023063A">
        <w:rPr>
          <w:rFonts w:hint="eastAsia"/>
          <w:noProof/>
        </w:rPr>
        <w:t>IC</w:t>
      </w:r>
      <w:bookmarkEnd w:id="160"/>
    </w:p>
    <w:p w14:paraId="5B77A546" w14:textId="0172123D" w:rsidR="0063553B" w:rsidRPr="0023063A" w:rsidRDefault="0063553B" w:rsidP="0063553B">
      <w:r w:rsidRPr="0023063A">
        <w:tab/>
      </w:r>
      <w:r w:rsidRPr="0023063A">
        <w:rPr>
          <w:rFonts w:hint="eastAsia"/>
        </w:rPr>
        <w:t>本设计的</w:t>
      </w:r>
      <w:r w:rsidRPr="0023063A">
        <w:rPr>
          <w:rFonts w:hint="eastAsia"/>
        </w:rPr>
        <w:t>LD</w:t>
      </w:r>
      <w:r w:rsidRPr="0023063A">
        <w:rPr>
          <w:rFonts w:hint="eastAsia"/>
        </w:rPr>
        <w:t>电源选用升降压</w:t>
      </w:r>
      <w:r w:rsidRPr="0023063A">
        <w:rPr>
          <w:rFonts w:hint="eastAsia"/>
        </w:rPr>
        <w:t>DCDC</w:t>
      </w:r>
      <w:r w:rsidRPr="0023063A">
        <w:rPr>
          <w:rFonts w:hint="eastAsia"/>
        </w:rPr>
        <w:t>实现，选用的控制</w:t>
      </w:r>
      <w:r w:rsidRPr="0023063A">
        <w:rPr>
          <w:rFonts w:hint="eastAsia"/>
        </w:rPr>
        <w:t>IC</w:t>
      </w:r>
      <w:r w:rsidRPr="0023063A">
        <w:rPr>
          <w:rFonts w:hint="eastAsia"/>
        </w:rPr>
        <w:t>为</w:t>
      </w:r>
      <w:r w:rsidRPr="0023063A">
        <w:rPr>
          <w:rFonts w:hint="eastAsia"/>
        </w:rPr>
        <w:t>TI</w:t>
      </w:r>
      <w:r w:rsidRPr="0023063A">
        <w:rPr>
          <w:rFonts w:hint="eastAsia"/>
        </w:rPr>
        <w:t>的</w:t>
      </w:r>
      <w:r w:rsidR="003874D0" w:rsidRPr="0023063A">
        <w:rPr>
          <w:rFonts w:hint="eastAsia"/>
        </w:rPr>
        <w:t>4</w:t>
      </w:r>
      <w:r w:rsidR="003874D0" w:rsidRPr="0023063A">
        <w:rPr>
          <w:rFonts w:hint="eastAsia"/>
        </w:rPr>
        <w:t>开关同步降压</w:t>
      </w:r>
      <w:r w:rsidR="003874D0" w:rsidRPr="0023063A">
        <w:rPr>
          <w:rFonts w:hint="eastAsia"/>
        </w:rPr>
        <w:t>-</w:t>
      </w:r>
      <w:r w:rsidR="003874D0" w:rsidRPr="0023063A">
        <w:rPr>
          <w:rFonts w:hint="eastAsia"/>
        </w:rPr>
        <w:t>升压</w:t>
      </w:r>
      <w:r w:rsidR="003874D0" w:rsidRPr="0023063A">
        <w:rPr>
          <w:rFonts w:hint="eastAsia"/>
        </w:rPr>
        <w:t>DC/DC</w:t>
      </w:r>
      <w:r w:rsidR="003874D0" w:rsidRPr="0023063A">
        <w:rPr>
          <w:rFonts w:hint="eastAsia"/>
        </w:rPr>
        <w:t>控制器</w:t>
      </w:r>
      <w:r w:rsidRPr="0023063A">
        <w:rPr>
          <w:rFonts w:hint="eastAsia"/>
        </w:rPr>
        <w:t>LM5176PWPT</w:t>
      </w:r>
      <w:r w:rsidRPr="0023063A">
        <w:rPr>
          <w:rFonts w:hint="eastAsia"/>
        </w:rPr>
        <w:t>。其具有</w:t>
      </w:r>
      <w:proofErr w:type="gramStart"/>
      <w:r w:rsidRPr="0023063A">
        <w:rPr>
          <w:rFonts w:hint="eastAsia"/>
        </w:rPr>
        <w:t>宽范围</w:t>
      </w:r>
      <w:proofErr w:type="gramEnd"/>
      <w:r w:rsidRPr="0023063A">
        <w:rPr>
          <w:rFonts w:hint="eastAsia"/>
        </w:rPr>
        <w:t>输入（</w:t>
      </w:r>
      <w:r w:rsidRPr="0023063A">
        <w:rPr>
          <w:rFonts w:hint="eastAsia"/>
        </w:rPr>
        <w:t>4.2</w:t>
      </w:r>
      <w:r w:rsidRPr="0023063A">
        <w:rPr>
          <w:rFonts w:hint="eastAsia"/>
        </w:rPr>
        <w:t>至</w:t>
      </w:r>
      <w:r w:rsidRPr="0023063A">
        <w:rPr>
          <w:rFonts w:hint="eastAsia"/>
        </w:rPr>
        <w:t>55V</w:t>
      </w:r>
      <w:r w:rsidRPr="0023063A">
        <w:rPr>
          <w:rFonts w:hint="eastAsia"/>
        </w:rPr>
        <w:t>），</w:t>
      </w:r>
      <w:proofErr w:type="gramStart"/>
      <w:r w:rsidRPr="0023063A">
        <w:rPr>
          <w:rFonts w:hint="eastAsia"/>
        </w:rPr>
        <w:t>宽范围</w:t>
      </w:r>
      <w:proofErr w:type="gramEnd"/>
      <w:r w:rsidRPr="0023063A">
        <w:rPr>
          <w:rFonts w:hint="eastAsia"/>
        </w:rPr>
        <w:t>输出（</w:t>
      </w:r>
      <w:r w:rsidRPr="0023063A">
        <w:rPr>
          <w:rFonts w:hint="eastAsia"/>
        </w:rPr>
        <w:t>0.8</w:t>
      </w:r>
      <w:r w:rsidRPr="0023063A">
        <w:rPr>
          <w:rFonts w:hint="eastAsia"/>
        </w:rPr>
        <w:t>至</w:t>
      </w:r>
      <w:r w:rsidRPr="0023063A">
        <w:rPr>
          <w:rFonts w:hint="eastAsia"/>
        </w:rPr>
        <w:t>55V</w:t>
      </w:r>
      <w:r w:rsidRPr="0023063A">
        <w:rPr>
          <w:rFonts w:hint="eastAsia"/>
        </w:rPr>
        <w:t>）。具有恒流、恒压模式，集成</w:t>
      </w:r>
      <w:proofErr w:type="gramStart"/>
      <w:r w:rsidRPr="0023063A">
        <w:rPr>
          <w:rFonts w:hint="eastAsia"/>
        </w:rPr>
        <w:t>软启动</w:t>
      </w:r>
      <w:proofErr w:type="gramEnd"/>
      <w:r w:rsidRPr="0023063A">
        <w:rPr>
          <w:rFonts w:hint="eastAsia"/>
        </w:rPr>
        <w:t>与过压保护。工作温度范围为</w:t>
      </w:r>
      <w:r w:rsidRPr="0023063A">
        <w:rPr>
          <w:rFonts w:hint="eastAsia"/>
        </w:rPr>
        <w:t>-40</w:t>
      </w:r>
      <w:r w:rsidRPr="0023063A">
        <w:rPr>
          <w:rFonts w:hint="eastAsia"/>
        </w:rPr>
        <w:t>℃至</w:t>
      </w:r>
      <w:r w:rsidRPr="0023063A">
        <w:rPr>
          <w:rFonts w:hint="eastAsia"/>
        </w:rPr>
        <w:t>150</w:t>
      </w:r>
      <w:r w:rsidRPr="0023063A">
        <w:rPr>
          <w:rFonts w:hint="eastAsia"/>
        </w:rPr>
        <w:t>℃。其具有较宽的频率范围</w:t>
      </w:r>
      <w:r w:rsidRPr="0023063A">
        <w:rPr>
          <w:rFonts w:hint="eastAsia"/>
        </w:rPr>
        <w:t>100KHz</w:t>
      </w:r>
      <w:r w:rsidRPr="0023063A">
        <w:rPr>
          <w:rFonts w:hint="eastAsia"/>
        </w:rPr>
        <w:t>至</w:t>
      </w:r>
      <w:r w:rsidRPr="0023063A">
        <w:rPr>
          <w:rFonts w:hint="eastAsia"/>
        </w:rPr>
        <w:t>600KHz</w:t>
      </w:r>
      <w:r w:rsidRPr="0023063A">
        <w:rPr>
          <w:rFonts w:hint="eastAsia"/>
        </w:rPr>
        <w:t>，可在高效率或小体积间灵活处理。</w:t>
      </w:r>
    </w:p>
    <w:p w14:paraId="115DBBF0" w14:textId="670377B4" w:rsidR="007D3976" w:rsidRPr="0023063A" w:rsidRDefault="00A24352" w:rsidP="007D3976">
      <w:pPr>
        <w:jc w:val="center"/>
      </w:pPr>
      <w:r w:rsidRPr="0023063A">
        <w:rPr>
          <w:noProof/>
        </w:rPr>
        <w:lastRenderedPageBreak/>
        <w:drawing>
          <wp:inline distT="0" distB="0" distL="0" distR="0" wp14:anchorId="564922E2" wp14:editId="0BEB9017">
            <wp:extent cx="4967605" cy="3698240"/>
            <wp:effectExtent l="0" t="0" r="0" b="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67605" cy="3698240"/>
                    </a:xfrm>
                    <a:prstGeom prst="rect">
                      <a:avLst/>
                    </a:prstGeom>
                    <a:noFill/>
                    <a:ln>
                      <a:noFill/>
                    </a:ln>
                  </pic:spPr>
                </pic:pic>
              </a:graphicData>
            </a:graphic>
          </wp:inline>
        </w:drawing>
      </w:r>
    </w:p>
    <w:p w14:paraId="22911726" w14:textId="71251B14" w:rsidR="00477307" w:rsidRPr="0023063A" w:rsidRDefault="00477307" w:rsidP="00477307">
      <w:pPr>
        <w:spacing w:line="360" w:lineRule="auto"/>
        <w:ind w:firstLine="420"/>
        <w:rPr>
          <w:rFonts w:ascii="宋体" w:hAnsi="宋体" w:hint="eastAsia"/>
          <w:sz w:val="22"/>
        </w:rPr>
      </w:pPr>
      <w:r w:rsidRPr="0023063A">
        <w:rPr>
          <w:rFonts w:ascii="宋体" w:hAnsi="宋体" w:hint="eastAsia"/>
          <w:sz w:val="22"/>
        </w:rPr>
        <w:t>TEC驱动的电源控制芯片选用由ADI设计制造的双同步降压开关稳压器控制器LTC3858EGN-1PBF。该控制器采用28-SSOP封装，具有很宽的开关</w:t>
      </w:r>
      <w:proofErr w:type="gramStart"/>
      <w:r w:rsidRPr="0023063A">
        <w:rPr>
          <w:rFonts w:ascii="宋体" w:hAnsi="宋体" w:hint="eastAsia"/>
          <w:sz w:val="22"/>
        </w:rPr>
        <w:t>评率范围</w:t>
      </w:r>
      <w:proofErr w:type="gramEnd"/>
      <w:r w:rsidRPr="0023063A">
        <w:rPr>
          <w:rFonts w:ascii="宋体" w:hAnsi="宋体" w:hint="eastAsia"/>
          <w:sz w:val="22"/>
        </w:rPr>
        <w:t>50kHz至900kHz，也</w:t>
      </w:r>
      <w:proofErr w:type="gramStart"/>
      <w:r w:rsidRPr="0023063A">
        <w:rPr>
          <w:rFonts w:ascii="宋体" w:hAnsi="宋体" w:hint="eastAsia"/>
          <w:sz w:val="22"/>
        </w:rPr>
        <w:t>具有具有</w:t>
      </w:r>
      <w:proofErr w:type="gramEnd"/>
      <w:r w:rsidRPr="0023063A">
        <w:rPr>
          <w:rFonts w:ascii="宋体" w:hAnsi="宋体" w:hint="eastAsia"/>
          <w:sz w:val="22"/>
        </w:rPr>
        <w:t>宽输入电压范围：4V至38V，宽输出电压范围：0.8V至24V的特点。并且它具有过压、过流保护功能，并允许电流反灌，它的工作温度范围为-40℃至150℃。</w:t>
      </w:r>
    </w:p>
    <w:p w14:paraId="23F50D49" w14:textId="5899A2CD" w:rsidR="001346FC" w:rsidRPr="0023063A" w:rsidRDefault="00B048E9" w:rsidP="00477307">
      <w:pPr>
        <w:spacing w:line="360" w:lineRule="auto"/>
        <w:ind w:firstLine="420"/>
        <w:rPr>
          <w:rFonts w:ascii="宋体" w:hAnsi="宋体" w:hint="eastAsia"/>
          <w:sz w:val="22"/>
        </w:rPr>
      </w:pPr>
      <w:r w:rsidRPr="0023063A">
        <w:rPr>
          <w:noProof/>
        </w:rPr>
        <w:drawing>
          <wp:inline distT="0" distB="0" distL="0" distR="0" wp14:anchorId="19077FDF" wp14:editId="2AB827C7">
            <wp:extent cx="5731510" cy="3202940"/>
            <wp:effectExtent l="0" t="0" r="2540" b="0"/>
            <wp:docPr id="1952348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48226" name=""/>
                    <pic:cNvPicPr/>
                  </pic:nvPicPr>
                  <pic:blipFill>
                    <a:blip r:embed="rId53"/>
                    <a:stretch>
                      <a:fillRect/>
                    </a:stretch>
                  </pic:blipFill>
                  <pic:spPr>
                    <a:xfrm>
                      <a:off x="0" y="0"/>
                      <a:ext cx="5731510" cy="3202940"/>
                    </a:xfrm>
                    <a:prstGeom prst="rect">
                      <a:avLst/>
                    </a:prstGeom>
                  </pic:spPr>
                </pic:pic>
              </a:graphicData>
            </a:graphic>
          </wp:inline>
        </w:drawing>
      </w:r>
    </w:p>
    <w:p w14:paraId="42BE2D79" w14:textId="77777777" w:rsidR="001346FC" w:rsidRPr="0023063A" w:rsidRDefault="002D084F">
      <w:pPr>
        <w:pStyle w:val="1"/>
        <w:rPr>
          <w:bCs w:val="0"/>
          <w:color w:val="auto"/>
        </w:rPr>
      </w:pPr>
      <w:bookmarkStart w:id="161" w:name="_Toc61968896"/>
      <w:bookmarkStart w:id="162" w:name="_Toc65407363"/>
      <w:bookmarkStart w:id="163" w:name="_Toc55206919"/>
      <w:bookmarkStart w:id="164" w:name="_Toc205110413"/>
      <w:r w:rsidRPr="0023063A">
        <w:rPr>
          <w:bCs w:val="0"/>
          <w:color w:val="auto"/>
        </w:rPr>
        <w:t>关键新技术、新材料、新工艺攻关项目进展及采用情况</w:t>
      </w:r>
      <w:bookmarkEnd w:id="161"/>
      <w:bookmarkEnd w:id="162"/>
      <w:bookmarkEnd w:id="163"/>
      <w:bookmarkEnd w:id="164"/>
    </w:p>
    <w:p w14:paraId="14E3564C" w14:textId="77777777" w:rsidR="001346FC" w:rsidRPr="0023063A" w:rsidRDefault="002D084F">
      <w:pPr>
        <w:spacing w:line="360" w:lineRule="auto"/>
        <w:ind w:firstLineChars="200" w:firstLine="440"/>
      </w:pPr>
      <w:r w:rsidRPr="0023063A">
        <w:rPr>
          <w:rFonts w:hint="eastAsia"/>
          <w:sz w:val="22"/>
        </w:rPr>
        <w:t>本项目电子硬件方面均采用成熟的技术方案，不涉及新工艺和新材料。</w:t>
      </w:r>
      <w:r w:rsidRPr="0023063A">
        <w:rPr>
          <w:rFonts w:hint="eastAsia"/>
        </w:rPr>
        <w:t xml:space="preserve"> </w:t>
      </w:r>
    </w:p>
    <w:p w14:paraId="70726531" w14:textId="77777777" w:rsidR="001346FC" w:rsidRPr="0023063A" w:rsidRDefault="002D084F">
      <w:pPr>
        <w:pStyle w:val="1"/>
        <w:rPr>
          <w:bCs w:val="0"/>
          <w:color w:val="auto"/>
        </w:rPr>
      </w:pPr>
      <w:bookmarkStart w:id="165" w:name="_Toc55206930"/>
      <w:bookmarkStart w:id="166" w:name="_Toc65407367"/>
      <w:bookmarkStart w:id="167" w:name="_Toc61968907"/>
      <w:bookmarkStart w:id="168" w:name="_Toc205110414"/>
      <w:r w:rsidRPr="0023063A">
        <w:rPr>
          <w:bCs w:val="0"/>
          <w:color w:val="auto"/>
        </w:rPr>
        <w:lastRenderedPageBreak/>
        <w:t>分析、计算及地面试验验证情况</w:t>
      </w:r>
      <w:bookmarkEnd w:id="165"/>
      <w:bookmarkEnd w:id="166"/>
      <w:bookmarkEnd w:id="167"/>
      <w:bookmarkEnd w:id="168"/>
    </w:p>
    <w:p w14:paraId="6FA102DB" w14:textId="77777777" w:rsidR="001346FC" w:rsidRPr="0023063A" w:rsidRDefault="002D084F">
      <w:pPr>
        <w:spacing w:line="360" w:lineRule="auto"/>
        <w:rPr>
          <w:sz w:val="22"/>
        </w:rPr>
      </w:pPr>
      <w:r w:rsidRPr="0023063A">
        <w:rPr>
          <w:rFonts w:hint="eastAsia"/>
          <w:sz w:val="22"/>
        </w:rPr>
        <w:t xml:space="preserve"> </w:t>
      </w:r>
      <w:r w:rsidRPr="0023063A">
        <w:rPr>
          <w:sz w:val="22"/>
        </w:rPr>
        <w:t xml:space="preserve"> </w:t>
      </w:r>
      <w:r w:rsidRPr="0023063A">
        <w:rPr>
          <w:rFonts w:hint="eastAsia"/>
          <w:sz w:val="22"/>
        </w:rPr>
        <w:t>方案中提到的所有关键技术指标均经过详细理论计算，所选用器件都考虑冗余设计；并搭建了试验测试平台进行了多次的设计认证。</w:t>
      </w:r>
    </w:p>
    <w:p w14:paraId="0EF787B8" w14:textId="77777777" w:rsidR="001346FC" w:rsidRPr="0023063A" w:rsidRDefault="002D084F">
      <w:pPr>
        <w:pStyle w:val="1"/>
        <w:rPr>
          <w:bCs w:val="0"/>
          <w:color w:val="auto"/>
        </w:rPr>
      </w:pPr>
      <w:bookmarkStart w:id="169" w:name="_Toc55206926"/>
      <w:bookmarkStart w:id="170" w:name="_Toc65407371"/>
      <w:bookmarkStart w:id="171" w:name="_Toc61968903"/>
      <w:bookmarkStart w:id="172" w:name="_Toc205110415"/>
      <w:r w:rsidRPr="0023063A">
        <w:rPr>
          <w:bCs w:val="0"/>
          <w:color w:val="auto"/>
        </w:rPr>
        <w:t>原材料、元器件等物资的选用情况及其质量与供应的保障情况</w:t>
      </w:r>
      <w:bookmarkEnd w:id="169"/>
      <w:bookmarkEnd w:id="170"/>
      <w:bookmarkEnd w:id="171"/>
      <w:bookmarkEnd w:id="172"/>
    </w:p>
    <w:p w14:paraId="491E5092" w14:textId="77777777" w:rsidR="001346FC" w:rsidRPr="0023063A" w:rsidRDefault="002D084F">
      <w:pPr>
        <w:pStyle w:val="2"/>
        <w:spacing w:before="156"/>
        <w:rPr>
          <w:rFonts w:ascii="Times New Roman" w:eastAsia="宋体" w:hAnsi="Times New Roman"/>
          <w:color w:val="auto"/>
        </w:rPr>
      </w:pPr>
      <w:bookmarkStart w:id="173" w:name="_Toc61968904"/>
      <w:bookmarkStart w:id="174" w:name="_Toc55206927"/>
      <w:bookmarkStart w:id="175" w:name="_Toc65407372"/>
      <w:bookmarkStart w:id="176" w:name="_Toc205110416"/>
      <w:r w:rsidRPr="0023063A">
        <w:rPr>
          <w:rFonts w:ascii="Times New Roman" w:eastAsia="宋体" w:hAnsi="Times New Roman"/>
          <w:color w:val="auto"/>
        </w:rPr>
        <w:t>元器件、原材料选用情况分析</w:t>
      </w:r>
      <w:bookmarkEnd w:id="173"/>
      <w:bookmarkEnd w:id="174"/>
      <w:bookmarkEnd w:id="175"/>
      <w:bookmarkEnd w:id="176"/>
    </w:p>
    <w:p w14:paraId="2B05C9C1" w14:textId="7C136839" w:rsidR="001346FC" w:rsidRPr="0023063A" w:rsidRDefault="008A3977">
      <w:pPr>
        <w:spacing w:line="360" w:lineRule="auto"/>
        <w:ind w:left="420" w:firstLineChars="100" w:firstLine="220"/>
        <w:rPr>
          <w:rFonts w:ascii="Times New Roman" w:hAnsi="Times New Roman" w:cs="Times New Roman"/>
          <w:sz w:val="22"/>
        </w:rPr>
      </w:pPr>
      <w:r w:rsidRPr="0023063A">
        <w:rPr>
          <w:rFonts w:ascii="Times New Roman" w:hAnsi="Times New Roman" w:cs="Times New Roman" w:hint="eastAsia"/>
          <w:sz w:val="22"/>
        </w:rPr>
        <w:t>激光驱动</w:t>
      </w:r>
      <w:r w:rsidR="002D084F" w:rsidRPr="0023063A">
        <w:rPr>
          <w:rFonts w:ascii="Times New Roman" w:hAnsi="Times New Roman" w:cs="Times New Roman"/>
          <w:sz w:val="22"/>
        </w:rPr>
        <w:t>板元器件</w:t>
      </w:r>
      <w:r w:rsidRPr="0023063A">
        <w:rPr>
          <w:rFonts w:ascii="Times New Roman" w:hAnsi="Times New Roman" w:cs="Times New Roman" w:hint="eastAsia"/>
          <w:sz w:val="22"/>
        </w:rPr>
        <w:t>的核心器件当前</w:t>
      </w:r>
      <w:r w:rsidR="002D084F" w:rsidRPr="0023063A">
        <w:rPr>
          <w:rFonts w:ascii="Times New Roman" w:hAnsi="Times New Roman" w:cs="Times New Roman"/>
          <w:sz w:val="22"/>
        </w:rPr>
        <w:t>采用国内</w:t>
      </w:r>
      <w:r w:rsidRPr="0023063A">
        <w:rPr>
          <w:rFonts w:ascii="Times New Roman" w:hAnsi="Times New Roman" w:cs="Times New Roman" w:hint="eastAsia"/>
          <w:sz w:val="22"/>
        </w:rPr>
        <w:t>外较为成熟的</w:t>
      </w:r>
      <w:r w:rsidR="002D084F" w:rsidRPr="0023063A">
        <w:rPr>
          <w:rFonts w:ascii="Times New Roman" w:hAnsi="Times New Roman" w:cs="Times New Roman"/>
          <w:sz w:val="22"/>
        </w:rPr>
        <w:t>器件</w:t>
      </w:r>
      <w:r w:rsidRPr="0023063A">
        <w:rPr>
          <w:rFonts w:ascii="Times New Roman" w:hAnsi="Times New Roman" w:cs="Times New Roman" w:hint="eastAsia"/>
          <w:sz w:val="22"/>
        </w:rPr>
        <w:t>，优先保证项目的进度，但已考虑后续的国产化替代问题。</w:t>
      </w:r>
      <w:r w:rsidR="002D084F" w:rsidRPr="0023063A">
        <w:rPr>
          <w:rFonts w:ascii="Times New Roman" w:hAnsi="Times New Roman" w:cs="Times New Roman"/>
          <w:sz w:val="22"/>
        </w:rPr>
        <w:t>详见表</w:t>
      </w:r>
      <w:r w:rsidR="002D084F" w:rsidRPr="0023063A">
        <w:rPr>
          <w:rFonts w:ascii="Times New Roman" w:hAnsi="Times New Roman" w:cs="Times New Roman"/>
          <w:sz w:val="22"/>
        </w:rPr>
        <w:t>8-1</w:t>
      </w:r>
      <w:r w:rsidR="002D084F" w:rsidRPr="0023063A">
        <w:rPr>
          <w:rFonts w:ascii="Times New Roman" w:hAnsi="Times New Roman" w:cs="Times New Roman"/>
          <w:sz w:val="22"/>
        </w:rPr>
        <w:t>。</w:t>
      </w:r>
    </w:p>
    <w:p w14:paraId="1819CD5A" w14:textId="5669CBF7" w:rsidR="001346FC" w:rsidRPr="0023063A" w:rsidRDefault="002D084F">
      <w:pPr>
        <w:ind w:left="420"/>
        <w:jc w:val="center"/>
        <w:rPr>
          <w:rFonts w:ascii="Times New Roman" w:hAnsi="Times New Roman" w:cs="Times New Roman"/>
          <w:sz w:val="22"/>
        </w:rPr>
      </w:pPr>
      <w:r w:rsidRPr="0023063A">
        <w:rPr>
          <w:rFonts w:ascii="Times New Roman" w:hAnsi="Times New Roman" w:cs="Times New Roman"/>
          <w:sz w:val="22"/>
        </w:rPr>
        <w:t>表</w:t>
      </w:r>
      <w:r w:rsidRPr="0023063A">
        <w:rPr>
          <w:rFonts w:ascii="Times New Roman" w:hAnsi="Times New Roman" w:cs="Times New Roman"/>
          <w:sz w:val="22"/>
        </w:rPr>
        <w:t xml:space="preserve">8-1  </w:t>
      </w:r>
      <w:r w:rsidR="008A3977" w:rsidRPr="0023063A">
        <w:rPr>
          <w:rFonts w:ascii="Times New Roman" w:hAnsi="Times New Roman" w:cs="Times New Roman" w:hint="eastAsia"/>
          <w:sz w:val="22"/>
        </w:rPr>
        <w:t>激光驱动</w:t>
      </w:r>
      <w:r w:rsidRPr="0023063A">
        <w:rPr>
          <w:rFonts w:ascii="Times New Roman" w:hAnsi="Times New Roman" w:cs="Times New Roman"/>
          <w:sz w:val="22"/>
        </w:rPr>
        <w:t>板主要元器件</w:t>
      </w:r>
    </w:p>
    <w:tbl>
      <w:tblPr>
        <w:tblW w:w="9781"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8"/>
        <w:gridCol w:w="1906"/>
        <w:gridCol w:w="1672"/>
        <w:gridCol w:w="1588"/>
        <w:gridCol w:w="1985"/>
        <w:gridCol w:w="1842"/>
      </w:tblGrid>
      <w:tr w:rsidR="0023063A" w:rsidRPr="0023063A" w14:paraId="3E9A1F04" w14:textId="0B204F70" w:rsidTr="009D05DF">
        <w:tc>
          <w:tcPr>
            <w:tcW w:w="788" w:type="dxa"/>
          </w:tcPr>
          <w:p w14:paraId="30E7C02D"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序号</w:t>
            </w:r>
          </w:p>
        </w:tc>
        <w:tc>
          <w:tcPr>
            <w:tcW w:w="1906" w:type="dxa"/>
          </w:tcPr>
          <w:p w14:paraId="45C446F4" w14:textId="77777777" w:rsidR="008A3977" w:rsidRPr="0023063A" w:rsidRDefault="008A3977">
            <w:pPr>
              <w:widowControl/>
              <w:jc w:val="center"/>
              <w:rPr>
                <w:rFonts w:ascii="Times New Roman" w:hAnsi="Times New Roman" w:cs="Times New Roman"/>
                <w:kern w:val="0"/>
                <w:sz w:val="22"/>
              </w:rPr>
            </w:pPr>
            <w:r w:rsidRPr="0023063A">
              <w:rPr>
                <w:rFonts w:ascii="Times New Roman" w:hAnsi="Times New Roman" w:cs="Times New Roman"/>
                <w:kern w:val="0"/>
                <w:sz w:val="22"/>
              </w:rPr>
              <w:t>元器件名称</w:t>
            </w:r>
          </w:p>
        </w:tc>
        <w:tc>
          <w:tcPr>
            <w:tcW w:w="1672" w:type="dxa"/>
          </w:tcPr>
          <w:p w14:paraId="15E2D8DB" w14:textId="77777777" w:rsidR="008A3977" w:rsidRPr="0023063A" w:rsidRDefault="008A3977">
            <w:pPr>
              <w:widowControl/>
              <w:jc w:val="center"/>
              <w:rPr>
                <w:rFonts w:ascii="Times New Roman" w:hAnsi="Times New Roman" w:cs="Times New Roman"/>
                <w:kern w:val="0"/>
                <w:sz w:val="22"/>
              </w:rPr>
            </w:pPr>
            <w:r w:rsidRPr="0023063A">
              <w:rPr>
                <w:rFonts w:ascii="Times New Roman" w:hAnsi="Times New Roman" w:cs="Times New Roman"/>
                <w:kern w:val="0"/>
                <w:sz w:val="22"/>
              </w:rPr>
              <w:t>型号</w:t>
            </w:r>
            <w:r w:rsidRPr="0023063A">
              <w:rPr>
                <w:rFonts w:ascii="Times New Roman" w:hAnsi="Times New Roman" w:cs="Times New Roman"/>
                <w:kern w:val="0"/>
                <w:sz w:val="22"/>
              </w:rPr>
              <w:t xml:space="preserve"> </w:t>
            </w:r>
            <w:r w:rsidRPr="0023063A">
              <w:rPr>
                <w:rFonts w:ascii="Times New Roman" w:hAnsi="Times New Roman" w:cs="Times New Roman"/>
                <w:kern w:val="0"/>
                <w:sz w:val="22"/>
              </w:rPr>
              <w:t>规格</w:t>
            </w:r>
          </w:p>
        </w:tc>
        <w:tc>
          <w:tcPr>
            <w:tcW w:w="1588" w:type="dxa"/>
          </w:tcPr>
          <w:p w14:paraId="3AA617B6" w14:textId="77777777" w:rsidR="008A3977" w:rsidRPr="0023063A" w:rsidRDefault="008A3977">
            <w:pPr>
              <w:widowControl/>
              <w:jc w:val="center"/>
              <w:rPr>
                <w:rFonts w:ascii="Times New Roman" w:hAnsi="Times New Roman" w:cs="Times New Roman"/>
                <w:kern w:val="0"/>
                <w:sz w:val="22"/>
              </w:rPr>
            </w:pPr>
            <w:r w:rsidRPr="0023063A">
              <w:rPr>
                <w:rFonts w:ascii="Times New Roman" w:hAnsi="Times New Roman" w:cs="Times New Roman"/>
                <w:kern w:val="0"/>
                <w:sz w:val="22"/>
              </w:rPr>
              <w:t>封装形式</w:t>
            </w:r>
          </w:p>
        </w:tc>
        <w:tc>
          <w:tcPr>
            <w:tcW w:w="1985" w:type="dxa"/>
          </w:tcPr>
          <w:p w14:paraId="10E865E8" w14:textId="77777777" w:rsidR="008A3977" w:rsidRPr="0023063A" w:rsidRDefault="008A3977">
            <w:pPr>
              <w:widowControl/>
              <w:jc w:val="center"/>
              <w:rPr>
                <w:rFonts w:ascii="Times New Roman" w:hAnsi="Times New Roman" w:cs="Times New Roman"/>
                <w:kern w:val="0"/>
                <w:sz w:val="22"/>
              </w:rPr>
            </w:pPr>
            <w:r w:rsidRPr="0023063A">
              <w:rPr>
                <w:rFonts w:ascii="Times New Roman" w:hAnsi="Times New Roman" w:cs="Times New Roman"/>
                <w:kern w:val="0"/>
                <w:sz w:val="22"/>
              </w:rPr>
              <w:t>生产厂家</w:t>
            </w:r>
          </w:p>
        </w:tc>
        <w:tc>
          <w:tcPr>
            <w:tcW w:w="1842" w:type="dxa"/>
          </w:tcPr>
          <w:p w14:paraId="71943874" w14:textId="0568565C" w:rsidR="008A3977" w:rsidRPr="0023063A" w:rsidRDefault="008A3977">
            <w:pPr>
              <w:widowControl/>
              <w:jc w:val="center"/>
              <w:rPr>
                <w:rFonts w:ascii="Times New Roman" w:hAnsi="Times New Roman" w:cs="Times New Roman"/>
                <w:kern w:val="0"/>
                <w:sz w:val="22"/>
              </w:rPr>
            </w:pPr>
            <w:r w:rsidRPr="0023063A">
              <w:rPr>
                <w:rFonts w:ascii="Times New Roman" w:hAnsi="Times New Roman" w:cs="Times New Roman" w:hint="eastAsia"/>
                <w:kern w:val="0"/>
                <w:sz w:val="22"/>
              </w:rPr>
              <w:t>国产替代</w:t>
            </w:r>
          </w:p>
        </w:tc>
      </w:tr>
      <w:tr w:rsidR="0023063A" w:rsidRPr="0023063A" w14:paraId="2ACBF9E6" w14:textId="5E469FE4" w:rsidTr="009D05DF">
        <w:tc>
          <w:tcPr>
            <w:tcW w:w="788" w:type="dxa"/>
          </w:tcPr>
          <w:p w14:paraId="39A4BCF6"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1</w:t>
            </w:r>
          </w:p>
        </w:tc>
        <w:tc>
          <w:tcPr>
            <w:tcW w:w="1906" w:type="dxa"/>
          </w:tcPr>
          <w:p w14:paraId="7FF20168"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全双工</w:t>
            </w:r>
            <w:r w:rsidRPr="0023063A">
              <w:rPr>
                <w:rFonts w:ascii="Times New Roman" w:hAnsi="Times New Roman" w:cs="Times New Roman"/>
                <w:kern w:val="0"/>
                <w:sz w:val="22"/>
              </w:rPr>
              <w:t>RS422</w:t>
            </w:r>
          </w:p>
        </w:tc>
        <w:tc>
          <w:tcPr>
            <w:tcW w:w="1672" w:type="dxa"/>
          </w:tcPr>
          <w:p w14:paraId="022CDD09" w14:textId="4C9464E3"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hint="eastAsia"/>
                <w:kern w:val="0"/>
                <w:sz w:val="22"/>
              </w:rPr>
              <w:t>LM2682C</w:t>
            </w:r>
          </w:p>
        </w:tc>
        <w:tc>
          <w:tcPr>
            <w:tcW w:w="1588" w:type="dxa"/>
          </w:tcPr>
          <w:p w14:paraId="0E284544" w14:textId="1B76C7F0" w:rsidR="008A3977" w:rsidRPr="0023063A" w:rsidRDefault="008A3977">
            <w:pPr>
              <w:jc w:val="center"/>
              <w:rPr>
                <w:rFonts w:ascii="Times New Roman" w:hAnsi="Times New Roman" w:cs="Times New Roman"/>
                <w:kern w:val="0"/>
                <w:sz w:val="22"/>
              </w:rPr>
            </w:pPr>
            <w:r w:rsidRPr="0023063A">
              <w:t>CSOP16</w:t>
            </w:r>
          </w:p>
        </w:tc>
        <w:tc>
          <w:tcPr>
            <w:tcW w:w="1985" w:type="dxa"/>
          </w:tcPr>
          <w:p w14:paraId="39F5EE83" w14:textId="1E57EA21"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hint="eastAsia"/>
                <w:kern w:val="0"/>
                <w:sz w:val="22"/>
              </w:rPr>
              <w:t>771</w:t>
            </w:r>
            <w:r w:rsidRPr="0023063A">
              <w:rPr>
                <w:rFonts w:ascii="Times New Roman" w:hAnsi="Times New Roman" w:cs="Times New Roman" w:hint="eastAsia"/>
                <w:kern w:val="0"/>
                <w:sz w:val="22"/>
              </w:rPr>
              <w:t>所</w:t>
            </w:r>
          </w:p>
        </w:tc>
        <w:tc>
          <w:tcPr>
            <w:tcW w:w="1842" w:type="dxa"/>
          </w:tcPr>
          <w:p w14:paraId="5670E171" w14:textId="77777777" w:rsidR="008A3977" w:rsidRPr="0023063A" w:rsidRDefault="008A3977">
            <w:pPr>
              <w:jc w:val="center"/>
              <w:rPr>
                <w:rFonts w:ascii="Times New Roman" w:hAnsi="Times New Roman" w:cs="Times New Roman"/>
                <w:kern w:val="0"/>
                <w:sz w:val="22"/>
              </w:rPr>
            </w:pPr>
          </w:p>
        </w:tc>
      </w:tr>
      <w:tr w:rsidR="0023063A" w:rsidRPr="0023063A" w14:paraId="6D14D7BC" w14:textId="4385904E" w:rsidTr="009D05DF">
        <w:tc>
          <w:tcPr>
            <w:tcW w:w="788" w:type="dxa"/>
          </w:tcPr>
          <w:p w14:paraId="6E3EAC04"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2</w:t>
            </w:r>
          </w:p>
        </w:tc>
        <w:tc>
          <w:tcPr>
            <w:tcW w:w="1906" w:type="dxa"/>
          </w:tcPr>
          <w:p w14:paraId="755A0FE2"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MCU</w:t>
            </w:r>
          </w:p>
        </w:tc>
        <w:tc>
          <w:tcPr>
            <w:tcW w:w="1672" w:type="dxa"/>
          </w:tcPr>
          <w:p w14:paraId="1B2049D0" w14:textId="2D4516BD"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hint="eastAsia"/>
                <w:kern w:val="0"/>
                <w:sz w:val="22"/>
              </w:rPr>
              <w:t>STM32H743</w:t>
            </w:r>
          </w:p>
        </w:tc>
        <w:tc>
          <w:tcPr>
            <w:tcW w:w="1588" w:type="dxa"/>
          </w:tcPr>
          <w:p w14:paraId="40BC7C04"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LQFP-100</w:t>
            </w:r>
          </w:p>
        </w:tc>
        <w:tc>
          <w:tcPr>
            <w:tcW w:w="1985" w:type="dxa"/>
          </w:tcPr>
          <w:p w14:paraId="19EE7BEC"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HDSC(</w:t>
            </w:r>
            <w:r w:rsidRPr="0023063A">
              <w:rPr>
                <w:rFonts w:ascii="Times New Roman" w:hAnsi="Times New Roman" w:cs="Times New Roman"/>
                <w:kern w:val="0"/>
                <w:sz w:val="22"/>
              </w:rPr>
              <w:t>华大</w:t>
            </w:r>
            <w:r w:rsidRPr="0023063A">
              <w:rPr>
                <w:rFonts w:ascii="Times New Roman" w:hAnsi="Times New Roman" w:cs="Times New Roman"/>
                <w:kern w:val="0"/>
                <w:sz w:val="22"/>
              </w:rPr>
              <w:t>)</w:t>
            </w:r>
          </w:p>
        </w:tc>
        <w:tc>
          <w:tcPr>
            <w:tcW w:w="1842" w:type="dxa"/>
          </w:tcPr>
          <w:p w14:paraId="75FDDB85" w14:textId="162A6244" w:rsidR="008A3977" w:rsidRPr="0023063A" w:rsidRDefault="008A3977">
            <w:pPr>
              <w:jc w:val="center"/>
              <w:rPr>
                <w:rFonts w:ascii="Times New Roman" w:hAnsi="Times New Roman" w:cs="Times New Roman"/>
                <w:kern w:val="0"/>
                <w:sz w:val="22"/>
              </w:rPr>
            </w:pPr>
            <w:proofErr w:type="gramStart"/>
            <w:r w:rsidRPr="0023063A">
              <w:rPr>
                <w:rFonts w:ascii="Times New Roman" w:hAnsi="Times New Roman" w:cs="Times New Roman" w:hint="eastAsia"/>
                <w:kern w:val="0"/>
                <w:sz w:val="22"/>
              </w:rPr>
              <w:t>兆易创新</w:t>
            </w:r>
            <w:proofErr w:type="gramEnd"/>
            <w:r w:rsidR="00963FE1" w:rsidRPr="0023063A">
              <w:rPr>
                <w:rFonts w:ascii="Times New Roman" w:hAnsi="Times New Roman" w:cs="Times New Roman" w:hint="eastAsia"/>
                <w:kern w:val="0"/>
                <w:sz w:val="22"/>
              </w:rPr>
              <w:t>：</w:t>
            </w:r>
            <w:r w:rsidRPr="0023063A">
              <w:rPr>
                <w:rFonts w:ascii="Times New Roman" w:hAnsi="Times New Roman" w:cs="Times New Roman" w:hint="eastAsia"/>
                <w:kern w:val="0"/>
                <w:sz w:val="22"/>
              </w:rPr>
              <w:t>GD32F427VGT6</w:t>
            </w:r>
          </w:p>
        </w:tc>
      </w:tr>
      <w:tr w:rsidR="0023063A" w:rsidRPr="0023063A" w14:paraId="062EB5B2" w14:textId="26DB7FB2" w:rsidTr="009D05DF">
        <w:tc>
          <w:tcPr>
            <w:tcW w:w="788" w:type="dxa"/>
          </w:tcPr>
          <w:p w14:paraId="53A540AE"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3</w:t>
            </w:r>
          </w:p>
        </w:tc>
        <w:tc>
          <w:tcPr>
            <w:tcW w:w="1906" w:type="dxa"/>
          </w:tcPr>
          <w:p w14:paraId="05AF36F2" w14:textId="77777777" w:rsidR="008A3977" w:rsidRPr="0023063A" w:rsidRDefault="008A3977">
            <w:pPr>
              <w:widowControl/>
              <w:jc w:val="center"/>
              <w:rPr>
                <w:rFonts w:ascii="Times New Roman" w:hAnsi="Times New Roman" w:cs="Times New Roman"/>
                <w:kern w:val="0"/>
                <w:sz w:val="22"/>
              </w:rPr>
            </w:pPr>
            <w:r w:rsidRPr="0023063A">
              <w:rPr>
                <w:rFonts w:ascii="Times New Roman" w:hAnsi="Times New Roman" w:cs="Times New Roman"/>
                <w:kern w:val="0"/>
                <w:sz w:val="22"/>
              </w:rPr>
              <w:t>线性稳压器</w:t>
            </w:r>
            <w:r w:rsidRPr="0023063A">
              <w:rPr>
                <w:rFonts w:ascii="Times New Roman" w:hAnsi="Times New Roman" w:cs="Times New Roman"/>
                <w:kern w:val="0"/>
                <w:sz w:val="22"/>
              </w:rPr>
              <w:t>LDO</w:t>
            </w:r>
          </w:p>
          <w:p w14:paraId="2DDB8C53" w14:textId="77777777" w:rsidR="008A3977" w:rsidRPr="0023063A" w:rsidRDefault="008A3977">
            <w:pPr>
              <w:jc w:val="center"/>
              <w:rPr>
                <w:rFonts w:ascii="Times New Roman" w:hAnsi="Times New Roman" w:cs="Times New Roman"/>
                <w:kern w:val="0"/>
                <w:sz w:val="22"/>
              </w:rPr>
            </w:pPr>
          </w:p>
        </w:tc>
        <w:tc>
          <w:tcPr>
            <w:tcW w:w="1672" w:type="dxa"/>
          </w:tcPr>
          <w:p w14:paraId="5AA31EA6"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AMS1117-3.3</w:t>
            </w:r>
          </w:p>
        </w:tc>
        <w:tc>
          <w:tcPr>
            <w:tcW w:w="1588" w:type="dxa"/>
          </w:tcPr>
          <w:p w14:paraId="3EDB9F9F"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SOT-223</w:t>
            </w:r>
          </w:p>
        </w:tc>
        <w:tc>
          <w:tcPr>
            <w:tcW w:w="1985" w:type="dxa"/>
          </w:tcPr>
          <w:p w14:paraId="0A875E06" w14:textId="1B7FEBBE" w:rsidR="008A3977" w:rsidRPr="0023063A" w:rsidRDefault="009A66E5">
            <w:pPr>
              <w:jc w:val="center"/>
              <w:rPr>
                <w:rFonts w:ascii="Times New Roman" w:hAnsi="Times New Roman" w:cs="Times New Roman"/>
                <w:kern w:val="0"/>
                <w:sz w:val="22"/>
              </w:rPr>
            </w:pPr>
            <w:proofErr w:type="gramStart"/>
            <w:r w:rsidRPr="0023063A">
              <w:rPr>
                <w:rFonts w:ascii="Times New Roman" w:hAnsi="Times New Roman" w:cs="Times New Roman" w:hint="eastAsia"/>
                <w:kern w:val="0"/>
                <w:sz w:val="22"/>
              </w:rPr>
              <w:t>台舟电子</w:t>
            </w:r>
            <w:proofErr w:type="gramEnd"/>
          </w:p>
        </w:tc>
        <w:tc>
          <w:tcPr>
            <w:tcW w:w="1842" w:type="dxa"/>
          </w:tcPr>
          <w:p w14:paraId="4DBE853D" w14:textId="77777777" w:rsidR="008A3977" w:rsidRPr="0023063A" w:rsidRDefault="008A3977">
            <w:pPr>
              <w:jc w:val="center"/>
              <w:rPr>
                <w:rFonts w:ascii="Times New Roman" w:hAnsi="Times New Roman" w:cs="Times New Roman"/>
                <w:kern w:val="0"/>
                <w:sz w:val="22"/>
              </w:rPr>
            </w:pPr>
          </w:p>
        </w:tc>
      </w:tr>
      <w:tr w:rsidR="0023063A" w:rsidRPr="0023063A" w14:paraId="05C5E76B" w14:textId="210A4A22" w:rsidTr="009D05DF">
        <w:tc>
          <w:tcPr>
            <w:tcW w:w="788" w:type="dxa"/>
          </w:tcPr>
          <w:p w14:paraId="48FD12E7"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4</w:t>
            </w:r>
          </w:p>
        </w:tc>
        <w:tc>
          <w:tcPr>
            <w:tcW w:w="1906" w:type="dxa"/>
          </w:tcPr>
          <w:p w14:paraId="1BA48EEA" w14:textId="587AC116" w:rsidR="008A3977" w:rsidRPr="0023063A" w:rsidRDefault="007514D1">
            <w:pPr>
              <w:jc w:val="center"/>
              <w:rPr>
                <w:rFonts w:ascii="Times New Roman" w:hAnsi="Times New Roman" w:cs="Times New Roman"/>
                <w:kern w:val="0"/>
                <w:sz w:val="22"/>
              </w:rPr>
            </w:pPr>
            <w:r w:rsidRPr="0023063A">
              <w:rPr>
                <w:rFonts w:ascii="Times New Roman" w:hAnsi="Times New Roman" w:cs="Times New Roman" w:hint="eastAsia"/>
                <w:kern w:val="0"/>
                <w:sz w:val="22"/>
              </w:rPr>
              <w:t>晶振</w:t>
            </w:r>
          </w:p>
        </w:tc>
        <w:tc>
          <w:tcPr>
            <w:tcW w:w="1672" w:type="dxa"/>
          </w:tcPr>
          <w:p w14:paraId="130B7AC8" w14:textId="63E58E6F" w:rsidR="008A3977" w:rsidRPr="0023063A" w:rsidRDefault="007514D1">
            <w:pPr>
              <w:jc w:val="center"/>
              <w:rPr>
                <w:rFonts w:ascii="Times New Roman" w:hAnsi="Times New Roman" w:cs="Times New Roman"/>
                <w:kern w:val="0"/>
                <w:sz w:val="22"/>
              </w:rPr>
            </w:pPr>
            <w:r w:rsidRPr="0023063A">
              <w:rPr>
                <w:rFonts w:ascii="Times New Roman" w:hAnsi="Times New Roman" w:cs="Times New Roman"/>
                <w:kern w:val="0"/>
                <w:sz w:val="22"/>
              </w:rPr>
              <w:t>X322525MOB4SI</w:t>
            </w:r>
          </w:p>
        </w:tc>
        <w:tc>
          <w:tcPr>
            <w:tcW w:w="1588" w:type="dxa"/>
          </w:tcPr>
          <w:p w14:paraId="3A7200FB" w14:textId="43E0A1D7" w:rsidR="008A3977" w:rsidRPr="0023063A" w:rsidRDefault="007514D1">
            <w:pPr>
              <w:jc w:val="center"/>
              <w:rPr>
                <w:rFonts w:ascii="Times New Roman" w:hAnsi="Times New Roman" w:cs="Times New Roman"/>
                <w:kern w:val="0"/>
                <w:sz w:val="22"/>
              </w:rPr>
            </w:pPr>
            <w:r w:rsidRPr="0023063A">
              <w:rPr>
                <w:rFonts w:ascii="Times New Roman" w:hAnsi="Times New Roman" w:cs="Times New Roman"/>
                <w:kern w:val="0"/>
                <w:sz w:val="22"/>
              </w:rPr>
              <w:t>SMD3225-4P</w:t>
            </w:r>
          </w:p>
        </w:tc>
        <w:tc>
          <w:tcPr>
            <w:tcW w:w="1985" w:type="dxa"/>
          </w:tcPr>
          <w:p w14:paraId="429C6B1C" w14:textId="006942BC" w:rsidR="008A3977" w:rsidRPr="0023063A" w:rsidRDefault="007514D1">
            <w:pPr>
              <w:jc w:val="center"/>
              <w:rPr>
                <w:rFonts w:ascii="Times New Roman" w:hAnsi="Times New Roman" w:cs="Times New Roman"/>
                <w:kern w:val="0"/>
                <w:sz w:val="22"/>
              </w:rPr>
            </w:pPr>
            <w:r w:rsidRPr="0023063A">
              <w:rPr>
                <w:rFonts w:ascii="Times New Roman" w:hAnsi="Times New Roman" w:cs="Times New Roman" w:hint="eastAsia"/>
                <w:kern w:val="0"/>
                <w:sz w:val="22"/>
              </w:rPr>
              <w:t>YXC(</w:t>
            </w:r>
            <w:proofErr w:type="gramStart"/>
            <w:r w:rsidRPr="0023063A">
              <w:rPr>
                <w:rFonts w:ascii="Times New Roman" w:hAnsi="Times New Roman" w:cs="Times New Roman" w:hint="eastAsia"/>
                <w:kern w:val="0"/>
                <w:sz w:val="22"/>
              </w:rPr>
              <w:t>扬兴晶</w:t>
            </w:r>
            <w:proofErr w:type="gramEnd"/>
            <w:r w:rsidRPr="0023063A">
              <w:rPr>
                <w:rFonts w:ascii="Times New Roman" w:hAnsi="Times New Roman" w:cs="Times New Roman" w:hint="eastAsia"/>
                <w:kern w:val="0"/>
                <w:sz w:val="22"/>
              </w:rPr>
              <w:t>振</w:t>
            </w:r>
            <w:r w:rsidRPr="0023063A">
              <w:rPr>
                <w:rFonts w:ascii="Times New Roman" w:hAnsi="Times New Roman" w:cs="Times New Roman" w:hint="eastAsia"/>
                <w:kern w:val="0"/>
                <w:sz w:val="22"/>
              </w:rPr>
              <w:t>)</w:t>
            </w:r>
          </w:p>
        </w:tc>
        <w:tc>
          <w:tcPr>
            <w:tcW w:w="1842" w:type="dxa"/>
          </w:tcPr>
          <w:p w14:paraId="22CAAD15" w14:textId="252E1DB0" w:rsidR="008A3977" w:rsidRPr="0023063A" w:rsidRDefault="008A3977">
            <w:pPr>
              <w:jc w:val="center"/>
              <w:rPr>
                <w:rFonts w:ascii="Times New Roman" w:hAnsi="Times New Roman" w:cs="Times New Roman"/>
                <w:kern w:val="0"/>
                <w:sz w:val="22"/>
              </w:rPr>
            </w:pPr>
          </w:p>
        </w:tc>
      </w:tr>
      <w:tr w:rsidR="0023063A" w:rsidRPr="0023063A" w14:paraId="5041F56B" w14:textId="545EB0FB" w:rsidTr="009D05DF">
        <w:tc>
          <w:tcPr>
            <w:tcW w:w="788" w:type="dxa"/>
          </w:tcPr>
          <w:p w14:paraId="144BA9F9"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5</w:t>
            </w:r>
          </w:p>
        </w:tc>
        <w:tc>
          <w:tcPr>
            <w:tcW w:w="1906" w:type="dxa"/>
          </w:tcPr>
          <w:p w14:paraId="4BCF20ED" w14:textId="605DD6AD"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hint="eastAsia"/>
                <w:kern w:val="0"/>
                <w:sz w:val="22"/>
              </w:rPr>
              <w:t>DCDC</w:t>
            </w:r>
          </w:p>
        </w:tc>
        <w:tc>
          <w:tcPr>
            <w:tcW w:w="1672" w:type="dxa"/>
          </w:tcPr>
          <w:p w14:paraId="642EFF6F" w14:textId="331659FD"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kern w:val="0"/>
                <w:sz w:val="22"/>
              </w:rPr>
              <w:t>TPS5430DDARG4</w:t>
            </w:r>
          </w:p>
        </w:tc>
        <w:tc>
          <w:tcPr>
            <w:tcW w:w="1588" w:type="dxa"/>
          </w:tcPr>
          <w:p w14:paraId="7A0A2F45" w14:textId="3227C53A"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kern w:val="0"/>
                <w:sz w:val="22"/>
              </w:rPr>
              <w:t>SO-8-PowerPad</w:t>
            </w:r>
          </w:p>
        </w:tc>
        <w:tc>
          <w:tcPr>
            <w:tcW w:w="1985" w:type="dxa"/>
          </w:tcPr>
          <w:p w14:paraId="73C4641F" w14:textId="29EA609C"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hint="eastAsia"/>
                <w:kern w:val="0"/>
                <w:sz w:val="22"/>
              </w:rPr>
              <w:t>TI(</w:t>
            </w:r>
            <w:r w:rsidRPr="0023063A">
              <w:rPr>
                <w:rFonts w:ascii="Times New Roman" w:hAnsi="Times New Roman" w:cs="Times New Roman" w:hint="eastAsia"/>
                <w:kern w:val="0"/>
                <w:sz w:val="22"/>
              </w:rPr>
              <w:t>德州仪器</w:t>
            </w:r>
            <w:r w:rsidRPr="0023063A">
              <w:rPr>
                <w:rFonts w:ascii="Times New Roman" w:hAnsi="Times New Roman" w:cs="Times New Roman" w:hint="eastAsia"/>
                <w:kern w:val="0"/>
                <w:sz w:val="22"/>
              </w:rPr>
              <w:t>)</w:t>
            </w:r>
          </w:p>
        </w:tc>
        <w:tc>
          <w:tcPr>
            <w:tcW w:w="1842" w:type="dxa"/>
          </w:tcPr>
          <w:p w14:paraId="4FB8696B" w14:textId="4C1AF347" w:rsidR="008A3977" w:rsidRPr="0023063A" w:rsidRDefault="009444F2" w:rsidP="009444F2">
            <w:pPr>
              <w:rPr>
                <w:rFonts w:ascii="Times New Roman" w:hAnsi="Times New Roman" w:cs="Times New Roman"/>
                <w:kern w:val="0"/>
                <w:sz w:val="22"/>
              </w:rPr>
            </w:pPr>
            <w:r w:rsidRPr="0023063A">
              <w:rPr>
                <w:rFonts w:ascii="Times New Roman" w:hAnsi="Times New Roman" w:cs="Times New Roman" w:hint="eastAsia"/>
                <w:kern w:val="0"/>
                <w:sz w:val="22"/>
              </w:rPr>
              <w:t>芯洲：</w:t>
            </w:r>
            <w:r w:rsidRPr="0023063A">
              <w:rPr>
                <w:rFonts w:ascii="Times New Roman" w:hAnsi="Times New Roman" w:cs="Times New Roman"/>
                <w:kern w:val="0"/>
                <w:sz w:val="22"/>
              </w:rPr>
              <w:t>SCT2433</w:t>
            </w:r>
          </w:p>
        </w:tc>
      </w:tr>
      <w:tr w:rsidR="0023063A" w:rsidRPr="0023063A" w14:paraId="5DCDCF6E" w14:textId="70B11EB6" w:rsidTr="009D05DF">
        <w:tc>
          <w:tcPr>
            <w:tcW w:w="788" w:type="dxa"/>
          </w:tcPr>
          <w:p w14:paraId="0D70E2F7" w14:textId="77777777" w:rsidR="008A3977" w:rsidRPr="0023063A" w:rsidRDefault="008A3977">
            <w:pPr>
              <w:jc w:val="center"/>
              <w:rPr>
                <w:rFonts w:ascii="Times New Roman" w:hAnsi="Times New Roman" w:cs="Times New Roman"/>
                <w:kern w:val="0"/>
                <w:sz w:val="22"/>
              </w:rPr>
            </w:pPr>
            <w:r w:rsidRPr="0023063A">
              <w:rPr>
                <w:rFonts w:ascii="Times New Roman" w:hAnsi="Times New Roman" w:cs="Times New Roman"/>
                <w:kern w:val="0"/>
                <w:sz w:val="22"/>
              </w:rPr>
              <w:t>6</w:t>
            </w:r>
          </w:p>
        </w:tc>
        <w:tc>
          <w:tcPr>
            <w:tcW w:w="1906" w:type="dxa"/>
          </w:tcPr>
          <w:p w14:paraId="3EBFD015" w14:textId="3048D9C4"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hint="eastAsia"/>
                <w:kern w:val="0"/>
                <w:sz w:val="22"/>
              </w:rPr>
              <w:t>CAN</w:t>
            </w:r>
            <w:r w:rsidRPr="0023063A">
              <w:rPr>
                <w:rFonts w:ascii="Times New Roman" w:hAnsi="Times New Roman" w:cs="Times New Roman" w:hint="eastAsia"/>
                <w:kern w:val="0"/>
                <w:sz w:val="22"/>
              </w:rPr>
              <w:t>收发器</w:t>
            </w:r>
          </w:p>
        </w:tc>
        <w:tc>
          <w:tcPr>
            <w:tcW w:w="1672" w:type="dxa"/>
          </w:tcPr>
          <w:p w14:paraId="5F9E91DD" w14:textId="20B61E7F"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kern w:val="0"/>
                <w:sz w:val="22"/>
              </w:rPr>
              <w:t>SIT65HVD230DR</w:t>
            </w:r>
          </w:p>
        </w:tc>
        <w:tc>
          <w:tcPr>
            <w:tcW w:w="1588" w:type="dxa"/>
          </w:tcPr>
          <w:p w14:paraId="614EBC20" w14:textId="4738CA53"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kern w:val="0"/>
                <w:sz w:val="22"/>
              </w:rPr>
              <w:t>SOP-8</w:t>
            </w:r>
          </w:p>
        </w:tc>
        <w:tc>
          <w:tcPr>
            <w:tcW w:w="1985" w:type="dxa"/>
          </w:tcPr>
          <w:p w14:paraId="24940699" w14:textId="4BB5D267" w:rsidR="008A3977" w:rsidRPr="0023063A" w:rsidRDefault="009444F2">
            <w:pPr>
              <w:jc w:val="center"/>
              <w:rPr>
                <w:rFonts w:ascii="Times New Roman" w:hAnsi="Times New Roman" w:cs="Times New Roman"/>
                <w:kern w:val="0"/>
                <w:sz w:val="22"/>
              </w:rPr>
            </w:pPr>
            <w:r w:rsidRPr="0023063A">
              <w:rPr>
                <w:rFonts w:ascii="Times New Roman" w:hAnsi="Times New Roman" w:cs="Times New Roman" w:hint="eastAsia"/>
                <w:kern w:val="0"/>
                <w:sz w:val="22"/>
              </w:rPr>
              <w:t>SIT(</w:t>
            </w:r>
            <w:proofErr w:type="gramStart"/>
            <w:r w:rsidRPr="0023063A">
              <w:rPr>
                <w:rFonts w:ascii="Times New Roman" w:hAnsi="Times New Roman" w:cs="Times New Roman" w:hint="eastAsia"/>
                <w:kern w:val="0"/>
                <w:sz w:val="22"/>
              </w:rPr>
              <w:t>芯力特</w:t>
            </w:r>
            <w:proofErr w:type="gramEnd"/>
            <w:r w:rsidRPr="0023063A">
              <w:rPr>
                <w:rFonts w:ascii="Times New Roman" w:hAnsi="Times New Roman" w:cs="Times New Roman" w:hint="eastAsia"/>
                <w:kern w:val="0"/>
                <w:sz w:val="22"/>
              </w:rPr>
              <w:t>)</w:t>
            </w:r>
          </w:p>
        </w:tc>
        <w:tc>
          <w:tcPr>
            <w:tcW w:w="1842" w:type="dxa"/>
          </w:tcPr>
          <w:p w14:paraId="55F41B16" w14:textId="77777777" w:rsidR="008A3977" w:rsidRPr="0023063A" w:rsidRDefault="008A3977">
            <w:pPr>
              <w:jc w:val="center"/>
              <w:rPr>
                <w:rFonts w:ascii="Times New Roman" w:hAnsi="Times New Roman" w:cs="Times New Roman"/>
                <w:kern w:val="0"/>
                <w:sz w:val="22"/>
              </w:rPr>
            </w:pPr>
          </w:p>
        </w:tc>
      </w:tr>
      <w:tr w:rsidR="0023063A" w:rsidRPr="0023063A" w14:paraId="7B5B318E" w14:textId="10BFF549" w:rsidTr="009D05DF">
        <w:tc>
          <w:tcPr>
            <w:tcW w:w="788" w:type="dxa"/>
          </w:tcPr>
          <w:p w14:paraId="3B9BA37A" w14:textId="77777777"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7</w:t>
            </w:r>
          </w:p>
        </w:tc>
        <w:tc>
          <w:tcPr>
            <w:tcW w:w="1906" w:type="dxa"/>
          </w:tcPr>
          <w:p w14:paraId="5CDB441A" w14:textId="2C506BD3"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LVDS</w:t>
            </w:r>
            <w:r w:rsidRPr="0023063A">
              <w:rPr>
                <w:rFonts w:ascii="Times New Roman" w:hAnsi="Times New Roman" w:cs="Times New Roman" w:hint="eastAsia"/>
                <w:kern w:val="0"/>
                <w:sz w:val="22"/>
              </w:rPr>
              <w:t>隔离器</w:t>
            </w:r>
          </w:p>
        </w:tc>
        <w:tc>
          <w:tcPr>
            <w:tcW w:w="1672" w:type="dxa"/>
          </w:tcPr>
          <w:p w14:paraId="62D08FE8" w14:textId="2C7C65F5"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CS4651</w:t>
            </w:r>
          </w:p>
        </w:tc>
        <w:tc>
          <w:tcPr>
            <w:tcW w:w="1588" w:type="dxa"/>
          </w:tcPr>
          <w:p w14:paraId="762D97C9" w14:textId="73B298AD"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CS4651</w:t>
            </w:r>
          </w:p>
        </w:tc>
        <w:tc>
          <w:tcPr>
            <w:tcW w:w="1985" w:type="dxa"/>
          </w:tcPr>
          <w:p w14:paraId="4E24F86C" w14:textId="1ECD2FDC"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58</w:t>
            </w:r>
            <w:r w:rsidRPr="0023063A">
              <w:rPr>
                <w:rFonts w:ascii="Times New Roman" w:hAnsi="Times New Roman" w:cs="Times New Roman" w:hint="eastAsia"/>
                <w:kern w:val="0"/>
                <w:sz w:val="22"/>
              </w:rPr>
              <w:t>所</w:t>
            </w:r>
          </w:p>
        </w:tc>
        <w:tc>
          <w:tcPr>
            <w:tcW w:w="1842" w:type="dxa"/>
          </w:tcPr>
          <w:p w14:paraId="2F31A047" w14:textId="77777777" w:rsidR="009444F2" w:rsidRPr="0023063A" w:rsidRDefault="009444F2" w:rsidP="009444F2">
            <w:pPr>
              <w:jc w:val="center"/>
              <w:rPr>
                <w:rFonts w:ascii="Times New Roman" w:hAnsi="Times New Roman" w:cs="Times New Roman"/>
                <w:kern w:val="0"/>
                <w:sz w:val="22"/>
              </w:rPr>
            </w:pPr>
          </w:p>
        </w:tc>
      </w:tr>
      <w:tr w:rsidR="0023063A" w:rsidRPr="0023063A" w14:paraId="6BE093C4" w14:textId="1DDE8475" w:rsidTr="009D05DF">
        <w:tc>
          <w:tcPr>
            <w:tcW w:w="788" w:type="dxa"/>
          </w:tcPr>
          <w:p w14:paraId="74890B1F" w14:textId="77777777"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8</w:t>
            </w:r>
          </w:p>
        </w:tc>
        <w:tc>
          <w:tcPr>
            <w:tcW w:w="1906" w:type="dxa"/>
          </w:tcPr>
          <w:p w14:paraId="487C8BE3" w14:textId="0AC47FA4" w:rsidR="009444F2" w:rsidRPr="0023063A" w:rsidRDefault="004C0E7E"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高速比较器</w:t>
            </w:r>
          </w:p>
        </w:tc>
        <w:tc>
          <w:tcPr>
            <w:tcW w:w="1672" w:type="dxa"/>
          </w:tcPr>
          <w:p w14:paraId="6D0F6565" w14:textId="39965918" w:rsidR="009444F2" w:rsidRPr="0023063A" w:rsidRDefault="004C0E7E" w:rsidP="009444F2">
            <w:pPr>
              <w:jc w:val="center"/>
              <w:rPr>
                <w:rFonts w:ascii="Times New Roman" w:hAnsi="Times New Roman" w:cs="Times New Roman"/>
                <w:kern w:val="0"/>
                <w:sz w:val="22"/>
              </w:rPr>
            </w:pPr>
            <w:r w:rsidRPr="0023063A">
              <w:rPr>
                <w:rFonts w:ascii="Times New Roman" w:hAnsi="Times New Roman" w:cs="Times New Roman"/>
                <w:kern w:val="0"/>
                <w:sz w:val="22"/>
              </w:rPr>
              <w:t>TLV3604DCKT</w:t>
            </w:r>
          </w:p>
        </w:tc>
        <w:tc>
          <w:tcPr>
            <w:tcW w:w="1588" w:type="dxa"/>
          </w:tcPr>
          <w:p w14:paraId="02B1BD0B" w14:textId="79D6FA38" w:rsidR="009444F2" w:rsidRPr="0023063A" w:rsidRDefault="004C0E7E" w:rsidP="009444F2">
            <w:pPr>
              <w:jc w:val="center"/>
              <w:rPr>
                <w:rFonts w:ascii="Times New Roman" w:hAnsi="Times New Roman" w:cs="Times New Roman"/>
                <w:kern w:val="0"/>
                <w:sz w:val="22"/>
              </w:rPr>
            </w:pPr>
            <w:r w:rsidRPr="0023063A">
              <w:rPr>
                <w:rFonts w:ascii="Times New Roman" w:hAnsi="Times New Roman" w:cs="Times New Roman"/>
                <w:kern w:val="0"/>
                <w:sz w:val="22"/>
              </w:rPr>
              <w:t>SC-70-6</w:t>
            </w:r>
          </w:p>
        </w:tc>
        <w:tc>
          <w:tcPr>
            <w:tcW w:w="1985" w:type="dxa"/>
          </w:tcPr>
          <w:p w14:paraId="77AE1174" w14:textId="6ACF6712" w:rsidR="009444F2" w:rsidRPr="0023063A" w:rsidRDefault="004C0E7E"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TI(</w:t>
            </w:r>
            <w:r w:rsidRPr="0023063A">
              <w:rPr>
                <w:rFonts w:ascii="Times New Roman" w:hAnsi="Times New Roman" w:cs="Times New Roman" w:hint="eastAsia"/>
                <w:kern w:val="0"/>
                <w:sz w:val="22"/>
              </w:rPr>
              <w:t>德州仪器</w:t>
            </w:r>
            <w:r w:rsidRPr="0023063A">
              <w:rPr>
                <w:rFonts w:ascii="Times New Roman" w:hAnsi="Times New Roman" w:cs="Times New Roman" w:hint="eastAsia"/>
                <w:kern w:val="0"/>
                <w:sz w:val="22"/>
              </w:rPr>
              <w:t>)</w:t>
            </w:r>
          </w:p>
        </w:tc>
        <w:tc>
          <w:tcPr>
            <w:tcW w:w="1842" w:type="dxa"/>
          </w:tcPr>
          <w:p w14:paraId="7C8C4CF9" w14:textId="0EE62D32" w:rsidR="009444F2" w:rsidRPr="0023063A" w:rsidRDefault="004C0E7E" w:rsidP="009444F2">
            <w:pPr>
              <w:jc w:val="center"/>
              <w:rPr>
                <w:rFonts w:ascii="Times New Roman" w:hAnsi="Times New Roman" w:cs="Times New Roman"/>
                <w:kern w:val="0"/>
                <w:sz w:val="22"/>
              </w:rPr>
            </w:pPr>
            <w:proofErr w:type="gramStart"/>
            <w:r w:rsidRPr="0023063A">
              <w:rPr>
                <w:rFonts w:ascii="Times New Roman" w:hAnsi="Times New Roman" w:cs="Times New Roman" w:hint="eastAsia"/>
                <w:kern w:val="0"/>
                <w:sz w:val="22"/>
              </w:rPr>
              <w:t>思瑞浦</w:t>
            </w:r>
            <w:proofErr w:type="gramEnd"/>
            <w:r w:rsidRPr="0023063A">
              <w:rPr>
                <w:rFonts w:ascii="Times New Roman" w:hAnsi="Times New Roman" w:cs="Times New Roman" w:hint="eastAsia"/>
                <w:kern w:val="0"/>
                <w:sz w:val="22"/>
              </w:rPr>
              <w:t>：</w:t>
            </w:r>
            <w:r w:rsidRPr="0023063A">
              <w:rPr>
                <w:rFonts w:ascii="Times New Roman" w:hAnsi="Times New Roman" w:cs="Times New Roman"/>
                <w:kern w:val="0"/>
                <w:sz w:val="22"/>
              </w:rPr>
              <w:t>TP1981</w:t>
            </w:r>
          </w:p>
        </w:tc>
      </w:tr>
      <w:tr w:rsidR="0023063A" w:rsidRPr="0023063A" w14:paraId="41622781" w14:textId="2D71EFCF" w:rsidTr="009D05DF">
        <w:tc>
          <w:tcPr>
            <w:tcW w:w="788" w:type="dxa"/>
          </w:tcPr>
          <w:p w14:paraId="2191A417" w14:textId="77777777"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9</w:t>
            </w:r>
          </w:p>
        </w:tc>
        <w:tc>
          <w:tcPr>
            <w:tcW w:w="1906" w:type="dxa"/>
          </w:tcPr>
          <w:p w14:paraId="6B50D0C2" w14:textId="34602BB1" w:rsidR="009444F2" w:rsidRPr="0023063A" w:rsidRDefault="004C0E7E"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隔离型</w:t>
            </w:r>
            <w:r w:rsidRPr="0023063A">
              <w:rPr>
                <w:rFonts w:ascii="Times New Roman" w:hAnsi="Times New Roman" w:cs="Times New Roman" w:hint="eastAsia"/>
                <w:kern w:val="0"/>
                <w:sz w:val="22"/>
              </w:rPr>
              <w:t>RS422</w:t>
            </w:r>
          </w:p>
        </w:tc>
        <w:tc>
          <w:tcPr>
            <w:tcW w:w="1672" w:type="dxa"/>
          </w:tcPr>
          <w:p w14:paraId="16658A7B" w14:textId="24CCF278" w:rsidR="009444F2" w:rsidRPr="0023063A" w:rsidRDefault="004C0E7E" w:rsidP="009444F2">
            <w:pPr>
              <w:jc w:val="center"/>
              <w:rPr>
                <w:rFonts w:ascii="Times New Roman" w:hAnsi="Times New Roman" w:cs="Times New Roman"/>
                <w:kern w:val="0"/>
                <w:sz w:val="22"/>
              </w:rPr>
            </w:pPr>
            <w:r w:rsidRPr="0023063A">
              <w:rPr>
                <w:rFonts w:ascii="Times New Roman" w:hAnsi="Times New Roman" w:cs="Times New Roman"/>
                <w:kern w:val="0"/>
                <w:sz w:val="22"/>
              </w:rPr>
              <w:t>LM2682C</w:t>
            </w:r>
          </w:p>
        </w:tc>
        <w:tc>
          <w:tcPr>
            <w:tcW w:w="1588" w:type="dxa"/>
          </w:tcPr>
          <w:p w14:paraId="507E48A8" w14:textId="3F702CA7" w:rsidR="009444F2" w:rsidRPr="0023063A" w:rsidRDefault="004C0E7E" w:rsidP="009444F2">
            <w:pPr>
              <w:jc w:val="center"/>
              <w:rPr>
                <w:rFonts w:ascii="Times New Roman" w:hAnsi="Times New Roman" w:cs="Times New Roman"/>
                <w:kern w:val="0"/>
                <w:sz w:val="22"/>
              </w:rPr>
            </w:pPr>
            <w:r w:rsidRPr="0023063A">
              <w:rPr>
                <w:rFonts w:ascii="Times New Roman" w:hAnsi="Times New Roman" w:cs="Times New Roman"/>
                <w:kern w:val="0"/>
                <w:sz w:val="22"/>
              </w:rPr>
              <w:t>CSOP16-1.27</w:t>
            </w:r>
          </w:p>
        </w:tc>
        <w:tc>
          <w:tcPr>
            <w:tcW w:w="1985" w:type="dxa"/>
          </w:tcPr>
          <w:p w14:paraId="17B622CF" w14:textId="18B74800" w:rsidR="009444F2" w:rsidRPr="0023063A" w:rsidRDefault="004C0E7E"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西安微电子技术研究所</w:t>
            </w:r>
          </w:p>
        </w:tc>
        <w:tc>
          <w:tcPr>
            <w:tcW w:w="1842" w:type="dxa"/>
          </w:tcPr>
          <w:p w14:paraId="07099BB7" w14:textId="77777777" w:rsidR="009444F2" w:rsidRPr="0023063A" w:rsidRDefault="009444F2" w:rsidP="009444F2">
            <w:pPr>
              <w:jc w:val="center"/>
              <w:rPr>
                <w:rFonts w:ascii="Times New Roman" w:hAnsi="Times New Roman" w:cs="Times New Roman"/>
                <w:kern w:val="0"/>
                <w:sz w:val="22"/>
              </w:rPr>
            </w:pPr>
          </w:p>
        </w:tc>
      </w:tr>
      <w:tr w:rsidR="0023063A" w:rsidRPr="0023063A" w14:paraId="79496647" w14:textId="16A761D9" w:rsidTr="009D05DF">
        <w:trPr>
          <w:trHeight w:val="205"/>
        </w:trPr>
        <w:tc>
          <w:tcPr>
            <w:tcW w:w="788" w:type="dxa"/>
          </w:tcPr>
          <w:p w14:paraId="6D926490" w14:textId="77777777"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10</w:t>
            </w:r>
          </w:p>
        </w:tc>
        <w:tc>
          <w:tcPr>
            <w:tcW w:w="1906" w:type="dxa"/>
          </w:tcPr>
          <w:p w14:paraId="2428ED50" w14:textId="71C8F889" w:rsidR="009444F2" w:rsidRPr="0023063A" w:rsidRDefault="00451EE4"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LVDS</w:t>
            </w:r>
            <w:r w:rsidRPr="0023063A">
              <w:rPr>
                <w:rFonts w:ascii="Times New Roman" w:hAnsi="Times New Roman" w:cs="Times New Roman" w:hint="eastAsia"/>
                <w:kern w:val="0"/>
                <w:sz w:val="22"/>
              </w:rPr>
              <w:t>转</w:t>
            </w:r>
            <w:r w:rsidRPr="0023063A">
              <w:rPr>
                <w:rFonts w:ascii="Times New Roman" w:hAnsi="Times New Roman" w:cs="Times New Roman" w:hint="eastAsia"/>
                <w:kern w:val="0"/>
                <w:sz w:val="22"/>
              </w:rPr>
              <w:t>TTL</w:t>
            </w:r>
          </w:p>
        </w:tc>
        <w:tc>
          <w:tcPr>
            <w:tcW w:w="1672" w:type="dxa"/>
          </w:tcPr>
          <w:p w14:paraId="5124D96C" w14:textId="2931D00C" w:rsidR="009444F2" w:rsidRPr="0023063A" w:rsidRDefault="00451EE4" w:rsidP="009444F2">
            <w:pPr>
              <w:jc w:val="center"/>
              <w:rPr>
                <w:rFonts w:ascii="Times New Roman" w:hAnsi="Times New Roman" w:cs="Times New Roman"/>
                <w:kern w:val="0"/>
                <w:sz w:val="22"/>
              </w:rPr>
            </w:pPr>
            <w:r w:rsidRPr="0023063A">
              <w:rPr>
                <w:rFonts w:ascii="Times New Roman" w:hAnsi="Times New Roman" w:cs="Times New Roman"/>
                <w:kern w:val="0"/>
                <w:sz w:val="22"/>
              </w:rPr>
              <w:t>FIN1002M5X</w:t>
            </w:r>
          </w:p>
        </w:tc>
        <w:tc>
          <w:tcPr>
            <w:tcW w:w="1588" w:type="dxa"/>
          </w:tcPr>
          <w:p w14:paraId="0DB5E964" w14:textId="6DCBF712" w:rsidR="009444F2" w:rsidRPr="0023063A" w:rsidRDefault="00451EE4" w:rsidP="009444F2">
            <w:pPr>
              <w:jc w:val="center"/>
              <w:rPr>
                <w:rFonts w:ascii="Times New Roman" w:hAnsi="Times New Roman" w:cs="Times New Roman"/>
                <w:kern w:val="0"/>
                <w:sz w:val="22"/>
              </w:rPr>
            </w:pPr>
            <w:r w:rsidRPr="0023063A">
              <w:rPr>
                <w:rFonts w:ascii="Times New Roman" w:hAnsi="Times New Roman" w:cs="Times New Roman"/>
                <w:kern w:val="0"/>
                <w:sz w:val="22"/>
              </w:rPr>
              <w:t>SOT-23-5​</w:t>
            </w:r>
          </w:p>
        </w:tc>
        <w:tc>
          <w:tcPr>
            <w:tcW w:w="1985" w:type="dxa"/>
          </w:tcPr>
          <w:p w14:paraId="16C75D0C" w14:textId="05E7D3F8" w:rsidR="009444F2" w:rsidRPr="0023063A" w:rsidRDefault="00451EE4" w:rsidP="009444F2">
            <w:pPr>
              <w:jc w:val="center"/>
              <w:rPr>
                <w:rFonts w:ascii="Times New Roman" w:hAnsi="Times New Roman" w:cs="Times New Roman"/>
                <w:kern w:val="0"/>
                <w:sz w:val="22"/>
              </w:rPr>
            </w:pPr>
            <w:proofErr w:type="spellStart"/>
            <w:r w:rsidRPr="0023063A">
              <w:rPr>
                <w:rFonts w:ascii="Times New Roman" w:hAnsi="Times New Roman" w:cs="Times New Roman" w:hint="eastAsia"/>
                <w:kern w:val="0"/>
                <w:sz w:val="22"/>
              </w:rPr>
              <w:t>onsemi</w:t>
            </w:r>
            <w:proofErr w:type="spellEnd"/>
            <w:r w:rsidRPr="0023063A">
              <w:rPr>
                <w:rFonts w:ascii="Times New Roman" w:hAnsi="Times New Roman" w:cs="Times New Roman" w:hint="eastAsia"/>
                <w:kern w:val="0"/>
                <w:sz w:val="22"/>
              </w:rPr>
              <w:t>(</w:t>
            </w:r>
            <w:r w:rsidRPr="0023063A">
              <w:rPr>
                <w:rFonts w:ascii="Times New Roman" w:hAnsi="Times New Roman" w:cs="Times New Roman" w:hint="eastAsia"/>
                <w:kern w:val="0"/>
                <w:sz w:val="22"/>
              </w:rPr>
              <w:t>安森美</w:t>
            </w:r>
            <w:r w:rsidRPr="0023063A">
              <w:rPr>
                <w:rFonts w:ascii="Times New Roman" w:hAnsi="Times New Roman" w:cs="Times New Roman" w:hint="eastAsia"/>
                <w:kern w:val="0"/>
                <w:sz w:val="22"/>
              </w:rPr>
              <w:t>)</w:t>
            </w:r>
          </w:p>
        </w:tc>
        <w:tc>
          <w:tcPr>
            <w:tcW w:w="1842" w:type="dxa"/>
          </w:tcPr>
          <w:p w14:paraId="2E61754F" w14:textId="48172CA0" w:rsidR="009444F2" w:rsidRPr="0023063A" w:rsidRDefault="00451EE4"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芯景：</w:t>
            </w:r>
            <w:r w:rsidRPr="0023063A">
              <w:rPr>
                <w:rFonts w:ascii="Times New Roman" w:hAnsi="Times New Roman" w:cs="Times New Roman"/>
                <w:kern w:val="0"/>
                <w:sz w:val="22"/>
              </w:rPr>
              <w:t>XJ3002</w:t>
            </w:r>
          </w:p>
        </w:tc>
      </w:tr>
      <w:tr w:rsidR="0023063A" w:rsidRPr="0023063A" w14:paraId="445FACFF" w14:textId="6BDE295E" w:rsidTr="009D05DF">
        <w:tc>
          <w:tcPr>
            <w:tcW w:w="788" w:type="dxa"/>
          </w:tcPr>
          <w:p w14:paraId="0FE5B898" w14:textId="77777777"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11</w:t>
            </w:r>
          </w:p>
        </w:tc>
        <w:tc>
          <w:tcPr>
            <w:tcW w:w="1906" w:type="dxa"/>
          </w:tcPr>
          <w:p w14:paraId="7AE74A00" w14:textId="74B3EAFB" w:rsidR="009444F2" w:rsidRPr="0023063A" w:rsidRDefault="00E87315"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DCDC</w:t>
            </w:r>
          </w:p>
        </w:tc>
        <w:tc>
          <w:tcPr>
            <w:tcW w:w="1672" w:type="dxa"/>
          </w:tcPr>
          <w:p w14:paraId="160ED757" w14:textId="7A9E65C6" w:rsidR="009444F2" w:rsidRPr="0023063A" w:rsidRDefault="00E87315" w:rsidP="009444F2">
            <w:pPr>
              <w:jc w:val="center"/>
              <w:rPr>
                <w:rFonts w:ascii="Times New Roman" w:hAnsi="Times New Roman" w:cs="Times New Roman"/>
                <w:kern w:val="0"/>
                <w:sz w:val="22"/>
              </w:rPr>
            </w:pPr>
            <w:r w:rsidRPr="0023063A">
              <w:rPr>
                <w:rFonts w:ascii="Times New Roman" w:hAnsi="Times New Roman" w:cs="Times New Roman"/>
                <w:kern w:val="0"/>
                <w:sz w:val="22"/>
              </w:rPr>
              <w:t>LTC3858EGN-1#PBF</w:t>
            </w:r>
          </w:p>
        </w:tc>
        <w:tc>
          <w:tcPr>
            <w:tcW w:w="1588" w:type="dxa"/>
          </w:tcPr>
          <w:p w14:paraId="5267E977" w14:textId="4A417FE1" w:rsidR="009444F2" w:rsidRPr="0023063A" w:rsidRDefault="00E87315" w:rsidP="009444F2">
            <w:pPr>
              <w:jc w:val="center"/>
              <w:rPr>
                <w:rFonts w:ascii="Times New Roman" w:hAnsi="Times New Roman" w:cs="Times New Roman"/>
                <w:kern w:val="0"/>
                <w:sz w:val="22"/>
              </w:rPr>
            </w:pPr>
            <w:r w:rsidRPr="0023063A">
              <w:rPr>
                <w:rFonts w:ascii="Times New Roman" w:hAnsi="Times New Roman" w:cs="Times New Roman"/>
                <w:kern w:val="0"/>
                <w:sz w:val="22"/>
              </w:rPr>
              <w:t>SSOP-28</w:t>
            </w:r>
          </w:p>
        </w:tc>
        <w:tc>
          <w:tcPr>
            <w:tcW w:w="1985" w:type="dxa"/>
          </w:tcPr>
          <w:p w14:paraId="7774514B" w14:textId="188830A2" w:rsidR="009444F2" w:rsidRPr="0023063A" w:rsidRDefault="00E87315"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ADI(</w:t>
            </w:r>
            <w:r w:rsidRPr="0023063A">
              <w:rPr>
                <w:rFonts w:ascii="Times New Roman" w:hAnsi="Times New Roman" w:cs="Times New Roman" w:hint="eastAsia"/>
                <w:kern w:val="0"/>
                <w:sz w:val="22"/>
              </w:rPr>
              <w:t>亚德诺</w:t>
            </w:r>
            <w:r w:rsidRPr="0023063A">
              <w:rPr>
                <w:rFonts w:ascii="Times New Roman" w:hAnsi="Times New Roman" w:cs="Times New Roman" w:hint="eastAsia"/>
                <w:kern w:val="0"/>
                <w:sz w:val="22"/>
              </w:rPr>
              <w:t>)</w:t>
            </w:r>
          </w:p>
        </w:tc>
        <w:tc>
          <w:tcPr>
            <w:tcW w:w="1842" w:type="dxa"/>
          </w:tcPr>
          <w:p w14:paraId="44E5FAE7" w14:textId="392728C8" w:rsidR="009444F2" w:rsidRPr="0023063A" w:rsidRDefault="00E87315" w:rsidP="009444F2">
            <w:pPr>
              <w:jc w:val="center"/>
              <w:rPr>
                <w:rFonts w:ascii="Times New Roman" w:hAnsi="Times New Roman" w:cs="Times New Roman"/>
                <w:kern w:val="0"/>
                <w:sz w:val="22"/>
              </w:rPr>
            </w:pPr>
            <w:proofErr w:type="gramStart"/>
            <w:r w:rsidRPr="0023063A">
              <w:rPr>
                <w:rFonts w:ascii="Times New Roman" w:hAnsi="Times New Roman" w:cs="Times New Roman" w:hint="eastAsia"/>
                <w:kern w:val="0"/>
                <w:sz w:val="22"/>
              </w:rPr>
              <w:t>诚芯微</w:t>
            </w:r>
            <w:proofErr w:type="gramEnd"/>
            <w:r w:rsidRPr="0023063A">
              <w:rPr>
                <w:rFonts w:ascii="Times New Roman" w:hAnsi="Times New Roman" w:cs="Times New Roman" w:hint="eastAsia"/>
                <w:kern w:val="0"/>
                <w:sz w:val="22"/>
              </w:rPr>
              <w:t>：</w:t>
            </w:r>
            <w:r w:rsidRPr="0023063A">
              <w:rPr>
                <w:rFonts w:ascii="Times New Roman" w:hAnsi="Times New Roman" w:cs="Times New Roman" w:hint="eastAsia"/>
                <w:kern w:val="0"/>
                <w:sz w:val="22"/>
              </w:rPr>
              <w:t>CX8528</w:t>
            </w:r>
          </w:p>
        </w:tc>
      </w:tr>
      <w:tr w:rsidR="0023063A" w:rsidRPr="0023063A" w14:paraId="668EE5A2" w14:textId="45D73E38" w:rsidTr="009D05DF">
        <w:tc>
          <w:tcPr>
            <w:tcW w:w="788" w:type="dxa"/>
          </w:tcPr>
          <w:p w14:paraId="257C8B21" w14:textId="77777777"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12</w:t>
            </w:r>
          </w:p>
        </w:tc>
        <w:tc>
          <w:tcPr>
            <w:tcW w:w="1906" w:type="dxa"/>
          </w:tcPr>
          <w:p w14:paraId="35F23852" w14:textId="15680D1B" w:rsidR="009444F2" w:rsidRPr="0023063A" w:rsidRDefault="00E87315" w:rsidP="009444F2">
            <w:pPr>
              <w:jc w:val="center"/>
              <w:rPr>
                <w:rFonts w:ascii="Times New Roman" w:hAnsi="Times New Roman" w:cs="Times New Roman"/>
                <w:kern w:val="0"/>
                <w:sz w:val="22"/>
              </w:rPr>
            </w:pPr>
            <w:r w:rsidRPr="0023063A">
              <w:rPr>
                <w:rFonts w:ascii="Times New Roman" w:hAnsi="Times New Roman" w:cs="Times New Roman"/>
                <w:kern w:val="0"/>
                <w:sz w:val="22"/>
              </w:rPr>
              <w:t>RTD</w:t>
            </w:r>
            <w:r w:rsidRPr="0023063A">
              <w:rPr>
                <w:rFonts w:ascii="Times New Roman" w:hAnsi="Times New Roman" w:cs="Times New Roman"/>
                <w:kern w:val="0"/>
                <w:sz w:val="22"/>
              </w:rPr>
              <w:t>至数字输出转换器</w:t>
            </w:r>
          </w:p>
        </w:tc>
        <w:tc>
          <w:tcPr>
            <w:tcW w:w="1672" w:type="dxa"/>
          </w:tcPr>
          <w:p w14:paraId="286778A2" w14:textId="5994FC5B" w:rsidR="009444F2" w:rsidRPr="0023063A" w:rsidRDefault="00E87315" w:rsidP="009444F2">
            <w:pPr>
              <w:jc w:val="center"/>
              <w:rPr>
                <w:rFonts w:ascii="Times New Roman" w:hAnsi="Times New Roman" w:cs="Times New Roman"/>
                <w:kern w:val="0"/>
                <w:sz w:val="22"/>
              </w:rPr>
            </w:pPr>
            <w:r w:rsidRPr="0023063A">
              <w:rPr>
                <w:rFonts w:ascii="Times New Roman" w:hAnsi="Times New Roman" w:cs="Times New Roman"/>
                <w:kern w:val="0"/>
                <w:sz w:val="22"/>
              </w:rPr>
              <w:t>MAX31865ATP+T</w:t>
            </w:r>
          </w:p>
        </w:tc>
        <w:tc>
          <w:tcPr>
            <w:tcW w:w="1588" w:type="dxa"/>
          </w:tcPr>
          <w:p w14:paraId="248BA656" w14:textId="173532D6" w:rsidR="009444F2" w:rsidRPr="0023063A" w:rsidRDefault="00E87315" w:rsidP="009444F2">
            <w:pPr>
              <w:jc w:val="center"/>
              <w:rPr>
                <w:rFonts w:ascii="Times New Roman" w:hAnsi="Times New Roman" w:cs="Times New Roman"/>
                <w:kern w:val="0"/>
                <w:sz w:val="22"/>
              </w:rPr>
            </w:pPr>
            <w:r w:rsidRPr="0023063A">
              <w:rPr>
                <w:rFonts w:ascii="Times New Roman" w:hAnsi="Times New Roman" w:cs="Times New Roman"/>
                <w:kern w:val="0"/>
                <w:sz w:val="22"/>
              </w:rPr>
              <w:t>QFN-20-EP(5x5)</w:t>
            </w:r>
          </w:p>
        </w:tc>
        <w:tc>
          <w:tcPr>
            <w:tcW w:w="1985" w:type="dxa"/>
          </w:tcPr>
          <w:p w14:paraId="1C78EFA9" w14:textId="218A8589" w:rsidR="009444F2" w:rsidRPr="0023063A" w:rsidRDefault="00E87315"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ADI(</w:t>
            </w:r>
            <w:r w:rsidRPr="0023063A">
              <w:rPr>
                <w:rFonts w:ascii="Times New Roman" w:hAnsi="Times New Roman" w:cs="Times New Roman" w:hint="eastAsia"/>
                <w:kern w:val="0"/>
                <w:sz w:val="22"/>
              </w:rPr>
              <w:t>亚德诺</w:t>
            </w:r>
            <w:r w:rsidRPr="0023063A">
              <w:rPr>
                <w:rFonts w:ascii="Times New Roman" w:hAnsi="Times New Roman" w:cs="Times New Roman" w:hint="eastAsia"/>
                <w:kern w:val="0"/>
                <w:sz w:val="22"/>
              </w:rPr>
              <w:t>)</w:t>
            </w:r>
          </w:p>
        </w:tc>
        <w:tc>
          <w:tcPr>
            <w:tcW w:w="1842" w:type="dxa"/>
          </w:tcPr>
          <w:p w14:paraId="6D7ABD10" w14:textId="1330EB34" w:rsidR="009444F2" w:rsidRPr="0023063A" w:rsidRDefault="00E87315" w:rsidP="00E87315">
            <w:pPr>
              <w:rPr>
                <w:rFonts w:ascii="Times New Roman" w:hAnsi="Times New Roman" w:cs="Times New Roman"/>
                <w:kern w:val="0"/>
                <w:sz w:val="22"/>
              </w:rPr>
            </w:pPr>
            <w:r w:rsidRPr="0023063A">
              <w:rPr>
                <w:rFonts w:ascii="Times New Roman" w:hAnsi="Times New Roman" w:cs="Times New Roman" w:hint="eastAsia"/>
                <w:kern w:val="0"/>
                <w:sz w:val="22"/>
              </w:rPr>
              <w:t>中科银河芯</w:t>
            </w:r>
            <w:r w:rsidRPr="0023063A">
              <w:rPr>
                <w:rFonts w:ascii="Times New Roman" w:hAnsi="Times New Roman" w:cs="Times New Roman" w:hint="eastAsia"/>
                <w:kern w:val="0"/>
                <w:sz w:val="22"/>
              </w:rPr>
              <w:t>:</w:t>
            </w:r>
            <w:r w:rsidRPr="0023063A">
              <w:rPr>
                <w:rFonts w:ascii="Times New Roman" w:hAnsi="Times New Roman" w:cs="Times New Roman"/>
                <w:kern w:val="0"/>
                <w:sz w:val="22"/>
              </w:rPr>
              <w:t>GXC400</w:t>
            </w:r>
          </w:p>
        </w:tc>
      </w:tr>
      <w:tr w:rsidR="0023063A" w:rsidRPr="0023063A" w14:paraId="2160575A" w14:textId="18B3FD09" w:rsidTr="009D05DF">
        <w:tc>
          <w:tcPr>
            <w:tcW w:w="788" w:type="dxa"/>
          </w:tcPr>
          <w:p w14:paraId="130C5D62" w14:textId="77777777"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kern w:val="0"/>
                <w:sz w:val="22"/>
              </w:rPr>
              <w:t>13</w:t>
            </w:r>
          </w:p>
        </w:tc>
        <w:tc>
          <w:tcPr>
            <w:tcW w:w="1906" w:type="dxa"/>
          </w:tcPr>
          <w:p w14:paraId="5C6730CC" w14:textId="2E7D7B18" w:rsidR="009444F2" w:rsidRPr="0023063A" w:rsidRDefault="00905A0C"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放大器</w:t>
            </w:r>
          </w:p>
        </w:tc>
        <w:tc>
          <w:tcPr>
            <w:tcW w:w="1672" w:type="dxa"/>
          </w:tcPr>
          <w:p w14:paraId="7DC7E4C9" w14:textId="7A8216CE" w:rsidR="009444F2" w:rsidRPr="0023063A" w:rsidRDefault="00905A0C" w:rsidP="009444F2">
            <w:pPr>
              <w:jc w:val="center"/>
              <w:rPr>
                <w:rFonts w:ascii="Times New Roman" w:hAnsi="Times New Roman" w:cs="Times New Roman"/>
                <w:kern w:val="0"/>
                <w:sz w:val="22"/>
              </w:rPr>
            </w:pPr>
            <w:r w:rsidRPr="0023063A">
              <w:rPr>
                <w:rFonts w:ascii="Times New Roman" w:hAnsi="Times New Roman" w:cs="Times New Roman"/>
                <w:kern w:val="0"/>
                <w:sz w:val="22"/>
              </w:rPr>
              <w:t>OPA2192IDR</w:t>
            </w:r>
          </w:p>
        </w:tc>
        <w:tc>
          <w:tcPr>
            <w:tcW w:w="1588" w:type="dxa"/>
          </w:tcPr>
          <w:p w14:paraId="78A0FBB0" w14:textId="61F2D06A" w:rsidR="009444F2" w:rsidRPr="0023063A" w:rsidRDefault="00905A0C" w:rsidP="009444F2">
            <w:pPr>
              <w:jc w:val="center"/>
              <w:rPr>
                <w:rFonts w:ascii="Times New Roman" w:hAnsi="Times New Roman" w:cs="Times New Roman"/>
                <w:kern w:val="0"/>
                <w:sz w:val="22"/>
              </w:rPr>
            </w:pPr>
            <w:r w:rsidRPr="0023063A">
              <w:rPr>
                <w:rFonts w:ascii="Times New Roman" w:hAnsi="Times New Roman" w:cs="Times New Roman"/>
                <w:kern w:val="0"/>
                <w:sz w:val="22"/>
              </w:rPr>
              <w:t>SOIC-8</w:t>
            </w:r>
          </w:p>
        </w:tc>
        <w:tc>
          <w:tcPr>
            <w:tcW w:w="1985" w:type="dxa"/>
          </w:tcPr>
          <w:p w14:paraId="52E474C4" w14:textId="109B6B17" w:rsidR="009444F2" w:rsidRPr="0023063A" w:rsidRDefault="00905A0C"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TI(</w:t>
            </w:r>
            <w:r w:rsidRPr="0023063A">
              <w:rPr>
                <w:rFonts w:ascii="Times New Roman" w:hAnsi="Times New Roman" w:cs="Times New Roman" w:hint="eastAsia"/>
                <w:kern w:val="0"/>
                <w:sz w:val="22"/>
              </w:rPr>
              <w:t>德州仪器</w:t>
            </w:r>
            <w:r w:rsidRPr="0023063A">
              <w:rPr>
                <w:rFonts w:ascii="Times New Roman" w:hAnsi="Times New Roman" w:cs="Times New Roman" w:hint="eastAsia"/>
                <w:kern w:val="0"/>
                <w:sz w:val="22"/>
              </w:rPr>
              <w:t>)</w:t>
            </w:r>
          </w:p>
        </w:tc>
        <w:tc>
          <w:tcPr>
            <w:tcW w:w="1842" w:type="dxa"/>
          </w:tcPr>
          <w:p w14:paraId="4BFEFD3D" w14:textId="76662403" w:rsidR="009444F2" w:rsidRPr="0023063A" w:rsidRDefault="00905A0C" w:rsidP="00905A0C">
            <w:pPr>
              <w:rPr>
                <w:rFonts w:ascii="Times New Roman" w:hAnsi="Times New Roman" w:cs="Times New Roman"/>
                <w:kern w:val="0"/>
                <w:sz w:val="22"/>
              </w:rPr>
            </w:pPr>
            <w:r w:rsidRPr="0023063A">
              <w:rPr>
                <w:rFonts w:ascii="Times New Roman" w:hAnsi="Times New Roman" w:cs="Times New Roman" w:hint="eastAsia"/>
                <w:kern w:val="0"/>
                <w:sz w:val="22"/>
              </w:rPr>
              <w:t>治精微</w:t>
            </w:r>
            <w:r w:rsidRPr="0023063A">
              <w:rPr>
                <w:rFonts w:ascii="Times New Roman" w:hAnsi="Times New Roman" w:cs="Times New Roman" w:hint="eastAsia"/>
                <w:kern w:val="0"/>
                <w:sz w:val="22"/>
              </w:rPr>
              <w:t>:</w:t>
            </w:r>
            <w:r w:rsidRPr="0023063A">
              <w:rPr>
                <w:rFonts w:ascii="Times New Roman" w:hAnsi="Times New Roman" w:cs="Times New Roman"/>
                <w:kern w:val="0"/>
                <w:sz w:val="22"/>
              </w:rPr>
              <w:t>ZJA3000</w:t>
            </w:r>
          </w:p>
        </w:tc>
      </w:tr>
      <w:tr w:rsidR="0023063A" w:rsidRPr="0023063A" w14:paraId="5C3B3E28" w14:textId="77777777" w:rsidTr="009D05DF">
        <w:tc>
          <w:tcPr>
            <w:tcW w:w="788" w:type="dxa"/>
          </w:tcPr>
          <w:p w14:paraId="22C373D0" w14:textId="1905F715"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14</w:t>
            </w:r>
          </w:p>
        </w:tc>
        <w:tc>
          <w:tcPr>
            <w:tcW w:w="1906" w:type="dxa"/>
          </w:tcPr>
          <w:p w14:paraId="3F3EAE22" w14:textId="538E0F46" w:rsidR="009444F2" w:rsidRPr="0023063A" w:rsidRDefault="00942C26"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电流采集放大器</w:t>
            </w:r>
          </w:p>
        </w:tc>
        <w:tc>
          <w:tcPr>
            <w:tcW w:w="1672" w:type="dxa"/>
          </w:tcPr>
          <w:p w14:paraId="62AB1156" w14:textId="2CA61064" w:rsidR="009444F2" w:rsidRPr="0023063A" w:rsidRDefault="00942C26" w:rsidP="009444F2">
            <w:pPr>
              <w:jc w:val="center"/>
              <w:rPr>
                <w:rFonts w:ascii="Times New Roman" w:hAnsi="Times New Roman" w:cs="Times New Roman"/>
                <w:kern w:val="0"/>
                <w:sz w:val="22"/>
              </w:rPr>
            </w:pPr>
            <w:r w:rsidRPr="0023063A">
              <w:rPr>
                <w:rFonts w:ascii="Times New Roman" w:hAnsi="Times New Roman" w:cs="Times New Roman"/>
                <w:kern w:val="0"/>
                <w:sz w:val="22"/>
              </w:rPr>
              <w:t>INA241A3IDDFR</w:t>
            </w:r>
          </w:p>
        </w:tc>
        <w:tc>
          <w:tcPr>
            <w:tcW w:w="1588" w:type="dxa"/>
          </w:tcPr>
          <w:p w14:paraId="57C4F8EA" w14:textId="533EFE22" w:rsidR="009444F2" w:rsidRPr="0023063A" w:rsidRDefault="00942C26" w:rsidP="009444F2">
            <w:pPr>
              <w:jc w:val="center"/>
              <w:rPr>
                <w:rFonts w:ascii="Times New Roman" w:hAnsi="Times New Roman" w:cs="Times New Roman"/>
                <w:kern w:val="0"/>
                <w:sz w:val="22"/>
              </w:rPr>
            </w:pPr>
            <w:r w:rsidRPr="0023063A">
              <w:rPr>
                <w:rFonts w:ascii="Times New Roman" w:hAnsi="Times New Roman" w:cs="Times New Roman"/>
                <w:kern w:val="0"/>
                <w:sz w:val="22"/>
              </w:rPr>
              <w:t>SOT-23-8</w:t>
            </w:r>
          </w:p>
        </w:tc>
        <w:tc>
          <w:tcPr>
            <w:tcW w:w="1985" w:type="dxa"/>
          </w:tcPr>
          <w:p w14:paraId="3A8E1FB2" w14:textId="54FA1817" w:rsidR="009444F2" w:rsidRPr="0023063A" w:rsidRDefault="00942C26"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TI(</w:t>
            </w:r>
            <w:r w:rsidRPr="0023063A">
              <w:rPr>
                <w:rFonts w:ascii="Times New Roman" w:hAnsi="Times New Roman" w:cs="Times New Roman" w:hint="eastAsia"/>
                <w:kern w:val="0"/>
                <w:sz w:val="22"/>
              </w:rPr>
              <w:t>德州仪器</w:t>
            </w:r>
            <w:r w:rsidRPr="0023063A">
              <w:rPr>
                <w:rFonts w:ascii="Times New Roman" w:hAnsi="Times New Roman" w:cs="Times New Roman" w:hint="eastAsia"/>
                <w:kern w:val="0"/>
                <w:sz w:val="22"/>
              </w:rPr>
              <w:t>)</w:t>
            </w:r>
          </w:p>
        </w:tc>
        <w:tc>
          <w:tcPr>
            <w:tcW w:w="1842" w:type="dxa"/>
          </w:tcPr>
          <w:p w14:paraId="68EC7565" w14:textId="2237318B" w:rsidR="00942C26" w:rsidRPr="0023063A" w:rsidRDefault="00942C26" w:rsidP="00942C26">
            <w:pPr>
              <w:jc w:val="center"/>
              <w:rPr>
                <w:rFonts w:ascii="Times New Roman" w:hAnsi="Times New Roman" w:cs="Times New Roman"/>
                <w:kern w:val="0"/>
                <w:sz w:val="22"/>
              </w:rPr>
            </w:pPr>
            <w:r w:rsidRPr="0023063A">
              <w:rPr>
                <w:rFonts w:ascii="Times New Roman" w:hAnsi="Times New Roman" w:cs="Times New Roman" w:hint="eastAsia"/>
                <w:kern w:val="0"/>
                <w:sz w:val="22"/>
              </w:rPr>
              <w:t>类比：</w:t>
            </w:r>
            <w:r w:rsidRPr="0023063A">
              <w:rPr>
                <w:rFonts w:ascii="Times New Roman" w:hAnsi="Times New Roman" w:cs="Times New Roman"/>
                <w:kern w:val="0"/>
                <w:sz w:val="22"/>
              </w:rPr>
              <w:t>CSA240</w:t>
            </w:r>
          </w:p>
          <w:p w14:paraId="7962BEB6" w14:textId="39EF011C" w:rsidR="009444F2" w:rsidRPr="0023063A" w:rsidRDefault="009444F2" w:rsidP="00942C26">
            <w:pPr>
              <w:jc w:val="center"/>
              <w:rPr>
                <w:rFonts w:ascii="Times New Roman" w:hAnsi="Times New Roman" w:cs="Times New Roman"/>
                <w:kern w:val="0"/>
                <w:sz w:val="22"/>
              </w:rPr>
            </w:pPr>
          </w:p>
        </w:tc>
      </w:tr>
      <w:tr w:rsidR="0023063A" w:rsidRPr="0023063A" w14:paraId="3CC300FF" w14:textId="77777777" w:rsidTr="009D05DF">
        <w:tc>
          <w:tcPr>
            <w:tcW w:w="788" w:type="dxa"/>
          </w:tcPr>
          <w:p w14:paraId="701CA7A8" w14:textId="0A8FB273"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15</w:t>
            </w:r>
          </w:p>
        </w:tc>
        <w:tc>
          <w:tcPr>
            <w:tcW w:w="1906" w:type="dxa"/>
          </w:tcPr>
          <w:p w14:paraId="1658C428" w14:textId="310B46D7" w:rsidR="009444F2" w:rsidRPr="0023063A" w:rsidRDefault="006B1FC3"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放大器</w:t>
            </w:r>
          </w:p>
        </w:tc>
        <w:tc>
          <w:tcPr>
            <w:tcW w:w="1672" w:type="dxa"/>
          </w:tcPr>
          <w:p w14:paraId="6669EA33" w14:textId="01DCCD85" w:rsidR="009444F2" w:rsidRPr="0023063A" w:rsidRDefault="006B1FC3" w:rsidP="009444F2">
            <w:pPr>
              <w:jc w:val="center"/>
              <w:rPr>
                <w:rFonts w:ascii="Times New Roman" w:hAnsi="Times New Roman" w:cs="Times New Roman"/>
                <w:kern w:val="0"/>
                <w:sz w:val="22"/>
              </w:rPr>
            </w:pPr>
            <w:r w:rsidRPr="0023063A">
              <w:rPr>
                <w:rFonts w:ascii="Times New Roman" w:hAnsi="Times New Roman" w:cs="Times New Roman"/>
                <w:kern w:val="0"/>
                <w:sz w:val="22"/>
              </w:rPr>
              <w:t>GS8557-TR</w:t>
            </w:r>
          </w:p>
        </w:tc>
        <w:tc>
          <w:tcPr>
            <w:tcW w:w="1588" w:type="dxa"/>
          </w:tcPr>
          <w:p w14:paraId="084AA529" w14:textId="184B7815" w:rsidR="009444F2" w:rsidRPr="0023063A" w:rsidRDefault="006B1FC3" w:rsidP="009444F2">
            <w:pPr>
              <w:jc w:val="center"/>
              <w:rPr>
                <w:rFonts w:ascii="Times New Roman" w:hAnsi="Times New Roman" w:cs="Times New Roman"/>
                <w:kern w:val="0"/>
                <w:sz w:val="22"/>
              </w:rPr>
            </w:pPr>
            <w:r w:rsidRPr="0023063A">
              <w:rPr>
                <w:rFonts w:ascii="Times New Roman" w:hAnsi="Times New Roman" w:cs="Times New Roman"/>
                <w:kern w:val="0"/>
                <w:sz w:val="22"/>
              </w:rPr>
              <w:t>SOT-23-5</w:t>
            </w:r>
          </w:p>
        </w:tc>
        <w:tc>
          <w:tcPr>
            <w:tcW w:w="1985" w:type="dxa"/>
          </w:tcPr>
          <w:p w14:paraId="32AEC853" w14:textId="2DFC201F" w:rsidR="00942C26" w:rsidRPr="0023063A" w:rsidRDefault="006B1FC3" w:rsidP="006B1FC3">
            <w:pPr>
              <w:jc w:val="center"/>
              <w:rPr>
                <w:rFonts w:ascii="Times New Roman" w:hAnsi="Times New Roman" w:cs="Times New Roman"/>
                <w:kern w:val="0"/>
                <w:sz w:val="22"/>
              </w:rPr>
            </w:pPr>
            <w:hyperlink r:id="rId54" w:tgtFrame="_blank" w:history="1">
              <w:r w:rsidRPr="0023063A">
                <w:rPr>
                  <w:rStyle w:val="aff0"/>
                  <w:rFonts w:ascii="Times New Roman" w:hAnsi="Times New Roman" w:cs="Times New Roman"/>
                  <w:color w:val="auto"/>
                  <w:kern w:val="0"/>
                  <w:sz w:val="22"/>
                </w:rPr>
                <w:t>Gainsil(</w:t>
              </w:r>
              <w:r w:rsidRPr="0023063A">
                <w:rPr>
                  <w:rStyle w:val="aff0"/>
                  <w:rFonts w:ascii="Times New Roman" w:hAnsi="Times New Roman" w:cs="Times New Roman"/>
                  <w:color w:val="auto"/>
                  <w:kern w:val="0"/>
                  <w:sz w:val="22"/>
                </w:rPr>
                <w:t>聚</w:t>
              </w:r>
              <w:proofErr w:type="gramStart"/>
              <w:r w:rsidRPr="0023063A">
                <w:rPr>
                  <w:rStyle w:val="aff0"/>
                  <w:rFonts w:ascii="Times New Roman" w:hAnsi="Times New Roman" w:cs="Times New Roman"/>
                  <w:color w:val="auto"/>
                  <w:kern w:val="0"/>
                  <w:sz w:val="22"/>
                </w:rPr>
                <w:t>洵</w:t>
              </w:r>
              <w:proofErr w:type="gramEnd"/>
              <w:r w:rsidRPr="0023063A">
                <w:rPr>
                  <w:rStyle w:val="aff0"/>
                  <w:rFonts w:ascii="Times New Roman" w:hAnsi="Times New Roman" w:cs="Times New Roman"/>
                  <w:color w:val="auto"/>
                  <w:kern w:val="0"/>
                  <w:sz w:val="22"/>
                </w:rPr>
                <w:t>)</w:t>
              </w:r>
            </w:hyperlink>
          </w:p>
        </w:tc>
        <w:tc>
          <w:tcPr>
            <w:tcW w:w="1842" w:type="dxa"/>
          </w:tcPr>
          <w:p w14:paraId="7647D4FE" w14:textId="77777777" w:rsidR="009444F2" w:rsidRPr="0023063A" w:rsidRDefault="009444F2" w:rsidP="009444F2">
            <w:pPr>
              <w:jc w:val="center"/>
              <w:rPr>
                <w:rFonts w:ascii="Times New Roman" w:hAnsi="Times New Roman" w:cs="Times New Roman"/>
                <w:kern w:val="0"/>
                <w:sz w:val="22"/>
              </w:rPr>
            </w:pPr>
          </w:p>
        </w:tc>
      </w:tr>
      <w:tr w:rsidR="0023063A" w:rsidRPr="0023063A" w14:paraId="693FA6BB" w14:textId="77777777" w:rsidTr="009D05DF">
        <w:tc>
          <w:tcPr>
            <w:tcW w:w="788" w:type="dxa"/>
          </w:tcPr>
          <w:p w14:paraId="0F6BA191" w14:textId="17D7EB54" w:rsidR="009444F2" w:rsidRPr="0023063A" w:rsidRDefault="009444F2"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16</w:t>
            </w:r>
          </w:p>
        </w:tc>
        <w:tc>
          <w:tcPr>
            <w:tcW w:w="1906" w:type="dxa"/>
          </w:tcPr>
          <w:p w14:paraId="2F21DEA4" w14:textId="4EBC80DA" w:rsidR="009444F2" w:rsidRPr="0023063A" w:rsidRDefault="006B1FC3"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DAC</w:t>
            </w:r>
          </w:p>
        </w:tc>
        <w:tc>
          <w:tcPr>
            <w:tcW w:w="1672" w:type="dxa"/>
          </w:tcPr>
          <w:p w14:paraId="4166FE70" w14:textId="4F7D79F7" w:rsidR="009444F2" w:rsidRPr="0023063A" w:rsidRDefault="006B1FC3" w:rsidP="009444F2">
            <w:pPr>
              <w:jc w:val="center"/>
              <w:rPr>
                <w:rFonts w:ascii="Times New Roman" w:hAnsi="Times New Roman" w:cs="Times New Roman"/>
                <w:kern w:val="0"/>
                <w:sz w:val="22"/>
              </w:rPr>
            </w:pPr>
            <w:r w:rsidRPr="0023063A">
              <w:rPr>
                <w:rFonts w:ascii="Times New Roman" w:hAnsi="Times New Roman" w:cs="Times New Roman"/>
                <w:kern w:val="0"/>
                <w:sz w:val="22"/>
              </w:rPr>
              <w:t>DAC8568IAPW</w:t>
            </w:r>
          </w:p>
        </w:tc>
        <w:tc>
          <w:tcPr>
            <w:tcW w:w="1588" w:type="dxa"/>
          </w:tcPr>
          <w:p w14:paraId="273BE5C2" w14:textId="0D3D9591" w:rsidR="009444F2" w:rsidRPr="0023063A" w:rsidRDefault="006B1FC3" w:rsidP="009444F2">
            <w:pPr>
              <w:jc w:val="center"/>
              <w:rPr>
                <w:rFonts w:ascii="Times New Roman" w:hAnsi="Times New Roman" w:cs="Times New Roman"/>
                <w:kern w:val="0"/>
                <w:sz w:val="22"/>
              </w:rPr>
            </w:pPr>
            <w:r w:rsidRPr="0023063A">
              <w:rPr>
                <w:rFonts w:ascii="Times New Roman" w:hAnsi="Times New Roman" w:cs="Times New Roman"/>
                <w:kern w:val="0"/>
                <w:sz w:val="22"/>
              </w:rPr>
              <w:t>TSSOP-16</w:t>
            </w:r>
          </w:p>
        </w:tc>
        <w:tc>
          <w:tcPr>
            <w:tcW w:w="1985" w:type="dxa"/>
          </w:tcPr>
          <w:p w14:paraId="3FE9F980" w14:textId="493DCA08" w:rsidR="009444F2" w:rsidRPr="0023063A" w:rsidRDefault="006B1FC3"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TI(</w:t>
            </w:r>
            <w:r w:rsidRPr="0023063A">
              <w:rPr>
                <w:rFonts w:ascii="Times New Roman" w:hAnsi="Times New Roman" w:cs="Times New Roman" w:hint="eastAsia"/>
                <w:kern w:val="0"/>
                <w:sz w:val="22"/>
              </w:rPr>
              <w:t>德州仪器</w:t>
            </w:r>
            <w:r w:rsidRPr="0023063A">
              <w:rPr>
                <w:rFonts w:ascii="Times New Roman" w:hAnsi="Times New Roman" w:cs="Times New Roman" w:hint="eastAsia"/>
                <w:kern w:val="0"/>
                <w:sz w:val="22"/>
              </w:rPr>
              <w:t>)</w:t>
            </w:r>
          </w:p>
        </w:tc>
        <w:tc>
          <w:tcPr>
            <w:tcW w:w="1842" w:type="dxa"/>
          </w:tcPr>
          <w:p w14:paraId="0E157BEB" w14:textId="68DE31AD" w:rsidR="009444F2" w:rsidRPr="0023063A" w:rsidRDefault="006B1FC3" w:rsidP="009444F2">
            <w:pPr>
              <w:jc w:val="center"/>
              <w:rPr>
                <w:rFonts w:ascii="Times New Roman" w:hAnsi="Times New Roman" w:cs="Times New Roman"/>
                <w:kern w:val="0"/>
                <w:sz w:val="22"/>
              </w:rPr>
            </w:pPr>
            <w:proofErr w:type="gramStart"/>
            <w:r w:rsidRPr="0023063A">
              <w:rPr>
                <w:rFonts w:ascii="Times New Roman" w:hAnsi="Times New Roman" w:cs="Times New Roman" w:hint="eastAsia"/>
                <w:kern w:val="0"/>
                <w:sz w:val="22"/>
              </w:rPr>
              <w:t>思瑞浦</w:t>
            </w:r>
            <w:proofErr w:type="gramEnd"/>
            <w:r w:rsidRPr="0023063A">
              <w:rPr>
                <w:rFonts w:ascii="Times New Roman" w:hAnsi="Times New Roman" w:cs="Times New Roman" w:hint="eastAsia"/>
                <w:kern w:val="0"/>
                <w:sz w:val="22"/>
              </w:rPr>
              <w:t>：</w:t>
            </w:r>
            <w:r w:rsidRPr="0023063A">
              <w:rPr>
                <w:rFonts w:ascii="Times New Roman" w:hAnsi="Times New Roman" w:cs="Times New Roman"/>
                <w:kern w:val="0"/>
                <w:sz w:val="22"/>
              </w:rPr>
              <w:t>TPC116S8</w:t>
            </w:r>
          </w:p>
        </w:tc>
      </w:tr>
      <w:tr w:rsidR="0023063A" w:rsidRPr="0023063A" w14:paraId="4134E9BD" w14:textId="77777777" w:rsidTr="009D05DF">
        <w:tc>
          <w:tcPr>
            <w:tcW w:w="788" w:type="dxa"/>
          </w:tcPr>
          <w:p w14:paraId="28F79A0D" w14:textId="3E2EA3BD" w:rsidR="009D05DF" w:rsidRPr="0023063A" w:rsidRDefault="009D05DF"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17</w:t>
            </w:r>
          </w:p>
        </w:tc>
        <w:tc>
          <w:tcPr>
            <w:tcW w:w="1906" w:type="dxa"/>
          </w:tcPr>
          <w:p w14:paraId="3DDDAB01" w14:textId="730CC194" w:rsidR="009D05DF" w:rsidRPr="0023063A" w:rsidRDefault="009D05DF"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隔离电源</w:t>
            </w:r>
          </w:p>
        </w:tc>
        <w:tc>
          <w:tcPr>
            <w:tcW w:w="1672" w:type="dxa"/>
          </w:tcPr>
          <w:p w14:paraId="7BF62DBC" w14:textId="01E4A861" w:rsidR="009D05DF" w:rsidRPr="0023063A" w:rsidRDefault="009D05DF" w:rsidP="009444F2">
            <w:pPr>
              <w:jc w:val="center"/>
              <w:rPr>
                <w:rFonts w:ascii="Times New Roman" w:hAnsi="Times New Roman" w:cs="Times New Roman"/>
                <w:kern w:val="0"/>
                <w:sz w:val="22"/>
              </w:rPr>
            </w:pPr>
            <w:r w:rsidRPr="0023063A">
              <w:rPr>
                <w:rFonts w:ascii="Times New Roman" w:hAnsi="Times New Roman" w:cs="Times New Roman"/>
                <w:kern w:val="0"/>
                <w:sz w:val="22"/>
              </w:rPr>
              <w:t>LTM8067IY</w:t>
            </w:r>
          </w:p>
        </w:tc>
        <w:tc>
          <w:tcPr>
            <w:tcW w:w="1588" w:type="dxa"/>
          </w:tcPr>
          <w:p w14:paraId="2E45867A" w14:textId="2EE25FDE" w:rsidR="009D05DF" w:rsidRPr="0023063A" w:rsidRDefault="009D05DF" w:rsidP="009444F2">
            <w:pPr>
              <w:jc w:val="center"/>
              <w:rPr>
                <w:rFonts w:ascii="Times New Roman" w:hAnsi="Times New Roman" w:cs="Times New Roman"/>
                <w:kern w:val="0"/>
                <w:sz w:val="22"/>
              </w:rPr>
            </w:pPr>
            <w:r w:rsidRPr="0023063A">
              <w:rPr>
                <w:rFonts w:ascii="Times New Roman" w:hAnsi="Times New Roman" w:cs="Times New Roman"/>
                <w:kern w:val="0"/>
                <w:sz w:val="22"/>
              </w:rPr>
              <w:t>BGA-38</w:t>
            </w:r>
          </w:p>
        </w:tc>
        <w:tc>
          <w:tcPr>
            <w:tcW w:w="1985" w:type="dxa"/>
          </w:tcPr>
          <w:p w14:paraId="3C44AF7E" w14:textId="0F95BA51" w:rsidR="009D05DF" w:rsidRPr="0023063A" w:rsidRDefault="009D05DF"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ADI(</w:t>
            </w:r>
            <w:r w:rsidRPr="0023063A">
              <w:rPr>
                <w:rFonts w:ascii="Times New Roman" w:hAnsi="Times New Roman" w:cs="Times New Roman" w:hint="eastAsia"/>
                <w:kern w:val="0"/>
                <w:sz w:val="22"/>
              </w:rPr>
              <w:t>亚德诺</w:t>
            </w:r>
            <w:r w:rsidRPr="0023063A">
              <w:rPr>
                <w:rFonts w:ascii="Times New Roman" w:hAnsi="Times New Roman" w:cs="Times New Roman" w:hint="eastAsia"/>
                <w:kern w:val="0"/>
                <w:sz w:val="22"/>
              </w:rPr>
              <w:t>)</w:t>
            </w:r>
          </w:p>
        </w:tc>
        <w:tc>
          <w:tcPr>
            <w:tcW w:w="1842" w:type="dxa"/>
          </w:tcPr>
          <w:p w14:paraId="320D3EF4" w14:textId="596C2CD9" w:rsidR="009D05DF" w:rsidRPr="0023063A" w:rsidRDefault="009D05DF"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新雷能：</w:t>
            </w:r>
            <w:r w:rsidRPr="0023063A">
              <w:rPr>
                <w:rFonts w:ascii="Times New Roman" w:hAnsi="Times New Roman" w:cs="Times New Roman" w:hint="eastAsia"/>
                <w:kern w:val="0"/>
                <w:sz w:val="22"/>
              </w:rPr>
              <w:t>LNM8067</w:t>
            </w:r>
          </w:p>
        </w:tc>
      </w:tr>
      <w:tr w:rsidR="0023063A" w:rsidRPr="0023063A" w14:paraId="71883C82" w14:textId="77777777" w:rsidTr="009D05DF">
        <w:tc>
          <w:tcPr>
            <w:tcW w:w="788" w:type="dxa"/>
          </w:tcPr>
          <w:p w14:paraId="6ACB884E" w14:textId="446244BB" w:rsidR="009D05DF" w:rsidRPr="0023063A" w:rsidRDefault="00E4401E"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18</w:t>
            </w:r>
          </w:p>
        </w:tc>
        <w:tc>
          <w:tcPr>
            <w:tcW w:w="1906" w:type="dxa"/>
          </w:tcPr>
          <w:p w14:paraId="1D390B21" w14:textId="472CF715"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NMOS</w:t>
            </w:r>
          </w:p>
        </w:tc>
        <w:tc>
          <w:tcPr>
            <w:tcW w:w="1672" w:type="dxa"/>
          </w:tcPr>
          <w:p w14:paraId="306CAEF5" w14:textId="2E13311D"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kern w:val="0"/>
                <w:sz w:val="22"/>
              </w:rPr>
              <w:t>BSC0702LS</w:t>
            </w:r>
          </w:p>
        </w:tc>
        <w:tc>
          <w:tcPr>
            <w:tcW w:w="1588" w:type="dxa"/>
          </w:tcPr>
          <w:p w14:paraId="5480A8CC" w14:textId="1537876C"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kern w:val="0"/>
                <w:sz w:val="22"/>
              </w:rPr>
              <w:t>TDSON-</w:t>
            </w:r>
            <w:r w:rsidRPr="0023063A">
              <w:rPr>
                <w:rFonts w:ascii="Times New Roman" w:hAnsi="Times New Roman" w:cs="Times New Roman"/>
                <w:kern w:val="0"/>
                <w:sz w:val="22"/>
              </w:rPr>
              <w:lastRenderedPageBreak/>
              <w:t>8(5x6)</w:t>
            </w:r>
          </w:p>
        </w:tc>
        <w:tc>
          <w:tcPr>
            <w:tcW w:w="1985" w:type="dxa"/>
          </w:tcPr>
          <w:p w14:paraId="66D87200" w14:textId="244EC1E6"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lastRenderedPageBreak/>
              <w:t>Infineon(</w:t>
            </w:r>
            <w:r w:rsidRPr="0023063A">
              <w:rPr>
                <w:rFonts w:ascii="Times New Roman" w:hAnsi="Times New Roman" w:cs="Times New Roman" w:hint="eastAsia"/>
                <w:kern w:val="0"/>
                <w:sz w:val="22"/>
              </w:rPr>
              <w:t>英飞凌</w:t>
            </w:r>
            <w:r w:rsidRPr="0023063A">
              <w:rPr>
                <w:rFonts w:ascii="Times New Roman" w:hAnsi="Times New Roman" w:cs="Times New Roman" w:hint="eastAsia"/>
                <w:kern w:val="0"/>
                <w:sz w:val="22"/>
              </w:rPr>
              <w:t>)</w:t>
            </w:r>
          </w:p>
        </w:tc>
        <w:tc>
          <w:tcPr>
            <w:tcW w:w="1842" w:type="dxa"/>
          </w:tcPr>
          <w:p w14:paraId="189A4650" w14:textId="6AD73BDB"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华轩阳：</w:t>
            </w:r>
            <w:r w:rsidRPr="0023063A">
              <w:rPr>
                <w:rFonts w:ascii="Times New Roman" w:hAnsi="Times New Roman" w:cs="Times New Roman"/>
                <w:kern w:val="0"/>
                <w:sz w:val="22"/>
              </w:rPr>
              <w:lastRenderedPageBreak/>
              <w:t>BSC0702LS-HXY</w:t>
            </w:r>
          </w:p>
        </w:tc>
      </w:tr>
      <w:tr w:rsidR="0023063A" w:rsidRPr="0023063A" w14:paraId="31928A18" w14:textId="77777777" w:rsidTr="009D05DF">
        <w:tc>
          <w:tcPr>
            <w:tcW w:w="788" w:type="dxa"/>
          </w:tcPr>
          <w:p w14:paraId="7357D271" w14:textId="1B837C44" w:rsidR="009D05DF" w:rsidRPr="0023063A" w:rsidRDefault="00E4401E"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lastRenderedPageBreak/>
              <w:t>19</w:t>
            </w:r>
          </w:p>
        </w:tc>
        <w:tc>
          <w:tcPr>
            <w:tcW w:w="1906" w:type="dxa"/>
          </w:tcPr>
          <w:p w14:paraId="0B311C1C" w14:textId="416A738A"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NMOS</w:t>
            </w:r>
          </w:p>
        </w:tc>
        <w:tc>
          <w:tcPr>
            <w:tcW w:w="1672" w:type="dxa"/>
          </w:tcPr>
          <w:p w14:paraId="761016BD" w14:textId="4DC4C90E"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kern w:val="0"/>
                <w:sz w:val="22"/>
              </w:rPr>
              <w:t>CMH035N06A</w:t>
            </w:r>
          </w:p>
        </w:tc>
        <w:tc>
          <w:tcPr>
            <w:tcW w:w="1588" w:type="dxa"/>
          </w:tcPr>
          <w:p w14:paraId="6245562E" w14:textId="7685605A"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kern w:val="0"/>
                <w:sz w:val="22"/>
              </w:rPr>
              <w:t>TO-247</w:t>
            </w:r>
          </w:p>
        </w:tc>
        <w:tc>
          <w:tcPr>
            <w:tcW w:w="1985" w:type="dxa"/>
          </w:tcPr>
          <w:p w14:paraId="190816ED" w14:textId="158F5C48" w:rsidR="009D05DF" w:rsidRPr="0023063A" w:rsidRDefault="001F31E9" w:rsidP="009444F2">
            <w:pPr>
              <w:jc w:val="center"/>
              <w:rPr>
                <w:rFonts w:ascii="Times New Roman" w:hAnsi="Times New Roman" w:cs="Times New Roman"/>
                <w:kern w:val="0"/>
                <w:sz w:val="22"/>
              </w:rPr>
            </w:pPr>
            <w:proofErr w:type="spellStart"/>
            <w:r w:rsidRPr="0023063A">
              <w:rPr>
                <w:rFonts w:ascii="Times New Roman" w:hAnsi="Times New Roman" w:cs="Times New Roman" w:hint="eastAsia"/>
                <w:kern w:val="0"/>
                <w:sz w:val="22"/>
              </w:rPr>
              <w:t>Cmos</w:t>
            </w:r>
            <w:proofErr w:type="spellEnd"/>
            <w:r w:rsidRPr="0023063A">
              <w:rPr>
                <w:rFonts w:ascii="Times New Roman" w:hAnsi="Times New Roman" w:cs="Times New Roman" w:hint="eastAsia"/>
                <w:kern w:val="0"/>
                <w:sz w:val="22"/>
              </w:rPr>
              <w:t>(</w:t>
            </w:r>
            <w:r w:rsidRPr="0023063A">
              <w:rPr>
                <w:rFonts w:ascii="Times New Roman" w:hAnsi="Times New Roman" w:cs="Times New Roman" w:hint="eastAsia"/>
                <w:kern w:val="0"/>
                <w:sz w:val="22"/>
              </w:rPr>
              <w:t>广东场效应半导体</w:t>
            </w:r>
            <w:r w:rsidRPr="0023063A">
              <w:rPr>
                <w:rFonts w:ascii="Times New Roman" w:hAnsi="Times New Roman" w:cs="Times New Roman" w:hint="eastAsia"/>
                <w:kern w:val="0"/>
                <w:sz w:val="22"/>
              </w:rPr>
              <w:t>)</w:t>
            </w:r>
          </w:p>
        </w:tc>
        <w:tc>
          <w:tcPr>
            <w:tcW w:w="1842" w:type="dxa"/>
          </w:tcPr>
          <w:p w14:paraId="6664515F" w14:textId="77777777" w:rsidR="009D05DF" w:rsidRPr="0023063A" w:rsidRDefault="009D05DF" w:rsidP="009444F2">
            <w:pPr>
              <w:jc w:val="center"/>
              <w:rPr>
                <w:rFonts w:ascii="Times New Roman" w:hAnsi="Times New Roman" w:cs="Times New Roman"/>
                <w:kern w:val="0"/>
                <w:sz w:val="22"/>
              </w:rPr>
            </w:pPr>
          </w:p>
        </w:tc>
      </w:tr>
      <w:tr w:rsidR="0023063A" w:rsidRPr="0023063A" w14:paraId="01498EBF" w14:textId="77777777" w:rsidTr="009D05DF">
        <w:tc>
          <w:tcPr>
            <w:tcW w:w="788" w:type="dxa"/>
          </w:tcPr>
          <w:p w14:paraId="4B2077B3" w14:textId="6C2B0098" w:rsidR="009D05DF" w:rsidRPr="0023063A" w:rsidRDefault="00E4401E"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20</w:t>
            </w:r>
          </w:p>
        </w:tc>
        <w:tc>
          <w:tcPr>
            <w:tcW w:w="1906" w:type="dxa"/>
          </w:tcPr>
          <w:p w14:paraId="379CDA15" w14:textId="07AC5A4A"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PMOS</w:t>
            </w:r>
          </w:p>
        </w:tc>
        <w:tc>
          <w:tcPr>
            <w:tcW w:w="1672" w:type="dxa"/>
          </w:tcPr>
          <w:p w14:paraId="1767191E" w14:textId="56F9708B"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kern w:val="0"/>
                <w:sz w:val="22"/>
              </w:rPr>
              <w:t>HSH4129</w:t>
            </w:r>
          </w:p>
        </w:tc>
        <w:tc>
          <w:tcPr>
            <w:tcW w:w="1588" w:type="dxa"/>
          </w:tcPr>
          <w:p w14:paraId="693B644B" w14:textId="78C50F36"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kern w:val="0"/>
                <w:sz w:val="22"/>
              </w:rPr>
              <w:t>TO-263</w:t>
            </w:r>
          </w:p>
        </w:tc>
        <w:tc>
          <w:tcPr>
            <w:tcW w:w="1985" w:type="dxa"/>
          </w:tcPr>
          <w:p w14:paraId="26838DA1" w14:textId="23362ED7" w:rsidR="009D05DF" w:rsidRPr="0023063A" w:rsidRDefault="001F31E9" w:rsidP="009444F2">
            <w:pPr>
              <w:jc w:val="center"/>
              <w:rPr>
                <w:rFonts w:ascii="Times New Roman" w:hAnsi="Times New Roman" w:cs="Times New Roman"/>
                <w:kern w:val="0"/>
                <w:sz w:val="22"/>
              </w:rPr>
            </w:pPr>
            <w:r w:rsidRPr="0023063A">
              <w:rPr>
                <w:rFonts w:ascii="Times New Roman" w:hAnsi="Times New Roman" w:cs="Times New Roman" w:hint="eastAsia"/>
                <w:kern w:val="0"/>
                <w:sz w:val="22"/>
              </w:rPr>
              <w:t>HUASHUO(</w:t>
            </w:r>
            <w:r w:rsidRPr="0023063A">
              <w:rPr>
                <w:rFonts w:ascii="Times New Roman" w:hAnsi="Times New Roman" w:cs="Times New Roman" w:hint="eastAsia"/>
                <w:kern w:val="0"/>
                <w:sz w:val="22"/>
              </w:rPr>
              <w:t>华朔</w:t>
            </w:r>
            <w:r w:rsidRPr="0023063A">
              <w:rPr>
                <w:rFonts w:ascii="Times New Roman" w:hAnsi="Times New Roman" w:cs="Times New Roman" w:hint="eastAsia"/>
                <w:kern w:val="0"/>
                <w:sz w:val="22"/>
              </w:rPr>
              <w:t>)</w:t>
            </w:r>
          </w:p>
        </w:tc>
        <w:tc>
          <w:tcPr>
            <w:tcW w:w="1842" w:type="dxa"/>
          </w:tcPr>
          <w:p w14:paraId="1FDD210C" w14:textId="77777777" w:rsidR="009D05DF" w:rsidRPr="0023063A" w:rsidRDefault="009D05DF" w:rsidP="009444F2">
            <w:pPr>
              <w:jc w:val="center"/>
              <w:rPr>
                <w:rFonts w:ascii="Times New Roman" w:hAnsi="Times New Roman" w:cs="Times New Roman"/>
                <w:kern w:val="0"/>
                <w:sz w:val="22"/>
              </w:rPr>
            </w:pPr>
          </w:p>
        </w:tc>
      </w:tr>
      <w:tr w:rsidR="0023063A" w:rsidRPr="0023063A" w14:paraId="37EF6906" w14:textId="77777777" w:rsidTr="009D05DF">
        <w:tc>
          <w:tcPr>
            <w:tcW w:w="788" w:type="dxa"/>
          </w:tcPr>
          <w:p w14:paraId="245B30D5" w14:textId="240F82F3"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21</w:t>
            </w:r>
          </w:p>
        </w:tc>
        <w:tc>
          <w:tcPr>
            <w:tcW w:w="1906" w:type="dxa"/>
          </w:tcPr>
          <w:p w14:paraId="596D2375" w14:textId="2F2D5140"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PMOS</w:t>
            </w:r>
          </w:p>
        </w:tc>
        <w:tc>
          <w:tcPr>
            <w:tcW w:w="1672" w:type="dxa"/>
          </w:tcPr>
          <w:p w14:paraId="4AF635AA" w14:textId="2A5F27B1"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kern w:val="0"/>
                <w:sz w:val="22"/>
              </w:rPr>
              <w:t>HSH6115</w:t>
            </w:r>
          </w:p>
        </w:tc>
        <w:tc>
          <w:tcPr>
            <w:tcW w:w="1588" w:type="dxa"/>
          </w:tcPr>
          <w:p w14:paraId="6275A5C1" w14:textId="44C6BB8B"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kern w:val="0"/>
                <w:sz w:val="22"/>
              </w:rPr>
              <w:t>TO-263</w:t>
            </w:r>
          </w:p>
        </w:tc>
        <w:tc>
          <w:tcPr>
            <w:tcW w:w="1985" w:type="dxa"/>
          </w:tcPr>
          <w:p w14:paraId="5664C5A3" w14:textId="1715982B"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HUASHUO(</w:t>
            </w:r>
            <w:r w:rsidRPr="0023063A">
              <w:rPr>
                <w:rFonts w:ascii="Times New Roman" w:hAnsi="Times New Roman" w:cs="Times New Roman" w:hint="eastAsia"/>
                <w:kern w:val="0"/>
                <w:sz w:val="22"/>
              </w:rPr>
              <w:t>华朔</w:t>
            </w:r>
            <w:r w:rsidRPr="0023063A">
              <w:rPr>
                <w:rFonts w:ascii="Times New Roman" w:hAnsi="Times New Roman" w:cs="Times New Roman" w:hint="eastAsia"/>
                <w:kern w:val="0"/>
                <w:sz w:val="22"/>
              </w:rPr>
              <w:t>)</w:t>
            </w:r>
          </w:p>
        </w:tc>
        <w:tc>
          <w:tcPr>
            <w:tcW w:w="1842" w:type="dxa"/>
          </w:tcPr>
          <w:p w14:paraId="72FEE6F6" w14:textId="77777777" w:rsidR="001F31E9" w:rsidRPr="0023063A" w:rsidRDefault="001F31E9" w:rsidP="001F31E9">
            <w:pPr>
              <w:jc w:val="center"/>
              <w:rPr>
                <w:rFonts w:ascii="Times New Roman" w:hAnsi="Times New Roman" w:cs="Times New Roman"/>
                <w:kern w:val="0"/>
                <w:sz w:val="22"/>
              </w:rPr>
            </w:pPr>
          </w:p>
        </w:tc>
      </w:tr>
      <w:tr w:rsidR="0023063A" w:rsidRPr="0023063A" w14:paraId="16F39D73" w14:textId="77777777" w:rsidTr="009D05DF">
        <w:tc>
          <w:tcPr>
            <w:tcW w:w="788" w:type="dxa"/>
          </w:tcPr>
          <w:p w14:paraId="3081D23B" w14:textId="057382EC"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22</w:t>
            </w:r>
          </w:p>
        </w:tc>
        <w:tc>
          <w:tcPr>
            <w:tcW w:w="1906" w:type="dxa"/>
          </w:tcPr>
          <w:p w14:paraId="7F6AF4AD" w14:textId="7A96E5AA" w:rsidR="001F31E9" w:rsidRPr="0023063A" w:rsidRDefault="001F31E9" w:rsidP="001F31E9">
            <w:pPr>
              <w:jc w:val="center"/>
              <w:rPr>
                <w:rFonts w:ascii="Times New Roman" w:hAnsi="Times New Roman" w:cs="Times New Roman"/>
                <w:kern w:val="0"/>
                <w:sz w:val="22"/>
              </w:rPr>
            </w:pPr>
            <w:proofErr w:type="gramStart"/>
            <w:r w:rsidRPr="0023063A">
              <w:rPr>
                <w:rFonts w:ascii="Times New Roman" w:hAnsi="Times New Roman" w:cs="Times New Roman" w:hint="eastAsia"/>
                <w:kern w:val="0"/>
                <w:sz w:val="22"/>
              </w:rPr>
              <w:t>航插</w:t>
            </w:r>
            <w:proofErr w:type="gramEnd"/>
          </w:p>
        </w:tc>
        <w:tc>
          <w:tcPr>
            <w:tcW w:w="1672" w:type="dxa"/>
          </w:tcPr>
          <w:p w14:paraId="4539897B" w14:textId="695CB0E6"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kern w:val="0"/>
                <w:sz w:val="22"/>
              </w:rPr>
              <w:t>J29A-25ZKN-J</w:t>
            </w:r>
          </w:p>
        </w:tc>
        <w:tc>
          <w:tcPr>
            <w:tcW w:w="1588" w:type="dxa"/>
          </w:tcPr>
          <w:p w14:paraId="4B5C1E9B" w14:textId="77777777" w:rsidR="001F31E9" w:rsidRPr="0023063A" w:rsidRDefault="001F31E9" w:rsidP="001F31E9">
            <w:pPr>
              <w:jc w:val="center"/>
              <w:rPr>
                <w:rFonts w:ascii="Times New Roman" w:hAnsi="Times New Roman" w:cs="Times New Roman"/>
                <w:kern w:val="0"/>
                <w:sz w:val="22"/>
              </w:rPr>
            </w:pPr>
          </w:p>
        </w:tc>
        <w:tc>
          <w:tcPr>
            <w:tcW w:w="1985" w:type="dxa"/>
          </w:tcPr>
          <w:p w14:paraId="280F01DE" w14:textId="4EAF7854"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中航光电</w:t>
            </w:r>
          </w:p>
        </w:tc>
        <w:tc>
          <w:tcPr>
            <w:tcW w:w="1842" w:type="dxa"/>
          </w:tcPr>
          <w:p w14:paraId="62C76827" w14:textId="77777777" w:rsidR="001F31E9" w:rsidRPr="0023063A" w:rsidRDefault="001F31E9" w:rsidP="001F31E9">
            <w:pPr>
              <w:jc w:val="center"/>
              <w:rPr>
                <w:rFonts w:ascii="Times New Roman" w:hAnsi="Times New Roman" w:cs="Times New Roman"/>
                <w:kern w:val="0"/>
                <w:sz w:val="22"/>
              </w:rPr>
            </w:pPr>
          </w:p>
        </w:tc>
      </w:tr>
      <w:tr w:rsidR="0023063A" w:rsidRPr="0023063A" w14:paraId="0D99C1FE" w14:textId="77777777" w:rsidTr="009D05DF">
        <w:tc>
          <w:tcPr>
            <w:tcW w:w="788" w:type="dxa"/>
          </w:tcPr>
          <w:p w14:paraId="6B69337A" w14:textId="151D2F31"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23</w:t>
            </w:r>
          </w:p>
        </w:tc>
        <w:tc>
          <w:tcPr>
            <w:tcW w:w="1906" w:type="dxa"/>
          </w:tcPr>
          <w:p w14:paraId="3DE8CF13" w14:textId="1A073F07"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铝电解电容</w:t>
            </w:r>
          </w:p>
        </w:tc>
        <w:tc>
          <w:tcPr>
            <w:tcW w:w="1672" w:type="dxa"/>
          </w:tcPr>
          <w:p w14:paraId="275CDA34" w14:textId="52A6A65A"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kern w:val="0"/>
                <w:sz w:val="22"/>
              </w:rPr>
              <w:t>EEETP1J102V</w:t>
            </w:r>
          </w:p>
        </w:tc>
        <w:tc>
          <w:tcPr>
            <w:tcW w:w="1588" w:type="dxa"/>
          </w:tcPr>
          <w:p w14:paraId="302BCF9D" w14:textId="29578B58" w:rsidR="001F31E9" w:rsidRPr="0023063A" w:rsidRDefault="001F31E9" w:rsidP="001F31E9">
            <w:pPr>
              <w:jc w:val="center"/>
              <w:rPr>
                <w:rFonts w:ascii="Times New Roman" w:hAnsi="Times New Roman" w:cs="Times New Roman"/>
                <w:kern w:val="0"/>
                <w:sz w:val="22"/>
              </w:rPr>
            </w:pPr>
            <w:proofErr w:type="gramStart"/>
            <w:r w:rsidRPr="0023063A">
              <w:rPr>
                <w:rFonts w:ascii="Times New Roman" w:hAnsi="Times New Roman" w:cs="Times New Roman"/>
                <w:kern w:val="0"/>
                <w:sz w:val="22"/>
              </w:rPr>
              <w:t>SMD,D</w:t>
            </w:r>
            <w:proofErr w:type="gramEnd"/>
            <w:r w:rsidRPr="0023063A">
              <w:rPr>
                <w:rFonts w:ascii="Times New Roman" w:hAnsi="Times New Roman" w:cs="Times New Roman"/>
                <w:kern w:val="0"/>
                <w:sz w:val="22"/>
              </w:rPr>
              <w:t>18xL21.8mm</w:t>
            </w:r>
          </w:p>
        </w:tc>
        <w:tc>
          <w:tcPr>
            <w:tcW w:w="1985" w:type="dxa"/>
          </w:tcPr>
          <w:p w14:paraId="1BC881E5" w14:textId="5545F53F"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PANASONIC(</w:t>
            </w:r>
            <w:r w:rsidRPr="0023063A">
              <w:rPr>
                <w:rFonts w:ascii="Times New Roman" w:hAnsi="Times New Roman" w:cs="Times New Roman" w:hint="eastAsia"/>
                <w:kern w:val="0"/>
                <w:sz w:val="22"/>
              </w:rPr>
              <w:t>松下</w:t>
            </w:r>
            <w:r w:rsidRPr="0023063A">
              <w:rPr>
                <w:rFonts w:ascii="Times New Roman" w:hAnsi="Times New Roman" w:cs="Times New Roman" w:hint="eastAsia"/>
                <w:kern w:val="0"/>
                <w:sz w:val="22"/>
              </w:rPr>
              <w:t>)</w:t>
            </w:r>
          </w:p>
        </w:tc>
        <w:tc>
          <w:tcPr>
            <w:tcW w:w="1842" w:type="dxa"/>
          </w:tcPr>
          <w:p w14:paraId="762BE915" w14:textId="612362A6" w:rsidR="001F31E9" w:rsidRPr="0023063A" w:rsidRDefault="001F31E9"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永铭：</w:t>
            </w:r>
            <w:r w:rsidRPr="0023063A">
              <w:rPr>
                <w:rFonts w:ascii="Times New Roman" w:hAnsi="Times New Roman" w:cs="Times New Roman"/>
                <w:kern w:val="0"/>
                <w:sz w:val="22"/>
              </w:rPr>
              <w:t>VKMI2101J102MV</w:t>
            </w:r>
          </w:p>
        </w:tc>
      </w:tr>
      <w:tr w:rsidR="0023063A" w:rsidRPr="0023063A" w14:paraId="5FABDD69" w14:textId="77777777" w:rsidTr="009D05DF">
        <w:tc>
          <w:tcPr>
            <w:tcW w:w="788" w:type="dxa"/>
          </w:tcPr>
          <w:p w14:paraId="28FAF1B0" w14:textId="719F52C4"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24</w:t>
            </w:r>
          </w:p>
        </w:tc>
        <w:tc>
          <w:tcPr>
            <w:tcW w:w="1906" w:type="dxa"/>
          </w:tcPr>
          <w:p w14:paraId="3E16AC54" w14:textId="0237B2B7" w:rsidR="001F31E9" w:rsidRPr="0023063A" w:rsidRDefault="009946A2" w:rsidP="001F31E9">
            <w:pPr>
              <w:jc w:val="center"/>
              <w:rPr>
                <w:rFonts w:ascii="Times New Roman" w:hAnsi="Times New Roman" w:cs="Times New Roman"/>
                <w:kern w:val="0"/>
                <w:sz w:val="22"/>
              </w:rPr>
            </w:pPr>
            <w:proofErr w:type="gramStart"/>
            <w:r w:rsidRPr="0023063A">
              <w:rPr>
                <w:rFonts w:ascii="Times New Roman" w:hAnsi="Times New Roman" w:cs="Times New Roman" w:hint="eastAsia"/>
                <w:kern w:val="0"/>
                <w:sz w:val="22"/>
              </w:rPr>
              <w:t>固液混合</w:t>
            </w:r>
            <w:proofErr w:type="gramEnd"/>
            <w:r w:rsidRPr="0023063A">
              <w:rPr>
                <w:rFonts w:ascii="Times New Roman" w:hAnsi="Times New Roman" w:cs="Times New Roman" w:hint="eastAsia"/>
                <w:kern w:val="0"/>
                <w:sz w:val="22"/>
              </w:rPr>
              <w:t>铝电解电容</w:t>
            </w:r>
          </w:p>
        </w:tc>
        <w:tc>
          <w:tcPr>
            <w:tcW w:w="1672" w:type="dxa"/>
          </w:tcPr>
          <w:p w14:paraId="06DDDF9F" w14:textId="741DC690" w:rsidR="001F31E9" w:rsidRPr="0023063A" w:rsidRDefault="009946A2" w:rsidP="001F31E9">
            <w:pPr>
              <w:jc w:val="center"/>
              <w:rPr>
                <w:rFonts w:ascii="Times New Roman" w:hAnsi="Times New Roman" w:cs="Times New Roman"/>
                <w:kern w:val="0"/>
                <w:sz w:val="22"/>
              </w:rPr>
            </w:pPr>
            <w:r w:rsidRPr="0023063A">
              <w:rPr>
                <w:rFonts w:ascii="Times New Roman" w:hAnsi="Times New Roman" w:cs="Times New Roman"/>
                <w:kern w:val="0"/>
                <w:sz w:val="22"/>
              </w:rPr>
              <w:t>HHXC250ARA331MJA0G</w:t>
            </w:r>
          </w:p>
        </w:tc>
        <w:tc>
          <w:tcPr>
            <w:tcW w:w="1588" w:type="dxa"/>
          </w:tcPr>
          <w:p w14:paraId="08D886B8" w14:textId="566C67B7" w:rsidR="001F31E9" w:rsidRPr="0023063A" w:rsidRDefault="009946A2" w:rsidP="001F31E9">
            <w:pPr>
              <w:jc w:val="center"/>
              <w:rPr>
                <w:rFonts w:ascii="Times New Roman" w:hAnsi="Times New Roman" w:cs="Times New Roman"/>
                <w:kern w:val="0"/>
                <w:sz w:val="22"/>
              </w:rPr>
            </w:pPr>
            <w:proofErr w:type="gramStart"/>
            <w:r w:rsidRPr="0023063A">
              <w:rPr>
                <w:rFonts w:ascii="Times New Roman" w:hAnsi="Times New Roman" w:cs="Times New Roman"/>
                <w:kern w:val="0"/>
                <w:sz w:val="22"/>
              </w:rPr>
              <w:t>SMD,D</w:t>
            </w:r>
            <w:proofErr w:type="gramEnd"/>
            <w:r w:rsidRPr="0023063A">
              <w:rPr>
                <w:rFonts w:ascii="Times New Roman" w:hAnsi="Times New Roman" w:cs="Times New Roman"/>
                <w:kern w:val="0"/>
                <w:sz w:val="22"/>
              </w:rPr>
              <w:t>10xL10.5mm</w:t>
            </w:r>
          </w:p>
        </w:tc>
        <w:tc>
          <w:tcPr>
            <w:tcW w:w="1985" w:type="dxa"/>
          </w:tcPr>
          <w:p w14:paraId="75B4FDE8" w14:textId="4D2DB3BD" w:rsidR="001F31E9" w:rsidRPr="0023063A" w:rsidRDefault="009946A2"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NCC(</w:t>
            </w:r>
            <w:r w:rsidRPr="0023063A">
              <w:rPr>
                <w:rFonts w:ascii="Times New Roman" w:hAnsi="Times New Roman" w:cs="Times New Roman" w:hint="eastAsia"/>
                <w:kern w:val="0"/>
                <w:sz w:val="22"/>
              </w:rPr>
              <w:t>日本</w:t>
            </w:r>
            <w:proofErr w:type="gramStart"/>
            <w:r w:rsidRPr="0023063A">
              <w:rPr>
                <w:rFonts w:ascii="Times New Roman" w:hAnsi="Times New Roman" w:cs="Times New Roman" w:hint="eastAsia"/>
                <w:kern w:val="0"/>
                <w:sz w:val="22"/>
              </w:rPr>
              <w:t>贵弥功</w:t>
            </w:r>
            <w:proofErr w:type="gramEnd"/>
            <w:r w:rsidRPr="0023063A">
              <w:rPr>
                <w:rFonts w:ascii="Times New Roman" w:hAnsi="Times New Roman" w:cs="Times New Roman" w:hint="eastAsia"/>
                <w:kern w:val="0"/>
                <w:sz w:val="22"/>
              </w:rPr>
              <w:t>)</w:t>
            </w:r>
          </w:p>
        </w:tc>
        <w:tc>
          <w:tcPr>
            <w:tcW w:w="1842" w:type="dxa"/>
          </w:tcPr>
          <w:p w14:paraId="3B7DAEE8" w14:textId="44C13B3D" w:rsidR="001F31E9" w:rsidRPr="0023063A" w:rsidRDefault="009946A2" w:rsidP="001F31E9">
            <w:pPr>
              <w:jc w:val="center"/>
              <w:rPr>
                <w:rFonts w:ascii="Times New Roman" w:hAnsi="Times New Roman" w:cs="Times New Roman"/>
                <w:kern w:val="0"/>
                <w:sz w:val="22"/>
              </w:rPr>
            </w:pPr>
            <w:r w:rsidRPr="0023063A">
              <w:rPr>
                <w:rFonts w:ascii="Times New Roman" w:hAnsi="Times New Roman" w:cs="Times New Roman"/>
                <w:kern w:val="0"/>
                <w:sz w:val="22"/>
              </w:rPr>
              <w:t>KNSCHA(</w:t>
            </w:r>
            <w:proofErr w:type="gramStart"/>
            <w:r w:rsidRPr="0023063A">
              <w:rPr>
                <w:rFonts w:ascii="Times New Roman" w:hAnsi="Times New Roman" w:cs="Times New Roman"/>
                <w:kern w:val="0"/>
                <w:sz w:val="22"/>
              </w:rPr>
              <w:t>科尼盛</w:t>
            </w:r>
            <w:proofErr w:type="gramEnd"/>
            <w:r w:rsidRPr="0023063A">
              <w:rPr>
                <w:rFonts w:ascii="Times New Roman" w:hAnsi="Times New Roman" w:cs="Times New Roman"/>
                <w:kern w:val="0"/>
                <w:sz w:val="22"/>
              </w:rPr>
              <w:t>)</w:t>
            </w:r>
            <w:r w:rsidRPr="0023063A">
              <w:rPr>
                <w:rFonts w:ascii="Times New Roman" w:hAnsi="Times New Roman" w:cs="Times New Roman" w:hint="eastAsia"/>
                <w:kern w:val="0"/>
                <w:sz w:val="22"/>
              </w:rPr>
              <w:t>：</w:t>
            </w:r>
            <w:r w:rsidRPr="0023063A">
              <w:rPr>
                <w:rFonts w:ascii="Times New Roman" w:hAnsi="Times New Roman" w:cs="Times New Roman"/>
                <w:kern w:val="0"/>
                <w:sz w:val="22"/>
              </w:rPr>
              <w:t>118EC465</w:t>
            </w:r>
          </w:p>
        </w:tc>
      </w:tr>
      <w:tr w:rsidR="0023063A" w:rsidRPr="0023063A" w14:paraId="137389F3" w14:textId="77777777" w:rsidTr="009D05DF">
        <w:tc>
          <w:tcPr>
            <w:tcW w:w="788" w:type="dxa"/>
          </w:tcPr>
          <w:p w14:paraId="1D8DFB55" w14:textId="7FB20C1F"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25</w:t>
            </w:r>
          </w:p>
        </w:tc>
        <w:tc>
          <w:tcPr>
            <w:tcW w:w="1906" w:type="dxa"/>
          </w:tcPr>
          <w:p w14:paraId="6AEFA5CC" w14:textId="1C53E52F" w:rsidR="001F31E9" w:rsidRPr="0023063A" w:rsidRDefault="009946A2"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采样电阻</w:t>
            </w:r>
          </w:p>
        </w:tc>
        <w:tc>
          <w:tcPr>
            <w:tcW w:w="1672" w:type="dxa"/>
          </w:tcPr>
          <w:p w14:paraId="06B86C9D" w14:textId="2655513C" w:rsidR="001F31E9" w:rsidRPr="0023063A" w:rsidRDefault="009946A2" w:rsidP="001F31E9">
            <w:pPr>
              <w:jc w:val="center"/>
              <w:rPr>
                <w:rFonts w:ascii="Times New Roman" w:hAnsi="Times New Roman" w:cs="Times New Roman"/>
                <w:kern w:val="0"/>
                <w:sz w:val="22"/>
              </w:rPr>
            </w:pPr>
            <w:r w:rsidRPr="0023063A">
              <w:rPr>
                <w:rFonts w:ascii="Times New Roman" w:hAnsi="Times New Roman" w:cs="Times New Roman"/>
                <w:kern w:val="0"/>
                <w:sz w:val="22"/>
              </w:rPr>
              <w:t>SEWF3920F4L00P9</w:t>
            </w:r>
          </w:p>
        </w:tc>
        <w:tc>
          <w:tcPr>
            <w:tcW w:w="1588" w:type="dxa"/>
          </w:tcPr>
          <w:p w14:paraId="6C2B6CEB" w14:textId="035CAEE5" w:rsidR="001F31E9" w:rsidRPr="0023063A" w:rsidRDefault="009946A2" w:rsidP="001F31E9">
            <w:pPr>
              <w:jc w:val="center"/>
              <w:rPr>
                <w:rFonts w:ascii="Times New Roman" w:hAnsi="Times New Roman" w:cs="Times New Roman"/>
                <w:kern w:val="0"/>
                <w:sz w:val="22"/>
              </w:rPr>
            </w:pPr>
            <w:r w:rsidRPr="0023063A">
              <w:rPr>
                <w:rFonts w:ascii="Times New Roman" w:hAnsi="Times New Roman" w:cs="Times New Roman"/>
                <w:kern w:val="0"/>
                <w:sz w:val="22"/>
              </w:rPr>
              <w:t>3920</w:t>
            </w:r>
          </w:p>
        </w:tc>
        <w:tc>
          <w:tcPr>
            <w:tcW w:w="1985" w:type="dxa"/>
          </w:tcPr>
          <w:p w14:paraId="58FE61D0" w14:textId="757B9E52" w:rsidR="001F31E9" w:rsidRPr="0023063A" w:rsidRDefault="009946A2"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RESI(</w:t>
            </w:r>
            <w:r w:rsidRPr="0023063A">
              <w:rPr>
                <w:rFonts w:ascii="Times New Roman" w:hAnsi="Times New Roman" w:cs="Times New Roman" w:hint="eastAsia"/>
                <w:kern w:val="0"/>
                <w:sz w:val="22"/>
              </w:rPr>
              <w:t>开步睿思</w:t>
            </w:r>
            <w:r w:rsidRPr="0023063A">
              <w:rPr>
                <w:rFonts w:ascii="Times New Roman" w:hAnsi="Times New Roman" w:cs="Times New Roman" w:hint="eastAsia"/>
                <w:kern w:val="0"/>
                <w:sz w:val="22"/>
              </w:rPr>
              <w:t>)</w:t>
            </w:r>
          </w:p>
        </w:tc>
        <w:tc>
          <w:tcPr>
            <w:tcW w:w="1842" w:type="dxa"/>
          </w:tcPr>
          <w:p w14:paraId="31FB5EE0" w14:textId="77777777" w:rsidR="001F31E9" w:rsidRPr="0023063A" w:rsidRDefault="001F31E9" w:rsidP="001F31E9">
            <w:pPr>
              <w:jc w:val="center"/>
              <w:rPr>
                <w:rFonts w:ascii="Times New Roman" w:hAnsi="Times New Roman" w:cs="Times New Roman"/>
                <w:kern w:val="0"/>
                <w:sz w:val="22"/>
              </w:rPr>
            </w:pPr>
          </w:p>
        </w:tc>
      </w:tr>
      <w:tr w:rsidR="001F31E9" w:rsidRPr="0023063A" w14:paraId="629DEFC5" w14:textId="77777777" w:rsidTr="009D05DF">
        <w:tc>
          <w:tcPr>
            <w:tcW w:w="788" w:type="dxa"/>
          </w:tcPr>
          <w:p w14:paraId="4B6ECC3E" w14:textId="534547CD"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26</w:t>
            </w:r>
          </w:p>
        </w:tc>
        <w:tc>
          <w:tcPr>
            <w:tcW w:w="1906" w:type="dxa"/>
          </w:tcPr>
          <w:p w14:paraId="749E418F" w14:textId="73F67074"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固态电容</w:t>
            </w:r>
          </w:p>
        </w:tc>
        <w:tc>
          <w:tcPr>
            <w:tcW w:w="1672" w:type="dxa"/>
          </w:tcPr>
          <w:p w14:paraId="7645FF63" w14:textId="6E1244EA"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kern w:val="0"/>
                <w:sz w:val="22"/>
              </w:rPr>
              <w:t>HBZ221M1HTR-1016</w:t>
            </w:r>
          </w:p>
        </w:tc>
        <w:tc>
          <w:tcPr>
            <w:tcW w:w="1588" w:type="dxa"/>
          </w:tcPr>
          <w:p w14:paraId="76635D4A" w14:textId="00BB02AC" w:rsidR="001F31E9" w:rsidRPr="0023063A" w:rsidRDefault="00E4401E" w:rsidP="001F31E9">
            <w:pPr>
              <w:jc w:val="center"/>
              <w:rPr>
                <w:rFonts w:ascii="Times New Roman" w:hAnsi="Times New Roman" w:cs="Times New Roman"/>
                <w:kern w:val="0"/>
                <w:sz w:val="22"/>
              </w:rPr>
            </w:pPr>
            <w:proofErr w:type="gramStart"/>
            <w:r w:rsidRPr="0023063A">
              <w:rPr>
                <w:rFonts w:ascii="Times New Roman" w:hAnsi="Times New Roman" w:cs="Times New Roman"/>
                <w:kern w:val="0"/>
                <w:sz w:val="22"/>
              </w:rPr>
              <w:t>SMD,D</w:t>
            </w:r>
            <w:proofErr w:type="gramEnd"/>
            <w:r w:rsidRPr="0023063A">
              <w:rPr>
                <w:rFonts w:ascii="Times New Roman" w:hAnsi="Times New Roman" w:cs="Times New Roman"/>
                <w:kern w:val="0"/>
                <w:sz w:val="22"/>
              </w:rPr>
              <w:t>10xL16.5mm</w:t>
            </w:r>
          </w:p>
        </w:tc>
        <w:tc>
          <w:tcPr>
            <w:tcW w:w="1985" w:type="dxa"/>
          </w:tcPr>
          <w:p w14:paraId="5CFEE87A" w14:textId="0BF22A1D" w:rsidR="001F31E9" w:rsidRPr="0023063A" w:rsidRDefault="00E4401E" w:rsidP="001F31E9">
            <w:pPr>
              <w:jc w:val="center"/>
              <w:rPr>
                <w:rFonts w:ascii="Times New Roman" w:hAnsi="Times New Roman" w:cs="Times New Roman"/>
                <w:kern w:val="0"/>
                <w:sz w:val="22"/>
              </w:rPr>
            </w:pPr>
            <w:r w:rsidRPr="0023063A">
              <w:rPr>
                <w:rFonts w:ascii="Times New Roman" w:hAnsi="Times New Roman" w:cs="Times New Roman" w:hint="eastAsia"/>
                <w:kern w:val="0"/>
                <w:sz w:val="22"/>
              </w:rPr>
              <w:t>Lelon(</w:t>
            </w:r>
            <w:proofErr w:type="gramStart"/>
            <w:r w:rsidRPr="0023063A">
              <w:rPr>
                <w:rFonts w:ascii="Times New Roman" w:hAnsi="Times New Roman" w:cs="Times New Roman" w:hint="eastAsia"/>
                <w:kern w:val="0"/>
                <w:sz w:val="22"/>
              </w:rPr>
              <w:t>立隆</w:t>
            </w:r>
            <w:proofErr w:type="gramEnd"/>
            <w:r w:rsidRPr="0023063A">
              <w:rPr>
                <w:rFonts w:ascii="Times New Roman" w:hAnsi="Times New Roman" w:cs="Times New Roman" w:hint="eastAsia"/>
                <w:kern w:val="0"/>
                <w:sz w:val="22"/>
              </w:rPr>
              <w:t>)</w:t>
            </w:r>
          </w:p>
        </w:tc>
        <w:tc>
          <w:tcPr>
            <w:tcW w:w="1842" w:type="dxa"/>
          </w:tcPr>
          <w:p w14:paraId="3A296F41" w14:textId="77777777" w:rsidR="001F31E9" w:rsidRPr="0023063A" w:rsidRDefault="001F31E9" w:rsidP="001F31E9">
            <w:pPr>
              <w:jc w:val="center"/>
              <w:rPr>
                <w:rFonts w:ascii="Times New Roman" w:hAnsi="Times New Roman" w:cs="Times New Roman"/>
                <w:kern w:val="0"/>
                <w:sz w:val="22"/>
              </w:rPr>
            </w:pPr>
          </w:p>
        </w:tc>
      </w:tr>
    </w:tbl>
    <w:p w14:paraId="0803CA80" w14:textId="77777777" w:rsidR="001346FC" w:rsidRPr="0023063A" w:rsidRDefault="001346FC">
      <w:pPr>
        <w:ind w:left="420"/>
        <w:rPr>
          <w:rFonts w:ascii="Times New Roman" w:hAnsi="Times New Roman" w:cs="Times New Roman"/>
          <w:sz w:val="22"/>
        </w:rPr>
      </w:pPr>
    </w:p>
    <w:p w14:paraId="147C49D3" w14:textId="345696CF" w:rsidR="001346FC" w:rsidRPr="0023063A" w:rsidRDefault="002D084F">
      <w:pPr>
        <w:spacing w:line="360" w:lineRule="auto"/>
        <w:ind w:left="420"/>
        <w:rPr>
          <w:rFonts w:ascii="Times New Roman" w:hAnsi="Times New Roman" w:cs="Times New Roman"/>
          <w:sz w:val="22"/>
        </w:rPr>
      </w:pPr>
      <w:r w:rsidRPr="0023063A">
        <w:rPr>
          <w:rFonts w:ascii="Times New Roman" w:hAnsi="Times New Roman" w:cs="Times New Roman"/>
          <w:sz w:val="22"/>
        </w:rPr>
        <w:t>目前版本为尽快实现功能，并为了降低元器件采购周期，使用了部分进口器件。但核心系统组件均</w:t>
      </w:r>
      <w:r w:rsidR="00CE2A83" w:rsidRPr="0023063A">
        <w:rPr>
          <w:rFonts w:ascii="Times New Roman" w:hAnsi="Times New Roman" w:cs="Times New Roman" w:hint="eastAsia"/>
          <w:sz w:val="22"/>
        </w:rPr>
        <w:t>已考虑国产化</w:t>
      </w:r>
      <w:r w:rsidRPr="0023063A">
        <w:rPr>
          <w:rFonts w:ascii="Times New Roman" w:hAnsi="Times New Roman" w:cs="Times New Roman"/>
          <w:sz w:val="22"/>
        </w:rPr>
        <w:t>替代设计</w:t>
      </w:r>
      <w:r w:rsidR="00CE2A83" w:rsidRPr="0023063A">
        <w:rPr>
          <w:rFonts w:ascii="Times New Roman" w:hAnsi="Times New Roman" w:cs="Times New Roman" w:hint="eastAsia"/>
          <w:sz w:val="22"/>
        </w:rPr>
        <w:t>。</w:t>
      </w:r>
    </w:p>
    <w:p w14:paraId="7F28D567" w14:textId="77777777" w:rsidR="001346FC" w:rsidRPr="0023063A" w:rsidRDefault="002D084F">
      <w:pPr>
        <w:pStyle w:val="2"/>
        <w:spacing w:before="156"/>
        <w:rPr>
          <w:rFonts w:ascii="Times New Roman" w:eastAsia="宋体" w:hAnsi="Times New Roman"/>
          <w:color w:val="auto"/>
        </w:rPr>
      </w:pPr>
      <w:bookmarkStart w:id="177" w:name="_Toc55206928"/>
      <w:bookmarkStart w:id="178" w:name="_Toc61968905"/>
      <w:bookmarkStart w:id="179" w:name="_Toc65407373"/>
      <w:bookmarkStart w:id="180" w:name="_Toc205110417"/>
      <w:r w:rsidRPr="0023063A">
        <w:rPr>
          <w:rFonts w:ascii="Times New Roman" w:eastAsia="宋体" w:hAnsi="Times New Roman"/>
          <w:color w:val="auto"/>
        </w:rPr>
        <w:t>国产化替代方案研究</w:t>
      </w:r>
      <w:bookmarkEnd w:id="177"/>
      <w:bookmarkEnd w:id="178"/>
      <w:bookmarkEnd w:id="179"/>
      <w:bookmarkEnd w:id="180"/>
    </w:p>
    <w:p w14:paraId="5C8FC1A2" w14:textId="77777777" w:rsidR="001346FC" w:rsidRPr="0023063A" w:rsidRDefault="002D084F">
      <w:pPr>
        <w:spacing w:line="360" w:lineRule="auto"/>
        <w:ind w:firstLineChars="200" w:firstLine="440"/>
        <w:rPr>
          <w:rFonts w:ascii="Times New Roman" w:hAnsi="Times New Roman" w:cs="Times New Roman"/>
          <w:sz w:val="22"/>
        </w:rPr>
      </w:pPr>
      <w:r w:rsidRPr="0023063A">
        <w:rPr>
          <w:rFonts w:ascii="Times New Roman" w:hAnsi="Times New Roman" w:cs="Times New Roman"/>
          <w:sz w:val="22"/>
        </w:rPr>
        <w:t>项目设计考虑</w:t>
      </w:r>
      <w:r w:rsidRPr="0023063A">
        <w:rPr>
          <w:rFonts w:ascii="Times New Roman" w:hAnsi="Times New Roman" w:cs="Times New Roman"/>
          <w:sz w:val="22"/>
        </w:rPr>
        <w:t>100%</w:t>
      </w:r>
      <w:r w:rsidRPr="0023063A">
        <w:rPr>
          <w:rFonts w:ascii="Times New Roman" w:hAnsi="Times New Roman" w:cs="Times New Roman"/>
          <w:sz w:val="22"/>
        </w:rPr>
        <w:t>国产化替代，在不改变板子尺寸和整体布局情况下，可实现</w:t>
      </w:r>
      <w:r w:rsidRPr="0023063A">
        <w:rPr>
          <w:rFonts w:ascii="Times New Roman" w:hAnsi="Times New Roman" w:cs="Times New Roman"/>
          <w:sz w:val="22"/>
        </w:rPr>
        <w:t>100</w:t>
      </w:r>
      <w:r w:rsidRPr="0023063A">
        <w:rPr>
          <w:rFonts w:ascii="Times New Roman" w:hAnsi="Times New Roman" w:cs="Times New Roman"/>
          <w:sz w:val="22"/>
        </w:rPr>
        <w:t>％国产化，无需替代方案。</w:t>
      </w:r>
    </w:p>
    <w:p w14:paraId="12044F60" w14:textId="77777777" w:rsidR="001346FC" w:rsidRPr="0023063A" w:rsidRDefault="002D084F">
      <w:pPr>
        <w:pStyle w:val="1"/>
        <w:rPr>
          <w:bCs w:val="0"/>
          <w:color w:val="auto"/>
        </w:rPr>
      </w:pPr>
      <w:bookmarkStart w:id="181" w:name="_Toc61968906"/>
      <w:bookmarkStart w:id="182" w:name="_Toc55206929"/>
      <w:bookmarkStart w:id="183" w:name="_Toc65407374"/>
      <w:bookmarkStart w:id="184" w:name="_Toc205110418"/>
      <w:r w:rsidRPr="0023063A">
        <w:rPr>
          <w:bCs w:val="0"/>
          <w:color w:val="auto"/>
        </w:rPr>
        <w:t>工艺可实现性及关键工艺项目</w:t>
      </w:r>
      <w:bookmarkEnd w:id="181"/>
      <w:bookmarkEnd w:id="182"/>
      <w:bookmarkEnd w:id="183"/>
      <w:bookmarkEnd w:id="184"/>
    </w:p>
    <w:p w14:paraId="4A65E274" w14:textId="77777777" w:rsidR="001346FC" w:rsidRPr="0023063A" w:rsidRDefault="002D084F">
      <w:pPr>
        <w:spacing w:line="360" w:lineRule="auto"/>
        <w:ind w:firstLineChars="100" w:firstLine="220"/>
        <w:rPr>
          <w:rFonts w:ascii="Times New Roman" w:hAnsi="Times New Roman" w:cs="Times New Roman"/>
          <w:sz w:val="22"/>
        </w:rPr>
      </w:pPr>
      <w:r w:rsidRPr="0023063A">
        <w:rPr>
          <w:rFonts w:ascii="Times New Roman" w:hAnsi="Times New Roman" w:cs="Times New Roman"/>
          <w:sz w:val="22"/>
        </w:rPr>
        <w:t>电子硬件方面采用常规工艺生产即可，所有元器件均可实现手工焊接操作，部分器件需与结构</w:t>
      </w:r>
      <w:proofErr w:type="gramStart"/>
      <w:r w:rsidRPr="0023063A">
        <w:rPr>
          <w:rFonts w:ascii="Times New Roman" w:hAnsi="Times New Roman" w:cs="Times New Roman"/>
          <w:sz w:val="22"/>
        </w:rPr>
        <w:t>件配套</w:t>
      </w:r>
      <w:proofErr w:type="gramEnd"/>
      <w:r w:rsidRPr="0023063A">
        <w:rPr>
          <w:rFonts w:ascii="Times New Roman" w:hAnsi="Times New Roman" w:cs="Times New Roman"/>
          <w:sz w:val="22"/>
        </w:rPr>
        <w:t>整形焊接，之后做表面处理及三防处理即可，不涉及特殊生产工艺。</w:t>
      </w:r>
    </w:p>
    <w:p w14:paraId="41AD480B" w14:textId="77777777" w:rsidR="001346FC" w:rsidRPr="0023063A" w:rsidRDefault="002D084F">
      <w:pPr>
        <w:pStyle w:val="1"/>
        <w:rPr>
          <w:bCs w:val="0"/>
          <w:color w:val="auto"/>
        </w:rPr>
      </w:pPr>
      <w:bookmarkStart w:id="185" w:name="_Toc65407375"/>
      <w:bookmarkStart w:id="186" w:name="_Toc55206931"/>
      <w:bookmarkStart w:id="187" w:name="_Toc61968908"/>
      <w:bookmarkStart w:id="188" w:name="_Toc205110419"/>
      <w:r w:rsidRPr="0023063A">
        <w:rPr>
          <w:bCs w:val="0"/>
          <w:color w:val="auto"/>
        </w:rPr>
        <w:t>软件工程化分析</w:t>
      </w:r>
      <w:bookmarkEnd w:id="185"/>
      <w:bookmarkEnd w:id="186"/>
      <w:bookmarkEnd w:id="187"/>
      <w:bookmarkEnd w:id="188"/>
    </w:p>
    <w:p w14:paraId="2FB1A7E9" w14:textId="77777777" w:rsidR="001346FC" w:rsidRPr="0023063A" w:rsidRDefault="002D084F">
      <w:pPr>
        <w:pStyle w:val="2"/>
        <w:spacing w:before="156"/>
        <w:rPr>
          <w:rFonts w:ascii="Times New Roman" w:eastAsia="宋体" w:hAnsi="Times New Roman"/>
          <w:color w:val="auto"/>
        </w:rPr>
      </w:pPr>
      <w:bookmarkStart w:id="189" w:name="_Toc205110420"/>
      <w:r w:rsidRPr="0023063A">
        <w:rPr>
          <w:rFonts w:ascii="Times New Roman" w:eastAsia="宋体" w:hAnsi="Times New Roman" w:hint="eastAsia"/>
          <w:color w:val="auto"/>
        </w:rPr>
        <w:t>软件工程化管理</w:t>
      </w:r>
      <w:bookmarkEnd w:id="189"/>
    </w:p>
    <w:p w14:paraId="4D836E49" w14:textId="77777777" w:rsidR="001346FC" w:rsidRPr="0023063A" w:rsidRDefault="002D084F">
      <w:pPr>
        <w:adjustRightInd w:val="0"/>
        <w:snapToGrid w:val="0"/>
        <w:spacing w:line="360" w:lineRule="auto"/>
        <w:ind w:firstLineChars="200" w:firstLine="440"/>
        <w:rPr>
          <w:rFonts w:ascii="Times New Roman" w:hAnsi="Times New Roman" w:cs="Times New Roman"/>
          <w:sz w:val="22"/>
        </w:rPr>
      </w:pPr>
      <w:r w:rsidRPr="0023063A">
        <w:rPr>
          <w:rFonts w:ascii="Times New Roman" w:hAnsi="Times New Roman" w:cs="Times New Roman"/>
          <w:sz w:val="22"/>
        </w:rPr>
        <w:t>软件设计考虑到用户使用便利性和后期维护便利性，设计前期规划了标准流程图并反复与客户沟通确认，设计规则确定为设置参数最小化，监控参数全部显示，故障自动报警；软件设计过程中，代码均有注释说明增强可读性。</w:t>
      </w:r>
    </w:p>
    <w:p w14:paraId="462ABBCA" w14:textId="77777777" w:rsidR="001346FC" w:rsidRPr="0023063A" w:rsidRDefault="002D084F">
      <w:pPr>
        <w:pStyle w:val="2"/>
        <w:spacing w:before="156"/>
        <w:rPr>
          <w:rFonts w:ascii="Times New Roman" w:eastAsia="宋体" w:hAnsi="Times New Roman"/>
          <w:color w:val="auto"/>
        </w:rPr>
      </w:pPr>
      <w:bookmarkStart w:id="190" w:name="_Toc49471133"/>
      <w:bookmarkStart w:id="191" w:name="_Toc65407378"/>
      <w:bookmarkStart w:id="192" w:name="_Toc205110421"/>
      <w:r w:rsidRPr="0023063A">
        <w:rPr>
          <w:rFonts w:ascii="Times New Roman" w:eastAsia="宋体" w:hAnsi="Times New Roman"/>
          <w:color w:val="auto"/>
        </w:rPr>
        <w:t>软件功能与规模</w:t>
      </w:r>
      <w:bookmarkEnd w:id="190"/>
      <w:bookmarkEnd w:id="191"/>
      <w:bookmarkEnd w:id="192"/>
    </w:p>
    <w:p w14:paraId="707302FB" w14:textId="77777777"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ａ）与下位机实现串口通讯，完成下位机数据的接收与发送，接收数据后进行处理后显示相应数据。</w:t>
      </w:r>
    </w:p>
    <w:p w14:paraId="074645C8" w14:textId="77777777" w:rsidR="001346FC" w:rsidRPr="0023063A" w:rsidRDefault="002D084F">
      <w:pPr>
        <w:spacing w:line="360" w:lineRule="auto"/>
        <w:ind w:firstLine="420"/>
        <w:rPr>
          <w:rFonts w:ascii="Times New Roman" w:hAnsi="Times New Roman" w:cs="Times New Roman"/>
          <w:sz w:val="22"/>
        </w:rPr>
      </w:pPr>
      <w:r w:rsidRPr="0023063A">
        <w:rPr>
          <w:rFonts w:ascii="Times New Roman" w:hAnsi="Times New Roman" w:cs="Times New Roman"/>
          <w:sz w:val="22"/>
        </w:rPr>
        <w:t>ｂ）人机交互，通过人机交互实现接收鼠标相应动作后发送相应数据至下位机。</w:t>
      </w:r>
    </w:p>
    <w:p w14:paraId="2DEFC108" w14:textId="77777777" w:rsidR="001346FC" w:rsidRPr="0023063A" w:rsidRDefault="002D084F">
      <w:pPr>
        <w:spacing w:line="360" w:lineRule="auto"/>
        <w:rPr>
          <w:rFonts w:ascii="Times New Roman" w:hAnsi="Times New Roman" w:cs="Times New Roman"/>
          <w:sz w:val="22"/>
        </w:rPr>
      </w:pPr>
      <w:r w:rsidRPr="0023063A">
        <w:rPr>
          <w:rFonts w:ascii="Times New Roman" w:hAnsi="Times New Roman" w:cs="Times New Roman"/>
          <w:sz w:val="22"/>
        </w:rPr>
        <w:lastRenderedPageBreak/>
        <w:t>本系统软件包括两部分内容，信息处理</w:t>
      </w:r>
      <w:proofErr w:type="gramStart"/>
      <w:r w:rsidRPr="0023063A">
        <w:rPr>
          <w:rFonts w:ascii="Times New Roman" w:hAnsi="Times New Roman" w:cs="Times New Roman"/>
          <w:sz w:val="22"/>
        </w:rPr>
        <w:t>板软件</w:t>
      </w:r>
      <w:proofErr w:type="gramEnd"/>
      <w:r w:rsidRPr="0023063A">
        <w:rPr>
          <w:rFonts w:ascii="Times New Roman" w:hAnsi="Times New Roman" w:cs="Times New Roman"/>
          <w:sz w:val="22"/>
        </w:rPr>
        <w:t>处理，以及上位机的控制软件。</w:t>
      </w:r>
    </w:p>
    <w:p w14:paraId="61CD0C4C" w14:textId="4FD77139" w:rsidR="001346FC" w:rsidRPr="0023063A" w:rsidRDefault="00A24352">
      <w:pPr>
        <w:spacing w:line="360" w:lineRule="auto"/>
        <w:rPr>
          <w:rFonts w:ascii="Times New Roman" w:hAnsi="Times New Roman" w:cs="Times New Roman"/>
          <w:sz w:val="22"/>
        </w:rPr>
      </w:pPr>
      <w:r w:rsidRPr="0023063A">
        <w:rPr>
          <w:rFonts w:ascii="Times New Roman" w:hAnsi="Times New Roman" w:cs="Times New Roman"/>
          <w:noProof/>
          <w:sz w:val="22"/>
        </w:rPr>
        <mc:AlternateContent>
          <mc:Choice Requires="wpg">
            <w:drawing>
              <wp:anchor distT="0" distB="0" distL="114300" distR="114300" simplePos="0" relativeHeight="251657216" behindDoc="0" locked="0" layoutInCell="1" allowOverlap="1" wp14:anchorId="6C2F5599" wp14:editId="14D87A45">
                <wp:simplePos x="0" y="0"/>
                <wp:positionH relativeFrom="column">
                  <wp:posOffset>976630</wp:posOffset>
                </wp:positionH>
                <wp:positionV relativeFrom="paragraph">
                  <wp:posOffset>158750</wp:posOffset>
                </wp:positionV>
                <wp:extent cx="3295015" cy="826770"/>
                <wp:effectExtent l="14605" t="0" r="14605" b="11430"/>
                <wp:wrapNone/>
                <wp:docPr id="63" name="组合 1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95015" cy="826770"/>
                          <a:chOff x="0" y="56"/>
                          <a:chExt cx="5189" cy="1302"/>
                        </a:xfrm>
                      </wpg:grpSpPr>
                      <wps:wsp>
                        <wps:cNvPr id="64" name="矩形 1067"/>
                        <wps:cNvSpPr>
                          <a:spLocks noChangeArrowheads="1"/>
                        </wps:cNvSpPr>
                        <wps:spPr bwMode="auto">
                          <a:xfrm>
                            <a:off x="0" y="231"/>
                            <a:ext cx="1712" cy="1127"/>
                          </a:xfrm>
                          <a:prstGeom prst="rect">
                            <a:avLst/>
                          </a:prstGeom>
                          <a:noFill/>
                          <a:ln w="12700">
                            <a:solidFill>
                              <a:srgbClr val="000000"/>
                            </a:solidFill>
                            <a:miter lim="200000"/>
                            <a:headEnd/>
                            <a:tailEnd/>
                          </a:ln>
                          <a:extLst>
                            <a:ext uri="{909E8E84-426E-40DD-AFC4-6F175D3DCCD1}">
                              <a14:hiddenFill xmlns:a14="http://schemas.microsoft.com/office/drawing/2010/main">
                                <a:solidFill>
                                  <a:srgbClr val="FFFFFF"/>
                                </a:solidFill>
                              </a14:hiddenFill>
                            </a:ext>
                          </a:extLst>
                        </wps:spPr>
                        <wps:txbx>
                          <w:txbxContent>
                            <w:p w14:paraId="5FB2369B" w14:textId="77777777" w:rsidR="001346FC" w:rsidRDefault="002D084F">
                              <w:pPr>
                                <w:jc w:val="center"/>
                                <w:rPr>
                                  <w:color w:val="000000"/>
                                  <w:sz w:val="20"/>
                                  <w:szCs w:val="20"/>
                                </w:rPr>
                              </w:pPr>
                              <w:r>
                                <w:rPr>
                                  <w:rFonts w:hint="eastAsia"/>
                                  <w:color w:val="000000"/>
                                  <w:sz w:val="20"/>
                                  <w:szCs w:val="20"/>
                                </w:rPr>
                                <w:t>MCU</w:t>
                              </w:r>
                              <w:r>
                                <w:rPr>
                                  <w:color w:val="000000"/>
                                  <w:sz w:val="20"/>
                                  <w:szCs w:val="20"/>
                                </w:rPr>
                                <w:t>控制</w:t>
                              </w:r>
                              <w:r>
                                <w:rPr>
                                  <w:rFonts w:hint="eastAsia"/>
                                  <w:color w:val="000000"/>
                                  <w:sz w:val="20"/>
                                  <w:szCs w:val="20"/>
                                </w:rPr>
                                <w:t>板软件部分</w:t>
                              </w:r>
                            </w:p>
                          </w:txbxContent>
                        </wps:txbx>
                        <wps:bodyPr rot="0" vert="horz" wrap="square" lIns="91440" tIns="45720" rIns="91440" bIns="45720" anchor="t" anchorCtr="0" upright="1">
                          <a:noAutofit/>
                        </wps:bodyPr>
                      </wps:wsp>
                      <wps:wsp>
                        <wps:cNvPr id="65" name="矩形 1068"/>
                        <wps:cNvSpPr>
                          <a:spLocks noChangeArrowheads="1"/>
                        </wps:cNvSpPr>
                        <wps:spPr bwMode="auto">
                          <a:xfrm>
                            <a:off x="3477" y="231"/>
                            <a:ext cx="1712" cy="1127"/>
                          </a:xfrm>
                          <a:prstGeom prst="rect">
                            <a:avLst/>
                          </a:prstGeom>
                          <a:noFill/>
                          <a:ln w="12700">
                            <a:solidFill>
                              <a:srgbClr val="000000"/>
                            </a:solidFill>
                            <a:miter lim="200000"/>
                            <a:headEnd/>
                            <a:tailEnd/>
                          </a:ln>
                          <a:extLst>
                            <a:ext uri="{909E8E84-426E-40DD-AFC4-6F175D3DCCD1}">
                              <a14:hiddenFill xmlns:a14="http://schemas.microsoft.com/office/drawing/2010/main">
                                <a:solidFill>
                                  <a:srgbClr val="FFFFFF"/>
                                </a:solidFill>
                              </a14:hiddenFill>
                            </a:ext>
                          </a:extLst>
                        </wps:spPr>
                        <wps:txbx>
                          <w:txbxContent>
                            <w:p w14:paraId="54B60206" w14:textId="77777777" w:rsidR="001346FC" w:rsidRDefault="002D084F">
                              <w:pPr>
                                <w:jc w:val="center"/>
                                <w:rPr>
                                  <w:color w:val="000000"/>
                                  <w:sz w:val="20"/>
                                  <w:szCs w:val="20"/>
                                </w:rPr>
                              </w:pPr>
                              <w:r>
                                <w:rPr>
                                  <w:rFonts w:hint="eastAsia"/>
                                  <w:color w:val="000000"/>
                                  <w:sz w:val="20"/>
                                  <w:szCs w:val="20"/>
                                </w:rPr>
                                <w:t>上位机操控</w:t>
                              </w:r>
                            </w:p>
                          </w:txbxContent>
                        </wps:txbx>
                        <wps:bodyPr rot="0" vert="horz" wrap="square" lIns="91440" tIns="45720" rIns="91440" bIns="45720" anchor="t" anchorCtr="0" upright="1">
                          <a:noAutofit/>
                        </wps:bodyPr>
                      </wps:wsp>
                      <wps:wsp>
                        <wps:cNvPr id="66" name="直接连接符 1069"/>
                        <wps:cNvCnPr>
                          <a:cxnSpLocks noChangeShapeType="1"/>
                        </wps:cNvCnPr>
                        <wps:spPr bwMode="auto">
                          <a:xfrm>
                            <a:off x="1712" y="720"/>
                            <a:ext cx="1765" cy="0"/>
                          </a:xfrm>
                          <a:prstGeom prst="straightConnector1">
                            <a:avLst/>
                          </a:prstGeom>
                          <a:noFill/>
                          <a:ln w="6350">
                            <a:solidFill>
                              <a:srgbClr val="000000"/>
                            </a:solidFill>
                            <a:round/>
                            <a:headEnd/>
                            <a:tailEnd type="arrow" w="med" len="med"/>
                          </a:ln>
                        </wps:spPr>
                        <wps:bodyPr/>
                      </wps:wsp>
                      <wps:wsp>
                        <wps:cNvPr id="67" name="直接连接符 1070"/>
                        <wps:cNvCnPr>
                          <a:cxnSpLocks noChangeShapeType="1"/>
                        </wps:cNvCnPr>
                        <wps:spPr bwMode="auto">
                          <a:xfrm flipH="1">
                            <a:off x="1698" y="1114"/>
                            <a:ext cx="1779" cy="0"/>
                          </a:xfrm>
                          <a:prstGeom prst="straightConnector1">
                            <a:avLst/>
                          </a:prstGeom>
                          <a:noFill/>
                          <a:ln w="6350">
                            <a:solidFill>
                              <a:srgbClr val="000000"/>
                            </a:solidFill>
                            <a:round/>
                            <a:headEnd/>
                            <a:tailEnd type="arrow" w="med" len="med"/>
                          </a:ln>
                        </wps:spPr>
                        <wps:bodyPr/>
                      </wps:wsp>
                      <wps:wsp>
                        <wps:cNvPr id="68" name="矩形 1071"/>
                        <wps:cNvSpPr>
                          <a:spLocks noChangeArrowheads="1"/>
                        </wps:cNvSpPr>
                        <wps:spPr bwMode="auto">
                          <a:xfrm>
                            <a:off x="968" y="56"/>
                            <a:ext cx="2473"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2AA78" w14:textId="77777777" w:rsidR="001346FC" w:rsidRDefault="002D084F">
                              <w:pPr>
                                <w:ind w:firstLineChars="400" w:firstLine="800"/>
                                <w:rPr>
                                  <w:sz w:val="20"/>
                                  <w:szCs w:val="20"/>
                                </w:rPr>
                              </w:pPr>
                              <w:r>
                                <w:rPr>
                                  <w:rFonts w:hint="eastAsia"/>
                                  <w:sz w:val="20"/>
                                  <w:szCs w:val="20"/>
                                </w:rPr>
                                <w:t>422</w:t>
                              </w:r>
                              <w:r>
                                <w:rPr>
                                  <w:rFonts w:hint="eastAsia"/>
                                  <w:sz w:val="20"/>
                                  <w:szCs w:val="20"/>
                                </w:rPr>
                                <w:t>串口通信信</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2F5599" id="组合 1066" o:spid="_x0000_s1028" style="position:absolute;left:0;text-align:left;margin-left:76.9pt;margin-top:12.5pt;width:259.45pt;height:65.1pt;z-index:251657216" coordorigin=",56" coordsize="5189,1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">
                <v:rect id="矩形 1067" o:spid="_x0000_s1029" style="position:absolute;top:231;width:1712;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" filled="f" strokeweight="1pt">
                  <v:stroke miterlimit="2"/>
                  <v:textbox>
                    <w:txbxContent>
                      <w:p w14:paraId="5FB2369B" w14:textId="77777777" w:rsidR="001346FC" w:rsidRDefault="002D084F">
                        <w:pPr>
                          <w:jc w:val="center"/>
                          <w:rPr>
                            <w:color w:val="000000"/>
                            <w:sz w:val="20"/>
                            <w:szCs w:val="20"/>
                          </w:rPr>
                        </w:pPr>
                        <w:r>
                          <w:rPr>
                            <w:rFonts w:hint="eastAsia"/>
                            <w:color w:val="000000"/>
                            <w:sz w:val="20"/>
                            <w:szCs w:val="20"/>
                          </w:rPr>
                          <w:t>MCU</w:t>
                        </w:r>
                        <w:r>
                          <w:rPr>
                            <w:color w:val="000000"/>
                            <w:sz w:val="20"/>
                            <w:szCs w:val="20"/>
                          </w:rPr>
                          <w:t>控制</w:t>
                        </w:r>
                        <w:r>
                          <w:rPr>
                            <w:rFonts w:hint="eastAsia"/>
                            <w:color w:val="000000"/>
                            <w:sz w:val="20"/>
                            <w:szCs w:val="20"/>
                          </w:rPr>
                          <w:t>板软件部分</w:t>
                        </w:r>
                      </w:p>
                    </w:txbxContent>
                  </v:textbox>
                </v:rect>
                <v:rect id="矩形 1068" o:spid="_x0000_s1030" style="position:absolute;left:3477;top:231;width:1712;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" filled="f" strokeweight="1pt">
                  <v:stroke miterlimit="2"/>
                  <v:textbox>
                    <w:txbxContent>
                      <w:p w14:paraId="54B60206" w14:textId="77777777" w:rsidR="001346FC" w:rsidRDefault="002D084F">
                        <w:pPr>
                          <w:jc w:val="center"/>
                          <w:rPr>
                            <w:color w:val="000000"/>
                            <w:sz w:val="20"/>
                            <w:szCs w:val="20"/>
                          </w:rPr>
                        </w:pPr>
                        <w:r>
                          <w:rPr>
                            <w:rFonts w:hint="eastAsia"/>
                            <w:color w:val="000000"/>
                            <w:sz w:val="20"/>
                            <w:szCs w:val="20"/>
                          </w:rPr>
                          <w:t>上位机操控</w:t>
                        </w:r>
                      </w:p>
                    </w:txbxContent>
                  </v:textbox>
                </v:rect>
                <v:shapetype id="_x0000_t32" coordsize="21600,21600" o:spt="32" o:oned="t" path="m,l21600,21600e" filled="f">
                  <v:path arrowok="t" fillok="f" o:connecttype="none"/>
                  <o:lock v:ext="edit" shapetype="t"/>
                </v:shapetype>
                <v:shape id="直接连接符 1069" o:spid="_x0000_s1031" type="#_x0000_t32" style="position:absolute;left:1712;top:720;width:17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" strokeweight=".5pt">
                  <v:stroke endarrow="open"/>
                </v:shape>
                <v:shape id="直接连接符 1070" o:spid="_x0000_s1032" type="#_x0000_t32" style="position:absolute;left:1698;top:1114;width:1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" strokeweight=".5pt">
                  <v:stroke endarrow="open"/>
                </v:shape>
                <v:rect id="矩形 1071" o:spid="_x0000_s1033" style="position:absolute;left:968;top:56;width:2473;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" filled="f" stroked="f">
                  <v:textbox>
                    <w:txbxContent>
                      <w:p w14:paraId="5952AA78" w14:textId="77777777" w:rsidR="001346FC" w:rsidRDefault="002D084F">
                        <w:pPr>
                          <w:ind w:firstLineChars="400" w:firstLine="800"/>
                          <w:rPr>
                            <w:sz w:val="20"/>
                            <w:szCs w:val="20"/>
                          </w:rPr>
                        </w:pPr>
                        <w:r>
                          <w:rPr>
                            <w:rFonts w:hint="eastAsia"/>
                            <w:sz w:val="20"/>
                            <w:szCs w:val="20"/>
                          </w:rPr>
                          <w:t>422</w:t>
                        </w:r>
                        <w:r>
                          <w:rPr>
                            <w:rFonts w:hint="eastAsia"/>
                            <w:sz w:val="20"/>
                            <w:szCs w:val="20"/>
                          </w:rPr>
                          <w:t>串口通信信</w:t>
                        </w:r>
                      </w:p>
                    </w:txbxContent>
                  </v:textbox>
                </v:rect>
              </v:group>
            </w:pict>
          </mc:Fallback>
        </mc:AlternateContent>
      </w:r>
    </w:p>
    <w:p w14:paraId="125DA8E3" w14:textId="77777777" w:rsidR="001346FC" w:rsidRPr="0023063A" w:rsidRDefault="001346FC">
      <w:pPr>
        <w:spacing w:line="360" w:lineRule="auto"/>
        <w:jc w:val="center"/>
        <w:rPr>
          <w:rFonts w:ascii="Times New Roman" w:hAnsi="Times New Roman" w:cs="Times New Roman"/>
          <w:sz w:val="22"/>
        </w:rPr>
      </w:pPr>
    </w:p>
    <w:p w14:paraId="2E24C7CF" w14:textId="77777777" w:rsidR="001346FC" w:rsidRPr="0023063A" w:rsidRDefault="002D084F">
      <w:pPr>
        <w:tabs>
          <w:tab w:val="left" w:pos="5746"/>
        </w:tabs>
        <w:spacing w:line="360" w:lineRule="auto"/>
        <w:jc w:val="left"/>
        <w:rPr>
          <w:rFonts w:ascii="Times New Roman" w:hAnsi="Times New Roman" w:cs="Times New Roman"/>
          <w:sz w:val="22"/>
        </w:rPr>
      </w:pPr>
      <w:r w:rsidRPr="0023063A">
        <w:rPr>
          <w:rFonts w:ascii="Times New Roman" w:hAnsi="Times New Roman" w:cs="Times New Roman"/>
          <w:sz w:val="22"/>
        </w:rPr>
        <w:tab/>
      </w:r>
    </w:p>
    <w:p w14:paraId="541224A4" w14:textId="77777777" w:rsidR="001346FC" w:rsidRPr="0023063A" w:rsidRDefault="001346FC">
      <w:pPr>
        <w:spacing w:line="360" w:lineRule="auto"/>
        <w:rPr>
          <w:rFonts w:ascii="Times New Roman" w:hAnsi="Times New Roman" w:cs="Times New Roman"/>
          <w:sz w:val="22"/>
        </w:rPr>
      </w:pPr>
    </w:p>
    <w:p w14:paraId="57149C9D" w14:textId="77777777" w:rsidR="001346FC" w:rsidRPr="0023063A" w:rsidRDefault="002D084F">
      <w:pPr>
        <w:spacing w:line="360" w:lineRule="auto"/>
        <w:rPr>
          <w:rFonts w:ascii="Times New Roman" w:hAnsi="Times New Roman" w:cs="Times New Roman"/>
          <w:sz w:val="22"/>
        </w:rPr>
      </w:pPr>
      <w:r w:rsidRPr="0023063A">
        <w:rPr>
          <w:rFonts w:ascii="Times New Roman" w:hAnsi="Times New Roman" w:cs="Times New Roman"/>
          <w:sz w:val="22"/>
        </w:rPr>
        <w:t>MCU</w:t>
      </w:r>
      <w:r w:rsidRPr="0023063A">
        <w:rPr>
          <w:rFonts w:ascii="Times New Roman" w:hAnsi="Times New Roman" w:cs="Times New Roman"/>
          <w:sz w:val="22"/>
        </w:rPr>
        <w:t>控制板的软件处理</w:t>
      </w:r>
    </w:p>
    <w:p w14:paraId="4CC92899" w14:textId="2DD4F0EE" w:rsidR="001346FC" w:rsidRPr="0023063A" w:rsidRDefault="00A24352">
      <w:pPr>
        <w:spacing w:line="360" w:lineRule="auto"/>
        <w:ind w:firstLine="400"/>
        <w:rPr>
          <w:rFonts w:ascii="Times New Roman" w:hAnsi="Times New Roman" w:cs="Times New Roman"/>
          <w:sz w:val="22"/>
        </w:rPr>
      </w:pPr>
      <w:r w:rsidRPr="0023063A">
        <w:rPr>
          <w:rFonts w:ascii="Times New Roman" w:hAnsi="Times New Roman" w:cs="Times New Roman"/>
          <w:noProof/>
          <w:sz w:val="22"/>
        </w:rPr>
        <mc:AlternateContent>
          <mc:Choice Requires="wpg">
            <w:drawing>
              <wp:anchor distT="0" distB="0" distL="114300" distR="114300" simplePos="0" relativeHeight="251656192" behindDoc="0" locked="0" layoutInCell="1" allowOverlap="1" wp14:anchorId="6EF3BFA5" wp14:editId="1E513E6F">
                <wp:simplePos x="0" y="0"/>
                <wp:positionH relativeFrom="column">
                  <wp:posOffset>-318135</wp:posOffset>
                </wp:positionH>
                <wp:positionV relativeFrom="paragraph">
                  <wp:posOffset>238125</wp:posOffset>
                </wp:positionV>
                <wp:extent cx="5275580" cy="1306830"/>
                <wp:effectExtent l="0" t="3810" r="14605" b="3810"/>
                <wp:wrapNone/>
                <wp:docPr id="51" name="组合 1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5580" cy="1306830"/>
                          <a:chOff x="-35" y="62"/>
                          <a:chExt cx="8308" cy="2058"/>
                        </a:xfrm>
                      </wpg:grpSpPr>
                      <wps:wsp>
                        <wps:cNvPr id="52" name="矩形 1073"/>
                        <wps:cNvSpPr>
                          <a:spLocks noChangeArrowheads="1"/>
                        </wps:cNvSpPr>
                        <wps:spPr bwMode="auto">
                          <a:xfrm>
                            <a:off x="3464" y="595"/>
                            <a:ext cx="1099" cy="524"/>
                          </a:xfrm>
                          <a:prstGeom prst="rect">
                            <a:avLst/>
                          </a:prstGeom>
                          <a:solidFill>
                            <a:srgbClr val="FFFFFF"/>
                          </a:solidFill>
                          <a:ln w="6350">
                            <a:solidFill>
                              <a:srgbClr val="5B9BD5"/>
                            </a:solidFill>
                            <a:round/>
                            <a:headEnd/>
                            <a:tailEnd/>
                          </a:ln>
                        </wps:spPr>
                        <wps:txbx>
                          <w:txbxContent>
                            <w:p w14:paraId="0CE19AC0" w14:textId="77777777" w:rsidR="001346FC" w:rsidRDefault="002D084F">
                              <w:r>
                                <w:rPr>
                                  <w:rFonts w:hint="eastAsia"/>
                                  <w:sz w:val="20"/>
                                  <w:szCs w:val="20"/>
                                </w:rPr>
                                <w:t>温度处理</w:t>
                              </w:r>
                            </w:p>
                          </w:txbxContent>
                        </wps:txbx>
                        <wps:bodyPr rot="0" vert="horz" wrap="none" lIns="91440" tIns="45720" rIns="91440" bIns="45720" anchor="t" anchorCtr="0" upright="1">
                          <a:noAutofit/>
                        </wps:bodyPr>
                      </wps:wsp>
                      <wps:wsp>
                        <wps:cNvPr id="53" name="矩形 1074"/>
                        <wps:cNvSpPr>
                          <a:spLocks noChangeArrowheads="1"/>
                        </wps:cNvSpPr>
                        <wps:spPr bwMode="auto">
                          <a:xfrm>
                            <a:off x="1915" y="1430"/>
                            <a:ext cx="1498" cy="411"/>
                          </a:xfrm>
                          <a:prstGeom prst="rect">
                            <a:avLst/>
                          </a:prstGeom>
                          <a:solidFill>
                            <a:srgbClr val="FFFFFF"/>
                          </a:solidFill>
                          <a:ln w="6350">
                            <a:solidFill>
                              <a:srgbClr val="5B9BD5"/>
                            </a:solidFill>
                            <a:round/>
                            <a:headEnd/>
                            <a:tailEnd/>
                          </a:ln>
                        </wps:spPr>
                        <wps:txbx>
                          <w:txbxContent>
                            <w:p w14:paraId="36547AB0" w14:textId="77777777" w:rsidR="001346FC" w:rsidRDefault="002D084F">
                              <w:pPr>
                                <w:rPr>
                                  <w:sz w:val="20"/>
                                  <w:szCs w:val="20"/>
                                </w:rPr>
                              </w:pPr>
                              <w:r>
                                <w:rPr>
                                  <w:rFonts w:hint="eastAsia"/>
                                  <w:sz w:val="20"/>
                                  <w:szCs w:val="20"/>
                                </w:rPr>
                                <w:t>控制命令识别</w:t>
                              </w:r>
                            </w:p>
                          </w:txbxContent>
                        </wps:txbx>
                        <wps:bodyPr rot="0" vert="horz" wrap="none" lIns="91440" tIns="45720" rIns="91440" bIns="45720" anchor="t" anchorCtr="0" upright="1">
                          <a:noAutofit/>
                        </wps:bodyPr>
                      </wps:wsp>
                      <wps:wsp>
                        <wps:cNvPr id="54" name="矩形 1075"/>
                        <wps:cNvSpPr>
                          <a:spLocks noChangeArrowheads="1"/>
                        </wps:cNvSpPr>
                        <wps:spPr bwMode="auto">
                          <a:xfrm>
                            <a:off x="5216" y="566"/>
                            <a:ext cx="898" cy="553"/>
                          </a:xfrm>
                          <a:prstGeom prst="rect">
                            <a:avLst/>
                          </a:prstGeom>
                          <a:solidFill>
                            <a:srgbClr val="FFFFFF"/>
                          </a:solidFill>
                          <a:ln w="6350">
                            <a:solidFill>
                              <a:srgbClr val="5B9BD5"/>
                            </a:solidFill>
                            <a:round/>
                            <a:headEnd/>
                            <a:tailEnd/>
                          </a:ln>
                        </wps:spPr>
                        <wps:txbx>
                          <w:txbxContent>
                            <w:p w14:paraId="54AB40F8" w14:textId="77777777" w:rsidR="001346FC" w:rsidRDefault="002D084F">
                              <w:pPr>
                                <w:rPr>
                                  <w:sz w:val="20"/>
                                  <w:szCs w:val="20"/>
                                </w:rPr>
                              </w:pPr>
                              <w:r>
                                <w:rPr>
                                  <w:rFonts w:hint="eastAsia"/>
                                  <w:sz w:val="20"/>
                                  <w:szCs w:val="20"/>
                                </w:rPr>
                                <w:t>定时器</w:t>
                              </w:r>
                            </w:p>
                          </w:txbxContent>
                        </wps:txbx>
                        <wps:bodyPr rot="0" vert="horz" wrap="none" lIns="91440" tIns="45720" rIns="91440" bIns="45720" anchor="t" anchorCtr="0" upright="1">
                          <a:noAutofit/>
                        </wps:bodyPr>
                      </wps:wsp>
                      <wps:wsp>
                        <wps:cNvPr id="55" name="矩形 1076"/>
                        <wps:cNvSpPr>
                          <a:spLocks noChangeArrowheads="1"/>
                        </wps:cNvSpPr>
                        <wps:spPr bwMode="auto">
                          <a:xfrm>
                            <a:off x="6656" y="566"/>
                            <a:ext cx="1098" cy="516"/>
                          </a:xfrm>
                          <a:prstGeom prst="rect">
                            <a:avLst/>
                          </a:prstGeom>
                          <a:solidFill>
                            <a:srgbClr val="FFFFFF"/>
                          </a:solidFill>
                          <a:ln w="6350">
                            <a:solidFill>
                              <a:srgbClr val="5B9BD5"/>
                            </a:solidFill>
                            <a:round/>
                            <a:headEnd/>
                            <a:tailEnd/>
                          </a:ln>
                        </wps:spPr>
                        <wps:txbx>
                          <w:txbxContent>
                            <w:p w14:paraId="10FEBF73" w14:textId="77777777" w:rsidR="001346FC" w:rsidRDefault="002D084F">
                              <w:pPr>
                                <w:rPr>
                                  <w:sz w:val="20"/>
                                  <w:szCs w:val="20"/>
                                </w:rPr>
                              </w:pPr>
                              <w:r>
                                <w:rPr>
                                  <w:rFonts w:hint="eastAsia"/>
                                  <w:sz w:val="20"/>
                                  <w:szCs w:val="20"/>
                                </w:rPr>
                                <w:t>模式管理</w:t>
                              </w:r>
                            </w:p>
                          </w:txbxContent>
                        </wps:txbx>
                        <wps:bodyPr rot="0" vert="horz" wrap="none" lIns="91440" tIns="45720" rIns="91440" bIns="45720" anchor="t" anchorCtr="0" upright="1">
                          <a:noAutofit/>
                        </wps:bodyPr>
                      </wps:wsp>
                      <wps:wsp>
                        <wps:cNvPr id="56" name="矩形 1077"/>
                        <wps:cNvSpPr>
                          <a:spLocks noChangeArrowheads="1"/>
                        </wps:cNvSpPr>
                        <wps:spPr bwMode="auto">
                          <a:xfrm>
                            <a:off x="1508" y="99"/>
                            <a:ext cx="6765" cy="1939"/>
                          </a:xfrm>
                          <a:prstGeom prst="rect">
                            <a:avLst/>
                          </a:prstGeom>
                          <a:noFill/>
                          <a:ln w="12700">
                            <a:solidFill>
                              <a:srgbClr val="000000"/>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矩形 1078"/>
                        <wps:cNvSpPr>
                          <a:spLocks noChangeArrowheads="1"/>
                        </wps:cNvSpPr>
                        <wps:spPr bwMode="auto">
                          <a:xfrm>
                            <a:off x="3834" y="62"/>
                            <a:ext cx="2144" cy="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FDDF1" w14:textId="77777777" w:rsidR="001346FC" w:rsidRDefault="002D084F">
                              <w:pPr>
                                <w:rPr>
                                  <w:sz w:val="20"/>
                                  <w:szCs w:val="20"/>
                                </w:rPr>
                              </w:pPr>
                              <w:r>
                                <w:rPr>
                                  <w:rFonts w:hint="eastAsia"/>
                                  <w:sz w:val="20"/>
                                  <w:szCs w:val="20"/>
                                </w:rPr>
                                <w:t>MCU</w:t>
                              </w:r>
                              <w:r>
                                <w:rPr>
                                  <w:sz w:val="20"/>
                                  <w:szCs w:val="20"/>
                                </w:rPr>
                                <w:t>板主要处理模块</w:t>
                              </w:r>
                            </w:p>
                          </w:txbxContent>
                        </wps:txbx>
                        <wps:bodyPr rot="0" vert="horz" wrap="none" lIns="91440" tIns="45720" rIns="91440" bIns="45720" anchor="t" anchorCtr="0" upright="1">
                          <a:noAutofit/>
                        </wps:bodyPr>
                      </wps:wsp>
                      <wps:wsp>
                        <wps:cNvPr id="58" name="直接连接符 1079"/>
                        <wps:cNvCnPr>
                          <a:cxnSpLocks noChangeShapeType="1"/>
                        </wps:cNvCnPr>
                        <wps:spPr bwMode="auto">
                          <a:xfrm flipH="1" flipV="1">
                            <a:off x="786" y="1304"/>
                            <a:ext cx="3817" cy="0"/>
                          </a:xfrm>
                          <a:prstGeom prst="straightConnector1">
                            <a:avLst/>
                          </a:prstGeom>
                          <a:noFill/>
                          <a:ln w="6350">
                            <a:solidFill>
                              <a:srgbClr val="000000"/>
                            </a:solidFill>
                            <a:round/>
                            <a:headEnd/>
                            <a:tailEnd type="arrow" w="med" len="med"/>
                          </a:ln>
                        </wps:spPr>
                        <wps:bodyPr/>
                      </wps:wsp>
                      <wps:wsp>
                        <wps:cNvPr id="59" name="直线 1080"/>
                        <wps:cNvCnPr>
                          <a:cxnSpLocks noChangeShapeType="1"/>
                        </wps:cNvCnPr>
                        <wps:spPr bwMode="auto">
                          <a:xfrm>
                            <a:off x="4603" y="1303"/>
                            <a:ext cx="0" cy="14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 name="直接连接符 1081"/>
                        <wps:cNvCnPr>
                          <a:cxnSpLocks noChangeShapeType="1"/>
                        </wps:cNvCnPr>
                        <wps:spPr bwMode="auto">
                          <a:xfrm flipV="1">
                            <a:off x="995" y="1682"/>
                            <a:ext cx="856" cy="0"/>
                          </a:xfrm>
                          <a:prstGeom prst="straightConnector1">
                            <a:avLst/>
                          </a:prstGeom>
                          <a:noFill/>
                          <a:ln w="6350">
                            <a:solidFill>
                              <a:srgbClr val="000000"/>
                            </a:solidFill>
                            <a:round/>
                            <a:headEnd/>
                            <a:tailEnd type="arrow" w="med" len="med"/>
                          </a:ln>
                        </wps:spPr>
                        <wps:bodyPr/>
                      </wps:wsp>
                      <wps:wsp>
                        <wps:cNvPr id="61" name="矩形 1082"/>
                        <wps:cNvSpPr>
                          <a:spLocks noChangeArrowheads="1"/>
                        </wps:cNvSpPr>
                        <wps:spPr bwMode="auto">
                          <a:xfrm>
                            <a:off x="-35" y="1285"/>
                            <a:ext cx="1288" cy="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85792" w14:textId="77777777" w:rsidR="001346FC" w:rsidRDefault="002D084F">
                              <w:pPr>
                                <w:rPr>
                                  <w:sz w:val="20"/>
                                  <w:szCs w:val="20"/>
                                </w:rPr>
                              </w:pPr>
                              <w:r>
                                <w:rPr>
                                  <w:rFonts w:hint="eastAsia"/>
                                  <w:sz w:val="20"/>
                                  <w:szCs w:val="20"/>
                                </w:rPr>
                                <w:t>上位机通信</w:t>
                              </w:r>
                            </w:p>
                          </w:txbxContent>
                        </wps:txbx>
                        <wps:bodyPr rot="0" vert="horz" wrap="none" lIns="91440" tIns="45720" rIns="91440" bIns="45720" anchor="t" anchorCtr="0" upright="1">
                          <a:noAutofit/>
                        </wps:bodyPr>
                      </wps:wsp>
                      <wps:wsp>
                        <wps:cNvPr id="62" name="矩形 1083"/>
                        <wps:cNvSpPr>
                          <a:spLocks noChangeArrowheads="1"/>
                        </wps:cNvSpPr>
                        <wps:spPr bwMode="auto">
                          <a:xfrm>
                            <a:off x="6656" y="1371"/>
                            <a:ext cx="1098" cy="470"/>
                          </a:xfrm>
                          <a:prstGeom prst="rect">
                            <a:avLst/>
                          </a:prstGeom>
                          <a:solidFill>
                            <a:srgbClr val="FFFFFF"/>
                          </a:solidFill>
                          <a:ln w="6350">
                            <a:solidFill>
                              <a:srgbClr val="5B9BD5"/>
                            </a:solidFill>
                            <a:round/>
                            <a:headEnd/>
                            <a:tailEnd/>
                          </a:ln>
                        </wps:spPr>
                        <wps:txbx>
                          <w:txbxContent>
                            <w:p w14:paraId="43A36E8C" w14:textId="77777777" w:rsidR="001346FC" w:rsidRDefault="002D084F">
                              <w:pPr>
                                <w:rPr>
                                  <w:sz w:val="20"/>
                                  <w:szCs w:val="20"/>
                                </w:rPr>
                              </w:pPr>
                              <w:r>
                                <w:rPr>
                                  <w:rFonts w:hint="eastAsia"/>
                                  <w:sz w:val="20"/>
                                  <w:szCs w:val="20"/>
                                </w:rPr>
                                <w:t>告警处理</w:t>
                              </w:r>
                            </w:p>
                          </w:txbxContent>
                        </wps:txbx>
                        <wps:bodyPr rot="0" vert="horz" wrap="non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F3BFA5" id="组合 1072" o:spid="_x0000_s1034" style="position:absolute;left:0;text-align:left;margin-left:-25.05pt;margin-top:18.75pt;width:415.4pt;height:102.9pt;z-index:251656192" coordorigin="-35,62" coordsize="8308,2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">
                <v:rect id="矩形 1073" o:spid="_x0000_s1035" style="position:absolute;left:3464;top:595;width:1099;height: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" strokecolor="#5b9bd5" strokeweight=".5pt">
                  <v:stroke joinstyle="round"/>
                  <v:textbox>
                    <w:txbxContent>
                      <w:p w14:paraId="0CE19AC0" w14:textId="77777777" w:rsidR="001346FC" w:rsidRDefault="002D084F">
                        <w:r>
                          <w:rPr>
                            <w:rFonts w:hint="eastAsia"/>
                            <w:sz w:val="20"/>
                            <w:szCs w:val="20"/>
                          </w:rPr>
                          <w:t>温度处理</w:t>
                        </w:r>
                      </w:p>
                    </w:txbxContent>
                  </v:textbox>
                </v:rect>
                <v:rect id="矩形 1074" o:spid="_x0000_s1036" style="position:absolute;left:1915;top:1430;width:1498;height:4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" strokecolor="#5b9bd5" strokeweight=".5pt">
                  <v:stroke joinstyle="round"/>
                  <v:textbox>
                    <w:txbxContent>
                      <w:p w14:paraId="36547AB0" w14:textId="77777777" w:rsidR="001346FC" w:rsidRDefault="002D084F">
                        <w:pPr>
                          <w:rPr>
                            <w:sz w:val="20"/>
                            <w:szCs w:val="20"/>
                          </w:rPr>
                        </w:pPr>
                        <w:r>
                          <w:rPr>
                            <w:rFonts w:hint="eastAsia"/>
                            <w:sz w:val="20"/>
                            <w:szCs w:val="20"/>
                          </w:rPr>
                          <w:t>控制命令识别</w:t>
                        </w:r>
                      </w:p>
                    </w:txbxContent>
                  </v:textbox>
                </v:rect>
                <v:rect id="矩形 1075" o:spid="_x0000_s1037" style="position:absolute;left:5216;top:566;width:898;height:5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" strokecolor="#5b9bd5" strokeweight=".5pt">
                  <v:stroke joinstyle="round"/>
                  <v:textbox>
                    <w:txbxContent>
                      <w:p w14:paraId="54AB40F8" w14:textId="77777777" w:rsidR="001346FC" w:rsidRDefault="002D084F">
                        <w:pPr>
                          <w:rPr>
                            <w:sz w:val="20"/>
                            <w:szCs w:val="20"/>
                          </w:rPr>
                        </w:pPr>
                        <w:r>
                          <w:rPr>
                            <w:rFonts w:hint="eastAsia"/>
                            <w:sz w:val="20"/>
                            <w:szCs w:val="20"/>
                          </w:rPr>
                          <w:t>定时器</w:t>
                        </w:r>
                      </w:p>
                    </w:txbxContent>
                  </v:textbox>
                </v:rect>
                <v:rect id="矩形 1076" o:spid="_x0000_s1038" style="position:absolute;left:6656;top:566;width:1098;height:5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" strokecolor="#5b9bd5" strokeweight=".5pt">
                  <v:stroke joinstyle="round"/>
                  <v:textbox>
                    <w:txbxContent>
                      <w:p w14:paraId="10FEBF73" w14:textId="77777777" w:rsidR="001346FC" w:rsidRDefault="002D084F">
                        <w:pPr>
                          <w:rPr>
                            <w:sz w:val="20"/>
                            <w:szCs w:val="20"/>
                          </w:rPr>
                        </w:pPr>
                        <w:r>
                          <w:rPr>
                            <w:rFonts w:hint="eastAsia"/>
                            <w:sz w:val="20"/>
                            <w:szCs w:val="20"/>
                          </w:rPr>
                          <w:t>模式管理</w:t>
                        </w:r>
                      </w:p>
                    </w:txbxContent>
                  </v:textbox>
                </v:rect>
                <v:rect id="矩形 1077" o:spid="_x0000_s1039" style="position:absolute;left:1508;top:99;width:6765;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" filled="f" strokeweight="1pt">
                  <v:stroke miterlimit="2"/>
                </v:rect>
                <v:rect id="矩形 1078" o:spid="_x0000_s1040" style="position:absolute;left:3834;top:62;width:2144;height:8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" filled="f" stroked="f">
                  <v:textbox>
                    <w:txbxContent>
                      <w:p w14:paraId="520FDDF1" w14:textId="77777777" w:rsidR="001346FC" w:rsidRDefault="002D084F">
                        <w:pPr>
                          <w:rPr>
                            <w:sz w:val="20"/>
                            <w:szCs w:val="20"/>
                          </w:rPr>
                        </w:pPr>
                        <w:r>
                          <w:rPr>
                            <w:rFonts w:hint="eastAsia"/>
                            <w:sz w:val="20"/>
                            <w:szCs w:val="20"/>
                          </w:rPr>
                          <w:t>MCU</w:t>
                        </w:r>
                        <w:r>
                          <w:rPr>
                            <w:sz w:val="20"/>
                            <w:szCs w:val="20"/>
                          </w:rPr>
                          <w:t>板主要处理模块</w:t>
                        </w:r>
                      </w:p>
                    </w:txbxContent>
                  </v:textbox>
                </v:rect>
                <v:shape id="直接连接符 1079" o:spid="_x0000_s1041" type="#_x0000_t32" style="position:absolute;left:786;top:1304;width:381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" strokeweight=".5pt">
                  <v:stroke endarrow="open"/>
                </v:shape>
                <v:line id="直线 1080" o:spid="_x0000_s1042" style="position:absolute;visibility:visible;mso-wrap-style:square" from="4603,1303" to="4603,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" strokeweight=".5pt"/>
                <v:shape id="直接连接符 1081" o:spid="_x0000_s1043" type="#_x0000_t32" style="position:absolute;left:995;top:1682;width:85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" strokeweight=".5pt">
                  <v:stroke endarrow="open"/>
                </v:shape>
                <v:rect id="矩形 1082" o:spid="_x0000_s1044" style="position:absolute;left:-35;top:1285;width:1288;height:8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" filled="f" stroked="f">
                  <v:textbox>
                    <w:txbxContent>
                      <w:p w14:paraId="47585792" w14:textId="77777777" w:rsidR="001346FC" w:rsidRDefault="002D084F">
                        <w:pPr>
                          <w:rPr>
                            <w:sz w:val="20"/>
                            <w:szCs w:val="20"/>
                          </w:rPr>
                        </w:pPr>
                        <w:r>
                          <w:rPr>
                            <w:rFonts w:hint="eastAsia"/>
                            <w:sz w:val="20"/>
                            <w:szCs w:val="20"/>
                          </w:rPr>
                          <w:t>上位机通信</w:t>
                        </w:r>
                      </w:p>
                    </w:txbxContent>
                  </v:textbox>
                </v:rect>
                <v:rect id="矩形 1083" o:spid="_x0000_s1045" style="position:absolute;left:6656;top:1371;width:1098;height: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" strokecolor="#5b9bd5" strokeweight=".5pt">
                  <v:stroke joinstyle="round"/>
                  <v:textbox>
                    <w:txbxContent>
                      <w:p w14:paraId="43A36E8C" w14:textId="77777777" w:rsidR="001346FC" w:rsidRDefault="002D084F">
                        <w:pPr>
                          <w:rPr>
                            <w:sz w:val="20"/>
                            <w:szCs w:val="20"/>
                          </w:rPr>
                        </w:pPr>
                        <w:r>
                          <w:rPr>
                            <w:rFonts w:hint="eastAsia"/>
                            <w:sz w:val="20"/>
                            <w:szCs w:val="20"/>
                          </w:rPr>
                          <w:t>告警处理</w:t>
                        </w:r>
                      </w:p>
                    </w:txbxContent>
                  </v:textbox>
                </v:rect>
              </v:group>
            </w:pict>
          </mc:Fallback>
        </mc:AlternateContent>
      </w:r>
      <w:r w:rsidR="002D084F" w:rsidRPr="0023063A">
        <w:rPr>
          <w:rFonts w:ascii="Times New Roman" w:hAnsi="Times New Roman" w:cs="Times New Roman"/>
          <w:sz w:val="22"/>
        </w:rPr>
        <w:t>MCU</w:t>
      </w:r>
      <w:r w:rsidR="002D084F" w:rsidRPr="0023063A">
        <w:rPr>
          <w:rFonts w:ascii="Times New Roman" w:hAnsi="Times New Roman" w:cs="Times New Roman"/>
          <w:sz w:val="22"/>
        </w:rPr>
        <w:t>程序运行在</w:t>
      </w:r>
      <w:r w:rsidR="002D084F" w:rsidRPr="0023063A">
        <w:rPr>
          <w:rFonts w:ascii="Times New Roman" w:hAnsi="Times New Roman" w:cs="Times New Roman"/>
          <w:sz w:val="22"/>
        </w:rPr>
        <w:t>RAM</w:t>
      </w:r>
      <w:r w:rsidR="002D084F" w:rsidRPr="0023063A">
        <w:rPr>
          <w:rFonts w:ascii="Times New Roman" w:hAnsi="Times New Roman" w:cs="Times New Roman"/>
          <w:sz w:val="22"/>
        </w:rPr>
        <w:t>上，主要功能包括上位</w:t>
      </w:r>
      <w:proofErr w:type="gramStart"/>
      <w:r w:rsidR="002D084F" w:rsidRPr="0023063A">
        <w:rPr>
          <w:rFonts w:ascii="Times New Roman" w:hAnsi="Times New Roman" w:cs="Times New Roman"/>
          <w:sz w:val="22"/>
        </w:rPr>
        <w:t>机控制</w:t>
      </w:r>
      <w:proofErr w:type="gramEnd"/>
      <w:r w:rsidR="002D084F" w:rsidRPr="0023063A">
        <w:rPr>
          <w:rFonts w:ascii="Times New Roman" w:hAnsi="Times New Roman" w:cs="Times New Roman"/>
          <w:sz w:val="22"/>
        </w:rPr>
        <w:t>命令识别、执行温度等。</w:t>
      </w:r>
    </w:p>
    <w:p w14:paraId="5C274F32" w14:textId="77777777" w:rsidR="001346FC" w:rsidRPr="0023063A" w:rsidRDefault="001346FC">
      <w:pPr>
        <w:spacing w:line="360" w:lineRule="auto"/>
        <w:ind w:firstLine="400"/>
        <w:rPr>
          <w:rFonts w:ascii="Times New Roman" w:hAnsi="Times New Roman" w:cs="Times New Roman"/>
          <w:sz w:val="22"/>
        </w:rPr>
      </w:pPr>
    </w:p>
    <w:p w14:paraId="6B16144B" w14:textId="77777777" w:rsidR="001346FC" w:rsidRPr="0023063A" w:rsidRDefault="001346FC">
      <w:pPr>
        <w:spacing w:line="360" w:lineRule="auto"/>
        <w:ind w:firstLine="400"/>
        <w:rPr>
          <w:rFonts w:ascii="Times New Roman" w:hAnsi="Times New Roman" w:cs="Times New Roman"/>
          <w:sz w:val="22"/>
        </w:rPr>
      </w:pPr>
    </w:p>
    <w:p w14:paraId="49156700" w14:textId="1DE1945A" w:rsidR="001346FC" w:rsidRPr="0023063A" w:rsidRDefault="00A24352">
      <w:pPr>
        <w:spacing w:line="360" w:lineRule="auto"/>
        <w:ind w:firstLine="400"/>
        <w:rPr>
          <w:rFonts w:ascii="Times New Roman" w:hAnsi="Times New Roman" w:cs="Times New Roman"/>
          <w:sz w:val="22"/>
        </w:rPr>
      </w:pPr>
      <w:r w:rsidRPr="0023063A">
        <w:rPr>
          <w:rFonts w:ascii="Times New Roman" w:hAnsi="Times New Roman" w:cs="Times New Roman"/>
          <w:noProof/>
          <w:sz w:val="22"/>
        </w:rPr>
        <mc:AlternateContent>
          <mc:Choice Requires="wps">
            <w:drawing>
              <wp:anchor distT="0" distB="0" distL="114300" distR="114300" simplePos="0" relativeHeight="251659264" behindDoc="0" locked="0" layoutInCell="1" allowOverlap="1" wp14:anchorId="180C20E5" wp14:editId="0612E4D6">
                <wp:simplePos x="0" y="0"/>
                <wp:positionH relativeFrom="column">
                  <wp:posOffset>2110740</wp:posOffset>
                </wp:positionH>
                <wp:positionV relativeFrom="paragraph">
                  <wp:posOffset>227330</wp:posOffset>
                </wp:positionV>
                <wp:extent cx="1332865" cy="295910"/>
                <wp:effectExtent l="5715" t="8255" r="13970" b="10160"/>
                <wp:wrapNone/>
                <wp:docPr id="5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2865" cy="295910"/>
                        </a:xfrm>
                        <a:prstGeom prst="rect">
                          <a:avLst/>
                        </a:prstGeom>
                        <a:solidFill>
                          <a:srgbClr val="FFFFFF"/>
                        </a:solidFill>
                        <a:ln w="6350">
                          <a:solidFill>
                            <a:srgbClr val="000000"/>
                          </a:solidFill>
                          <a:miter lim="200000"/>
                          <a:headEnd/>
                          <a:tailEnd/>
                        </a:ln>
                      </wps:spPr>
                      <wps:txbx>
                        <w:txbxContent>
                          <w:p w14:paraId="53E3AA81" w14:textId="77777777" w:rsidR="001346FC" w:rsidRDefault="002D084F">
                            <w:pPr>
                              <w:rPr>
                                <w:sz w:val="20"/>
                                <w:szCs w:val="20"/>
                              </w:rPr>
                            </w:pPr>
                            <w:r>
                              <w:rPr>
                                <w:rFonts w:hint="eastAsia"/>
                                <w:sz w:val="20"/>
                                <w:szCs w:val="20"/>
                              </w:rPr>
                              <w:t>状态参数和故障代码</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C20E5" id="文本框 4" o:spid="_x0000_s1046" style="position:absolute;left:0;text-align:left;margin-left:166.2pt;margin-top:17.9pt;width:104.95pt;height:23.3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" strokeweight=".5pt">
                <v:stroke miterlimit="2"/>
                <v:textbox>
                  <w:txbxContent>
                    <w:p w14:paraId="53E3AA81" w14:textId="77777777" w:rsidR="001346FC" w:rsidRDefault="002D084F">
                      <w:pPr>
                        <w:rPr>
                          <w:sz w:val="20"/>
                          <w:szCs w:val="20"/>
                        </w:rPr>
                      </w:pPr>
                      <w:r>
                        <w:rPr>
                          <w:rFonts w:hint="eastAsia"/>
                          <w:sz w:val="20"/>
                          <w:szCs w:val="20"/>
                        </w:rPr>
                        <w:t>状态参数和故障代码</w:t>
                      </w:r>
                    </w:p>
                  </w:txbxContent>
                </v:textbox>
              </v:rect>
            </w:pict>
          </mc:Fallback>
        </mc:AlternateContent>
      </w:r>
    </w:p>
    <w:p w14:paraId="551D3840" w14:textId="77777777" w:rsidR="001346FC" w:rsidRPr="0023063A" w:rsidRDefault="001346FC">
      <w:pPr>
        <w:spacing w:line="360" w:lineRule="auto"/>
        <w:ind w:firstLine="400"/>
        <w:rPr>
          <w:rFonts w:ascii="Times New Roman" w:hAnsi="Times New Roman" w:cs="Times New Roman"/>
          <w:sz w:val="22"/>
        </w:rPr>
      </w:pPr>
    </w:p>
    <w:p w14:paraId="5D03D381" w14:textId="77777777" w:rsidR="001346FC" w:rsidRPr="0023063A" w:rsidRDefault="001346FC">
      <w:pPr>
        <w:spacing w:line="360" w:lineRule="auto"/>
        <w:rPr>
          <w:rFonts w:ascii="Times New Roman" w:hAnsi="Times New Roman" w:cs="Times New Roman"/>
          <w:sz w:val="22"/>
        </w:rPr>
      </w:pPr>
    </w:p>
    <w:p w14:paraId="76D5D70C" w14:textId="77777777" w:rsidR="001346FC" w:rsidRPr="0023063A" w:rsidRDefault="002D084F">
      <w:pPr>
        <w:spacing w:line="360" w:lineRule="auto"/>
        <w:ind w:firstLine="400"/>
        <w:rPr>
          <w:rFonts w:ascii="Times New Roman" w:hAnsi="Times New Roman" w:cs="Times New Roman"/>
          <w:sz w:val="22"/>
        </w:rPr>
      </w:pPr>
      <w:r w:rsidRPr="0023063A">
        <w:rPr>
          <w:rFonts w:ascii="Times New Roman" w:hAnsi="Times New Roman" w:cs="Times New Roman"/>
          <w:sz w:val="22"/>
        </w:rPr>
        <w:tab/>
      </w:r>
      <w:r w:rsidRPr="0023063A">
        <w:rPr>
          <w:rFonts w:ascii="Times New Roman" w:hAnsi="Times New Roman" w:cs="Times New Roman"/>
          <w:sz w:val="22"/>
        </w:rPr>
        <w:tab/>
      </w:r>
      <w:r w:rsidRPr="0023063A">
        <w:rPr>
          <w:rFonts w:ascii="Times New Roman" w:hAnsi="Times New Roman" w:cs="Times New Roman"/>
          <w:sz w:val="22"/>
        </w:rPr>
        <w:tab/>
      </w:r>
      <w:r w:rsidRPr="0023063A">
        <w:rPr>
          <w:rFonts w:ascii="Times New Roman" w:hAnsi="Times New Roman" w:cs="Times New Roman"/>
          <w:sz w:val="22"/>
        </w:rPr>
        <w:tab/>
      </w:r>
      <w:r w:rsidRPr="0023063A">
        <w:rPr>
          <w:rFonts w:ascii="Times New Roman" w:hAnsi="Times New Roman" w:cs="Times New Roman"/>
          <w:sz w:val="22"/>
        </w:rPr>
        <w:tab/>
      </w:r>
      <w:r w:rsidRPr="0023063A">
        <w:rPr>
          <w:rFonts w:ascii="Times New Roman" w:hAnsi="Times New Roman" w:cs="Times New Roman"/>
          <w:sz w:val="22"/>
        </w:rPr>
        <w:tab/>
      </w:r>
      <w:r w:rsidRPr="0023063A">
        <w:rPr>
          <w:rFonts w:ascii="Times New Roman" w:hAnsi="Times New Roman" w:cs="Times New Roman"/>
          <w:sz w:val="22"/>
        </w:rPr>
        <w:t>图</w:t>
      </w:r>
      <w:r w:rsidRPr="0023063A">
        <w:rPr>
          <w:rFonts w:ascii="Times New Roman" w:hAnsi="Times New Roman" w:cs="Times New Roman" w:hint="eastAsia"/>
          <w:sz w:val="22"/>
        </w:rPr>
        <w:t>10-1</w:t>
      </w:r>
      <w:r w:rsidRPr="0023063A">
        <w:rPr>
          <w:rFonts w:ascii="Times New Roman" w:hAnsi="Times New Roman" w:cs="Times New Roman"/>
          <w:sz w:val="22"/>
        </w:rPr>
        <w:t xml:space="preserve"> </w:t>
      </w:r>
      <w:r w:rsidRPr="0023063A">
        <w:rPr>
          <w:rFonts w:ascii="Times New Roman" w:hAnsi="Times New Roman" w:cs="Times New Roman"/>
          <w:sz w:val="22"/>
        </w:rPr>
        <w:t>信息处理板组成模块示意图</w:t>
      </w:r>
    </w:p>
    <w:p w14:paraId="04A7E9BD" w14:textId="77777777" w:rsidR="001346FC" w:rsidRPr="0023063A" w:rsidRDefault="001346FC">
      <w:pPr>
        <w:spacing w:line="360" w:lineRule="auto"/>
        <w:rPr>
          <w:rFonts w:ascii="Times New Roman" w:hAnsi="Times New Roman" w:cs="Times New Roman"/>
          <w:sz w:val="22"/>
        </w:rPr>
      </w:pPr>
    </w:p>
    <w:p w14:paraId="38BEAD3C" w14:textId="77777777" w:rsidR="001346FC" w:rsidRPr="0023063A" w:rsidRDefault="002D084F">
      <w:pPr>
        <w:spacing w:line="360" w:lineRule="auto"/>
        <w:rPr>
          <w:rFonts w:ascii="Times New Roman" w:hAnsi="Times New Roman" w:cs="Times New Roman"/>
          <w:sz w:val="22"/>
        </w:rPr>
      </w:pPr>
      <w:r w:rsidRPr="0023063A">
        <w:rPr>
          <w:rFonts w:ascii="Times New Roman" w:hAnsi="Times New Roman" w:cs="Times New Roman"/>
          <w:sz w:val="22"/>
        </w:rPr>
        <w:t>上位机控制软件部分</w:t>
      </w:r>
    </w:p>
    <w:p w14:paraId="0608ABC5" w14:textId="77777777" w:rsidR="001346FC" w:rsidRPr="0023063A" w:rsidRDefault="002D084F">
      <w:pPr>
        <w:spacing w:line="360" w:lineRule="auto"/>
        <w:ind w:firstLine="400"/>
        <w:rPr>
          <w:rFonts w:ascii="Times New Roman" w:hAnsi="Times New Roman" w:cs="Times New Roman"/>
          <w:sz w:val="22"/>
        </w:rPr>
      </w:pPr>
      <w:r w:rsidRPr="0023063A">
        <w:rPr>
          <w:rFonts w:ascii="Times New Roman" w:hAnsi="Times New Roman" w:cs="Times New Roman"/>
          <w:sz w:val="22"/>
        </w:rPr>
        <w:t>上位机控制软件主要用于人机交互，根据需要调整激光器参数等控制信息，以及显示</w:t>
      </w:r>
      <w:r w:rsidRPr="0023063A">
        <w:rPr>
          <w:rFonts w:ascii="Times New Roman" w:hAnsi="Times New Roman" w:cs="Times New Roman"/>
          <w:sz w:val="22"/>
        </w:rPr>
        <w:t>MCU</w:t>
      </w:r>
      <w:r w:rsidRPr="0023063A">
        <w:rPr>
          <w:rFonts w:ascii="Times New Roman" w:hAnsi="Times New Roman" w:cs="Times New Roman"/>
          <w:sz w:val="22"/>
        </w:rPr>
        <w:t>控制板发送的状态、告警等信息，方便操作人员做进一步处理。</w:t>
      </w:r>
    </w:p>
    <w:p w14:paraId="15B2574C" w14:textId="77777777" w:rsidR="001346FC" w:rsidRPr="0023063A" w:rsidRDefault="001346FC">
      <w:pPr>
        <w:spacing w:line="360" w:lineRule="auto"/>
        <w:ind w:firstLine="400"/>
        <w:rPr>
          <w:rFonts w:ascii="Times New Roman" w:hAnsi="Times New Roman" w:cs="Times New Roman"/>
          <w:sz w:val="22"/>
        </w:rPr>
      </w:pPr>
    </w:p>
    <w:p w14:paraId="75CBB0F5" w14:textId="079E458A" w:rsidR="001346FC" w:rsidRPr="0023063A" w:rsidRDefault="00A24352">
      <w:pPr>
        <w:spacing w:line="360" w:lineRule="auto"/>
        <w:ind w:firstLine="400"/>
        <w:rPr>
          <w:rFonts w:ascii="Times New Roman" w:hAnsi="Times New Roman" w:cs="Times New Roman"/>
          <w:sz w:val="22"/>
        </w:rPr>
      </w:pPr>
      <w:r w:rsidRPr="0023063A">
        <w:rPr>
          <w:rFonts w:ascii="Times New Roman" w:hAnsi="Times New Roman" w:cs="Times New Roman"/>
          <w:noProof/>
          <w:sz w:val="22"/>
        </w:rPr>
        <mc:AlternateContent>
          <mc:Choice Requires="wpg">
            <w:drawing>
              <wp:anchor distT="0" distB="0" distL="114300" distR="114300" simplePos="0" relativeHeight="251658240" behindDoc="0" locked="0" layoutInCell="1" allowOverlap="1" wp14:anchorId="24569FB9" wp14:editId="5F3822DC">
                <wp:simplePos x="0" y="0"/>
                <wp:positionH relativeFrom="column">
                  <wp:posOffset>-216535</wp:posOffset>
                </wp:positionH>
                <wp:positionV relativeFrom="paragraph">
                  <wp:posOffset>97790</wp:posOffset>
                </wp:positionV>
                <wp:extent cx="4789805" cy="1842770"/>
                <wp:effectExtent l="2540" t="635" r="8255" b="13970"/>
                <wp:wrapNone/>
                <wp:docPr id="39" name="组合 1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9805" cy="1842770"/>
                          <a:chOff x="-714" y="0"/>
                          <a:chExt cx="7543" cy="2902"/>
                        </a:xfrm>
                      </wpg:grpSpPr>
                      <wps:wsp>
                        <wps:cNvPr id="40" name="矩形 1086"/>
                        <wps:cNvSpPr>
                          <a:spLocks noChangeArrowheads="1"/>
                        </wps:cNvSpPr>
                        <wps:spPr bwMode="auto">
                          <a:xfrm>
                            <a:off x="1786" y="535"/>
                            <a:ext cx="1263" cy="789"/>
                          </a:xfrm>
                          <a:prstGeom prst="rect">
                            <a:avLst/>
                          </a:prstGeom>
                          <a:solidFill>
                            <a:srgbClr val="FFFFFF"/>
                          </a:solidFill>
                          <a:ln w="6350">
                            <a:solidFill>
                              <a:srgbClr val="5B9BD5"/>
                            </a:solidFill>
                            <a:round/>
                            <a:headEnd/>
                            <a:tailEnd/>
                          </a:ln>
                        </wps:spPr>
                        <wps:txbx>
                          <w:txbxContent>
                            <w:p w14:paraId="0836554E" w14:textId="77777777" w:rsidR="001346FC" w:rsidRDefault="002D084F">
                              <w:pPr>
                                <w:rPr>
                                  <w:sz w:val="20"/>
                                  <w:szCs w:val="20"/>
                                </w:rPr>
                              </w:pPr>
                              <w:r>
                                <w:rPr>
                                  <w:rFonts w:hint="eastAsia"/>
                                  <w:sz w:val="20"/>
                                  <w:szCs w:val="20"/>
                                </w:rPr>
                                <w:t>信息显示</w:t>
                              </w:r>
                            </w:p>
                          </w:txbxContent>
                        </wps:txbx>
                        <wps:bodyPr rot="0" vert="horz" wrap="square" lIns="91440" tIns="45720" rIns="91440" bIns="45720" anchor="t" anchorCtr="0" upright="1">
                          <a:noAutofit/>
                        </wps:bodyPr>
                      </wps:wsp>
                      <wps:wsp>
                        <wps:cNvPr id="41" name="矩形 1087"/>
                        <wps:cNvSpPr>
                          <a:spLocks noChangeArrowheads="1"/>
                        </wps:cNvSpPr>
                        <wps:spPr bwMode="auto">
                          <a:xfrm>
                            <a:off x="1758" y="1966"/>
                            <a:ext cx="1986" cy="788"/>
                          </a:xfrm>
                          <a:prstGeom prst="rect">
                            <a:avLst/>
                          </a:prstGeom>
                          <a:solidFill>
                            <a:srgbClr val="FFFFFF"/>
                          </a:solidFill>
                          <a:ln w="6350">
                            <a:solidFill>
                              <a:srgbClr val="5B9BD5"/>
                            </a:solidFill>
                            <a:round/>
                            <a:headEnd/>
                            <a:tailEnd/>
                          </a:ln>
                        </wps:spPr>
                        <wps:txbx>
                          <w:txbxContent>
                            <w:p w14:paraId="09F60A54" w14:textId="77777777" w:rsidR="001346FC" w:rsidRDefault="002D084F">
                              <w:pPr>
                                <w:rPr>
                                  <w:sz w:val="20"/>
                                  <w:szCs w:val="20"/>
                                </w:rPr>
                              </w:pPr>
                              <w:r>
                                <w:rPr>
                                  <w:rFonts w:hint="eastAsia"/>
                                  <w:sz w:val="20"/>
                                  <w:szCs w:val="20"/>
                                </w:rPr>
                                <w:t>告警、参数处理</w:t>
                              </w:r>
                            </w:p>
                          </w:txbxContent>
                        </wps:txbx>
                        <wps:bodyPr rot="0" vert="horz" wrap="square" lIns="91440" tIns="45720" rIns="91440" bIns="45720" anchor="t" anchorCtr="0" upright="1">
                          <a:noAutofit/>
                        </wps:bodyPr>
                      </wps:wsp>
                      <wps:wsp>
                        <wps:cNvPr id="42" name="矩形 1088"/>
                        <wps:cNvSpPr>
                          <a:spLocks noChangeArrowheads="1"/>
                        </wps:cNvSpPr>
                        <wps:spPr bwMode="auto">
                          <a:xfrm>
                            <a:off x="4989" y="1966"/>
                            <a:ext cx="1264" cy="789"/>
                          </a:xfrm>
                          <a:prstGeom prst="rect">
                            <a:avLst/>
                          </a:prstGeom>
                          <a:solidFill>
                            <a:srgbClr val="FFFFFF"/>
                          </a:solidFill>
                          <a:ln w="6350">
                            <a:solidFill>
                              <a:srgbClr val="5B9BD5"/>
                            </a:solidFill>
                            <a:round/>
                            <a:headEnd/>
                            <a:tailEnd/>
                          </a:ln>
                        </wps:spPr>
                        <wps:txbx>
                          <w:txbxContent>
                            <w:p w14:paraId="20CB4C54" w14:textId="77777777" w:rsidR="001346FC" w:rsidRDefault="002D084F">
                              <w:pPr>
                                <w:rPr>
                                  <w:sz w:val="20"/>
                                  <w:szCs w:val="20"/>
                                </w:rPr>
                              </w:pPr>
                              <w:r>
                                <w:rPr>
                                  <w:rFonts w:hint="eastAsia"/>
                                  <w:sz w:val="20"/>
                                  <w:szCs w:val="20"/>
                                </w:rPr>
                                <w:t>控制命令</w:t>
                              </w:r>
                            </w:p>
                          </w:txbxContent>
                        </wps:txbx>
                        <wps:bodyPr rot="0" vert="horz" wrap="square" lIns="91440" tIns="45720" rIns="91440" bIns="45720" anchor="t" anchorCtr="0" upright="1">
                          <a:noAutofit/>
                        </wps:bodyPr>
                      </wps:wsp>
                      <wps:wsp>
                        <wps:cNvPr id="43" name="矩形 1089"/>
                        <wps:cNvSpPr>
                          <a:spLocks noChangeArrowheads="1"/>
                        </wps:cNvSpPr>
                        <wps:spPr bwMode="auto">
                          <a:xfrm>
                            <a:off x="5003" y="535"/>
                            <a:ext cx="1745" cy="788"/>
                          </a:xfrm>
                          <a:prstGeom prst="rect">
                            <a:avLst/>
                          </a:prstGeom>
                          <a:solidFill>
                            <a:srgbClr val="FFFFFF"/>
                          </a:solidFill>
                          <a:ln w="6350">
                            <a:solidFill>
                              <a:srgbClr val="5B9BD5"/>
                            </a:solidFill>
                            <a:round/>
                            <a:headEnd/>
                            <a:tailEnd/>
                          </a:ln>
                        </wps:spPr>
                        <wps:txbx>
                          <w:txbxContent>
                            <w:p w14:paraId="417CB5B8" w14:textId="77777777" w:rsidR="001346FC" w:rsidRDefault="002D084F">
                              <w:pPr>
                                <w:rPr>
                                  <w:sz w:val="20"/>
                                  <w:szCs w:val="20"/>
                                </w:rPr>
                              </w:pPr>
                              <w:r>
                                <w:rPr>
                                  <w:rFonts w:hint="eastAsia"/>
                                  <w:sz w:val="20"/>
                                  <w:szCs w:val="20"/>
                                </w:rPr>
                                <w:t>参数互斥处理</w:t>
                              </w:r>
                            </w:p>
                          </w:txbxContent>
                        </wps:txbx>
                        <wps:bodyPr rot="0" vert="horz" wrap="square" lIns="91440" tIns="45720" rIns="91440" bIns="45720" anchor="t" anchorCtr="0" upright="1">
                          <a:noAutofit/>
                        </wps:bodyPr>
                      </wps:wsp>
                      <wps:wsp>
                        <wps:cNvPr id="44" name="矩形 1090"/>
                        <wps:cNvSpPr>
                          <a:spLocks noChangeArrowheads="1"/>
                        </wps:cNvSpPr>
                        <wps:spPr bwMode="auto">
                          <a:xfrm>
                            <a:off x="1513" y="94"/>
                            <a:ext cx="5316" cy="2808"/>
                          </a:xfrm>
                          <a:prstGeom prst="rect">
                            <a:avLst/>
                          </a:prstGeom>
                          <a:noFill/>
                          <a:ln w="12700">
                            <a:solidFill>
                              <a:srgbClr val="000000"/>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矩形 1091"/>
                        <wps:cNvSpPr>
                          <a:spLocks noChangeArrowheads="1"/>
                        </wps:cNvSpPr>
                        <wps:spPr bwMode="auto">
                          <a:xfrm>
                            <a:off x="2917" y="0"/>
                            <a:ext cx="2938" cy="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FF762" w14:textId="77777777" w:rsidR="001346FC" w:rsidRDefault="002D084F">
                              <w:pPr>
                                <w:rPr>
                                  <w:sz w:val="20"/>
                                  <w:szCs w:val="20"/>
                                </w:rPr>
                              </w:pPr>
                              <w:r>
                                <w:rPr>
                                  <w:rFonts w:hint="eastAsia"/>
                                  <w:sz w:val="20"/>
                                  <w:szCs w:val="20"/>
                                </w:rPr>
                                <w:t>上位机软件</w:t>
                              </w:r>
                              <w:r>
                                <w:rPr>
                                  <w:sz w:val="20"/>
                                  <w:szCs w:val="20"/>
                                </w:rPr>
                                <w:t>主要处理模块</w:t>
                              </w:r>
                            </w:p>
                          </w:txbxContent>
                        </wps:txbx>
                        <wps:bodyPr rot="0" vert="horz" wrap="square" lIns="91440" tIns="45720" rIns="91440" bIns="45720" anchor="t" anchorCtr="0" upright="1">
                          <a:noAutofit/>
                        </wps:bodyPr>
                      </wps:wsp>
                      <wps:wsp>
                        <wps:cNvPr id="46" name="直接连接符 1092"/>
                        <wps:cNvCnPr>
                          <a:cxnSpLocks noChangeShapeType="1"/>
                        </wps:cNvCnPr>
                        <wps:spPr bwMode="auto">
                          <a:xfrm flipH="1">
                            <a:off x="832" y="1605"/>
                            <a:ext cx="4647" cy="0"/>
                          </a:xfrm>
                          <a:prstGeom prst="straightConnector1">
                            <a:avLst/>
                          </a:prstGeom>
                          <a:noFill/>
                          <a:ln w="6350">
                            <a:solidFill>
                              <a:srgbClr val="000000"/>
                            </a:solidFill>
                            <a:round/>
                            <a:headEnd/>
                            <a:tailEnd type="arrow" w="med" len="med"/>
                          </a:ln>
                        </wps:spPr>
                        <wps:bodyPr/>
                      </wps:wsp>
                      <wps:wsp>
                        <wps:cNvPr id="47" name="直线 1093"/>
                        <wps:cNvCnPr>
                          <a:cxnSpLocks noChangeShapeType="1"/>
                        </wps:cNvCnPr>
                        <wps:spPr bwMode="auto">
                          <a:xfrm>
                            <a:off x="5480" y="1605"/>
                            <a:ext cx="0" cy="361"/>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 name="直接连接符 1094"/>
                        <wps:cNvCnPr>
                          <a:cxnSpLocks noChangeShapeType="1"/>
                        </wps:cNvCnPr>
                        <wps:spPr bwMode="auto">
                          <a:xfrm flipV="1">
                            <a:off x="900" y="2341"/>
                            <a:ext cx="858" cy="0"/>
                          </a:xfrm>
                          <a:prstGeom prst="straightConnector1">
                            <a:avLst/>
                          </a:prstGeom>
                          <a:noFill/>
                          <a:ln w="6350">
                            <a:solidFill>
                              <a:srgbClr val="000000"/>
                            </a:solidFill>
                            <a:round/>
                            <a:headEnd/>
                            <a:tailEnd type="arrow" w="med" len="med"/>
                          </a:ln>
                        </wps:spPr>
                        <wps:bodyPr/>
                      </wps:wsp>
                      <wps:wsp>
                        <wps:cNvPr id="49" name="矩形 1095"/>
                        <wps:cNvSpPr>
                          <a:spLocks noChangeArrowheads="1"/>
                        </wps:cNvSpPr>
                        <wps:spPr bwMode="auto">
                          <a:xfrm>
                            <a:off x="-714" y="1585"/>
                            <a:ext cx="2216" cy="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17A16" w14:textId="77777777" w:rsidR="001346FC" w:rsidRDefault="002D084F">
                              <w:pPr>
                                <w:rPr>
                                  <w:sz w:val="20"/>
                                  <w:szCs w:val="20"/>
                                </w:rPr>
                              </w:pPr>
                              <w:r>
                                <w:rPr>
                                  <w:rFonts w:hint="eastAsia"/>
                                  <w:sz w:val="20"/>
                                  <w:szCs w:val="20"/>
                                </w:rPr>
                                <w:t>与下位机串口通信</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569FB9" id="组合 1085" o:spid="_x0000_s1047" style="position:absolute;left:0;text-align:left;margin-left:-17.05pt;margin-top:7.7pt;width:377.15pt;height:145.1pt;z-index:251658240" coordorigin="-714" coordsize="7543,2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">
                <v:rect id="矩形 1086" o:spid="_x0000_s1048" style="position:absolute;left:1786;top:535;width:1263;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" strokecolor="#5b9bd5" strokeweight=".5pt">
                  <v:stroke joinstyle="round"/>
                  <v:textbox>
                    <w:txbxContent>
                      <w:p w14:paraId="0836554E" w14:textId="77777777" w:rsidR="001346FC" w:rsidRDefault="002D084F">
                        <w:pPr>
                          <w:rPr>
                            <w:sz w:val="20"/>
                            <w:szCs w:val="20"/>
                          </w:rPr>
                        </w:pPr>
                        <w:r>
                          <w:rPr>
                            <w:rFonts w:hint="eastAsia"/>
                            <w:sz w:val="20"/>
                            <w:szCs w:val="20"/>
                          </w:rPr>
                          <w:t>信息显示</w:t>
                        </w:r>
                      </w:p>
                    </w:txbxContent>
                  </v:textbox>
                </v:rect>
                <v:rect id="矩形 1087" o:spid="_x0000_s1049" style="position:absolute;left:1758;top:1966;width:1986;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" strokecolor="#5b9bd5" strokeweight=".5pt">
                  <v:stroke joinstyle="round"/>
                  <v:textbox>
                    <w:txbxContent>
                      <w:p w14:paraId="09F60A54" w14:textId="77777777" w:rsidR="001346FC" w:rsidRDefault="002D084F">
                        <w:pPr>
                          <w:rPr>
                            <w:sz w:val="20"/>
                            <w:szCs w:val="20"/>
                          </w:rPr>
                        </w:pPr>
                        <w:r>
                          <w:rPr>
                            <w:rFonts w:hint="eastAsia"/>
                            <w:sz w:val="20"/>
                            <w:szCs w:val="20"/>
                          </w:rPr>
                          <w:t>告警、参数处理</w:t>
                        </w:r>
                      </w:p>
                    </w:txbxContent>
                  </v:textbox>
                </v:rect>
                <v:rect id="矩形 1088" o:spid="_x0000_s1050" style="position:absolute;left:4989;top:1966;width:1264;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" strokecolor="#5b9bd5" strokeweight=".5pt">
                  <v:stroke joinstyle="round"/>
                  <v:textbox>
                    <w:txbxContent>
                      <w:p w14:paraId="20CB4C54" w14:textId="77777777" w:rsidR="001346FC" w:rsidRDefault="002D084F">
                        <w:pPr>
                          <w:rPr>
                            <w:sz w:val="20"/>
                            <w:szCs w:val="20"/>
                          </w:rPr>
                        </w:pPr>
                        <w:r>
                          <w:rPr>
                            <w:rFonts w:hint="eastAsia"/>
                            <w:sz w:val="20"/>
                            <w:szCs w:val="20"/>
                          </w:rPr>
                          <w:t>控制命令</w:t>
                        </w:r>
                      </w:p>
                    </w:txbxContent>
                  </v:textbox>
                </v:rect>
                <v:rect id="矩形 1089" o:spid="_x0000_s1051" style="position:absolute;left:5003;top:535;width:1745;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" strokecolor="#5b9bd5" strokeweight=".5pt">
                  <v:stroke joinstyle="round"/>
                  <v:textbox>
                    <w:txbxContent>
                      <w:p w14:paraId="417CB5B8" w14:textId="77777777" w:rsidR="001346FC" w:rsidRDefault="002D084F">
                        <w:pPr>
                          <w:rPr>
                            <w:sz w:val="20"/>
                            <w:szCs w:val="20"/>
                          </w:rPr>
                        </w:pPr>
                        <w:r>
                          <w:rPr>
                            <w:rFonts w:hint="eastAsia"/>
                            <w:sz w:val="20"/>
                            <w:szCs w:val="20"/>
                          </w:rPr>
                          <w:t>参数互斥处理</w:t>
                        </w:r>
                      </w:p>
                    </w:txbxContent>
                  </v:textbox>
                </v:rect>
                <v:rect id="矩形 1090" o:spid="_x0000_s1052" style="position:absolute;left:1513;top:94;width:5316;height:2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" filled="f" strokeweight="1pt">
                  <v:stroke miterlimit="2"/>
                </v:rect>
                <v:rect id="矩形 1091" o:spid="_x0000_s1053" style="position:absolute;left:2917;width:2938;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" filled="f" stroked="f">
                  <v:textbox>
                    <w:txbxContent>
                      <w:p w14:paraId="7EBFF762" w14:textId="77777777" w:rsidR="001346FC" w:rsidRDefault="002D084F">
                        <w:pPr>
                          <w:rPr>
                            <w:sz w:val="20"/>
                            <w:szCs w:val="20"/>
                          </w:rPr>
                        </w:pPr>
                        <w:r>
                          <w:rPr>
                            <w:rFonts w:hint="eastAsia"/>
                            <w:sz w:val="20"/>
                            <w:szCs w:val="20"/>
                          </w:rPr>
                          <w:t>上位机软件</w:t>
                        </w:r>
                        <w:r>
                          <w:rPr>
                            <w:sz w:val="20"/>
                            <w:szCs w:val="20"/>
                          </w:rPr>
                          <w:t>主要处理模块</w:t>
                        </w:r>
                      </w:p>
                    </w:txbxContent>
                  </v:textbox>
                </v:rect>
                <v:shape id="直接连接符 1092" o:spid="_x0000_s1054" type="#_x0000_t32" style="position:absolute;left:832;top:1605;width:464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" strokeweight=".5pt">
                  <v:stroke endarrow="open"/>
                </v:shape>
                <v:line id="直线 1093" o:spid="_x0000_s1055" style="position:absolute;visibility:visible;mso-wrap-style:square" from="5480,1605" to="5480,1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" strokeweight=".5pt"/>
                <v:shape id="直接连接符 1094" o:spid="_x0000_s1056" type="#_x0000_t32" style="position:absolute;left:900;top:2341;width:85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" strokeweight=".5pt">
                  <v:stroke endarrow="open"/>
                </v:shape>
                <v:rect id="矩形 1095" o:spid="_x0000_s1057" style="position:absolute;left:-714;top:1585;width:2216;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GfxAAAANsAAAAPAAAAZHJzL2Rvd25yZXYueG1sRI9Ba8JA&#10;FITvBf/D8gQvohulFE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I2FcZ/EAAAA2wAAAA8A&#10;AAAAAAAAAAAAAAAABwIAAGRycy9kb3ducmV2LnhtbFBLBQYAAAAAAwADALcAAAD4AgAAAAA=&#10;" filled="f" stroked="f">
                  <v:textbox>
                    <w:txbxContent>
                      <w:p w14:paraId="16A17A16" w14:textId="77777777" w:rsidR="001346FC" w:rsidRDefault="002D084F">
                        <w:pPr>
                          <w:rPr>
                            <w:sz w:val="20"/>
                            <w:szCs w:val="20"/>
                          </w:rPr>
                        </w:pPr>
                        <w:r>
                          <w:rPr>
                            <w:rFonts w:hint="eastAsia"/>
                            <w:sz w:val="20"/>
                            <w:szCs w:val="20"/>
                          </w:rPr>
                          <w:t>与下位机串口通信</w:t>
                        </w:r>
                      </w:p>
                    </w:txbxContent>
                  </v:textbox>
                </v:rect>
              </v:group>
            </w:pict>
          </mc:Fallback>
        </mc:AlternateContent>
      </w:r>
    </w:p>
    <w:p w14:paraId="2250A99B" w14:textId="77777777" w:rsidR="001346FC" w:rsidRPr="0023063A" w:rsidRDefault="001346FC">
      <w:pPr>
        <w:spacing w:line="360" w:lineRule="auto"/>
        <w:ind w:firstLine="400"/>
        <w:rPr>
          <w:rFonts w:ascii="Times New Roman" w:hAnsi="Times New Roman" w:cs="Times New Roman"/>
          <w:sz w:val="22"/>
        </w:rPr>
      </w:pPr>
    </w:p>
    <w:p w14:paraId="0B8769DE" w14:textId="77777777" w:rsidR="001346FC" w:rsidRPr="0023063A" w:rsidRDefault="001346FC">
      <w:pPr>
        <w:spacing w:line="360" w:lineRule="auto"/>
        <w:rPr>
          <w:rFonts w:ascii="Times New Roman" w:hAnsi="Times New Roman" w:cs="Times New Roman"/>
          <w:sz w:val="22"/>
        </w:rPr>
      </w:pPr>
    </w:p>
    <w:p w14:paraId="64F512DB" w14:textId="77777777" w:rsidR="001346FC" w:rsidRPr="0023063A" w:rsidRDefault="001346FC">
      <w:pPr>
        <w:spacing w:line="360" w:lineRule="auto"/>
        <w:jc w:val="center"/>
        <w:rPr>
          <w:rFonts w:ascii="Times New Roman" w:hAnsi="Times New Roman" w:cs="Times New Roman"/>
          <w:sz w:val="22"/>
        </w:rPr>
      </w:pPr>
    </w:p>
    <w:p w14:paraId="28E15804" w14:textId="77777777" w:rsidR="001346FC" w:rsidRPr="0023063A" w:rsidRDefault="001346FC">
      <w:pPr>
        <w:spacing w:line="360" w:lineRule="auto"/>
        <w:jc w:val="center"/>
        <w:rPr>
          <w:rFonts w:ascii="Times New Roman" w:hAnsi="Times New Roman" w:cs="Times New Roman"/>
          <w:sz w:val="22"/>
        </w:rPr>
      </w:pPr>
    </w:p>
    <w:p w14:paraId="67FA5FFA" w14:textId="77777777" w:rsidR="001346FC" w:rsidRPr="0023063A" w:rsidRDefault="001346FC">
      <w:pPr>
        <w:spacing w:line="360" w:lineRule="auto"/>
        <w:jc w:val="center"/>
        <w:rPr>
          <w:rFonts w:ascii="Times New Roman" w:hAnsi="Times New Roman" w:cs="Times New Roman"/>
          <w:sz w:val="22"/>
        </w:rPr>
      </w:pPr>
    </w:p>
    <w:p w14:paraId="0B40E173" w14:textId="77777777" w:rsidR="001346FC" w:rsidRPr="0023063A" w:rsidRDefault="001346FC">
      <w:pPr>
        <w:spacing w:line="360" w:lineRule="auto"/>
        <w:jc w:val="center"/>
        <w:rPr>
          <w:rFonts w:ascii="Times New Roman" w:hAnsi="Times New Roman" w:cs="Times New Roman"/>
          <w:sz w:val="22"/>
        </w:rPr>
      </w:pPr>
    </w:p>
    <w:p w14:paraId="5315B445" w14:textId="77777777" w:rsidR="001346FC" w:rsidRPr="0023063A" w:rsidRDefault="002D084F">
      <w:pPr>
        <w:spacing w:line="360" w:lineRule="auto"/>
        <w:jc w:val="center"/>
        <w:rPr>
          <w:rFonts w:ascii="Times New Roman" w:hAnsi="Times New Roman" w:cs="Times New Roman"/>
          <w:sz w:val="22"/>
        </w:rPr>
      </w:pPr>
      <w:r w:rsidRPr="0023063A">
        <w:rPr>
          <w:rFonts w:ascii="Times New Roman" w:hAnsi="Times New Roman" w:cs="Times New Roman"/>
          <w:sz w:val="22"/>
        </w:rPr>
        <w:t>图</w:t>
      </w:r>
      <w:r w:rsidRPr="0023063A">
        <w:rPr>
          <w:rFonts w:ascii="Times New Roman" w:hAnsi="Times New Roman" w:cs="Times New Roman" w:hint="eastAsia"/>
          <w:sz w:val="22"/>
        </w:rPr>
        <w:t>10-2</w:t>
      </w:r>
      <w:r w:rsidRPr="0023063A">
        <w:rPr>
          <w:rFonts w:ascii="Times New Roman" w:hAnsi="Times New Roman" w:cs="Times New Roman"/>
          <w:sz w:val="22"/>
        </w:rPr>
        <w:t xml:space="preserve"> </w:t>
      </w:r>
      <w:r w:rsidRPr="0023063A">
        <w:rPr>
          <w:rFonts w:ascii="Times New Roman" w:hAnsi="Times New Roman" w:cs="Times New Roman"/>
          <w:sz w:val="22"/>
        </w:rPr>
        <w:t>上位机控制软件部分</w:t>
      </w:r>
    </w:p>
    <w:p w14:paraId="02B19D74" w14:textId="77777777" w:rsidR="001346FC" w:rsidRPr="0023063A" w:rsidRDefault="002D084F">
      <w:pPr>
        <w:spacing w:line="360" w:lineRule="auto"/>
        <w:ind w:firstLine="403"/>
        <w:rPr>
          <w:rFonts w:ascii="Times New Roman" w:hAnsi="Times New Roman" w:cs="Times New Roman"/>
          <w:sz w:val="22"/>
        </w:rPr>
      </w:pPr>
      <w:r w:rsidRPr="0023063A">
        <w:rPr>
          <w:rFonts w:ascii="Times New Roman" w:hAnsi="Times New Roman" w:cs="Times New Roman"/>
          <w:sz w:val="22"/>
        </w:rPr>
        <w:t>上位机软件接收状态信息，故障代码以供参考。设置参数后，下位机会对设置情况做出反馈，可以在控制软件读出当前的设置信息。</w:t>
      </w:r>
    </w:p>
    <w:p w14:paraId="72F20B35" w14:textId="06FB39C6" w:rsidR="001346FC" w:rsidRPr="0023063A" w:rsidRDefault="00A24352">
      <w:pPr>
        <w:spacing w:line="360" w:lineRule="auto"/>
        <w:ind w:firstLine="480"/>
        <w:rPr>
          <w:rFonts w:ascii="Times New Roman" w:hAnsi="Times New Roman" w:cs="Times New Roman"/>
          <w:sz w:val="22"/>
        </w:rPr>
      </w:pPr>
      <w:r w:rsidRPr="0023063A">
        <w:rPr>
          <w:rFonts w:ascii="Times New Roman" w:hAnsi="Times New Roman" w:cs="Times New Roman"/>
          <w:noProof/>
          <w:sz w:val="22"/>
        </w:rPr>
        <w:lastRenderedPageBreak/>
        <w:drawing>
          <wp:inline distT="0" distB="0" distL="0" distR="0" wp14:anchorId="2A3A4E55" wp14:editId="1D3B3024">
            <wp:extent cx="4954270" cy="2675255"/>
            <wp:effectExtent l="0" t="0" r="0" b="0"/>
            <wp:docPr id="26" name="图片框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9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54270" cy="2675255"/>
                    </a:xfrm>
                    <a:prstGeom prst="rect">
                      <a:avLst/>
                    </a:prstGeom>
                    <a:noFill/>
                    <a:ln>
                      <a:noFill/>
                    </a:ln>
                  </pic:spPr>
                </pic:pic>
              </a:graphicData>
            </a:graphic>
          </wp:inline>
        </w:drawing>
      </w:r>
      <w:r w:rsidR="002670ED">
        <w:rPr>
          <w:rFonts w:ascii="Times New Roman" w:hAnsi="Times New Roman" w:cs="Times New Roman" w:hint="eastAsia"/>
          <w:sz w:val="22"/>
        </w:rPr>
        <w:t xml:space="preserve"> </w:t>
      </w:r>
    </w:p>
    <w:p w14:paraId="4AA4E691" w14:textId="77777777" w:rsidR="001346FC" w:rsidRPr="0023063A" w:rsidRDefault="002D084F">
      <w:pPr>
        <w:spacing w:line="360" w:lineRule="auto"/>
        <w:ind w:firstLine="400"/>
        <w:rPr>
          <w:rFonts w:ascii="Times New Roman" w:hAnsi="Times New Roman" w:cs="Times New Roman"/>
          <w:sz w:val="22"/>
        </w:rPr>
      </w:pPr>
      <w:r w:rsidRPr="0023063A">
        <w:rPr>
          <w:rFonts w:ascii="Times New Roman" w:hAnsi="Times New Roman" w:cs="Times New Roman"/>
          <w:sz w:val="22"/>
        </w:rPr>
        <w:t xml:space="preserve">                            </w:t>
      </w:r>
      <w:r w:rsidRPr="0023063A">
        <w:rPr>
          <w:rFonts w:ascii="Times New Roman" w:hAnsi="Times New Roman" w:cs="Times New Roman"/>
          <w:sz w:val="22"/>
        </w:rPr>
        <w:t>图</w:t>
      </w:r>
      <w:r w:rsidRPr="0023063A">
        <w:rPr>
          <w:rFonts w:ascii="Times New Roman" w:hAnsi="Times New Roman" w:cs="Times New Roman" w:hint="eastAsia"/>
          <w:sz w:val="22"/>
        </w:rPr>
        <w:t>10-3</w:t>
      </w:r>
      <w:r w:rsidRPr="0023063A">
        <w:rPr>
          <w:rFonts w:ascii="Times New Roman" w:hAnsi="Times New Roman" w:cs="Times New Roman"/>
          <w:sz w:val="22"/>
        </w:rPr>
        <w:t>操控软件示例</w:t>
      </w:r>
    </w:p>
    <w:p w14:paraId="332E3240" w14:textId="77777777" w:rsidR="001346FC" w:rsidRPr="0023063A" w:rsidRDefault="002D084F">
      <w:pPr>
        <w:pStyle w:val="1"/>
        <w:rPr>
          <w:bCs w:val="0"/>
          <w:color w:val="auto"/>
        </w:rPr>
      </w:pPr>
      <w:bookmarkStart w:id="193" w:name="_Toc55206936"/>
      <w:bookmarkStart w:id="194" w:name="_Toc61968909"/>
      <w:bookmarkStart w:id="195" w:name="_Toc65407379"/>
      <w:bookmarkStart w:id="196" w:name="_Toc205110422"/>
      <w:r w:rsidRPr="0023063A">
        <w:rPr>
          <w:bCs w:val="0"/>
          <w:color w:val="auto"/>
        </w:rPr>
        <w:t>六性分析</w:t>
      </w:r>
      <w:bookmarkEnd w:id="193"/>
      <w:bookmarkEnd w:id="194"/>
      <w:bookmarkEnd w:id="195"/>
      <w:bookmarkEnd w:id="196"/>
    </w:p>
    <w:p w14:paraId="0E4A9878" w14:textId="77777777" w:rsidR="001346FC" w:rsidRPr="0023063A" w:rsidRDefault="002D084F">
      <w:pPr>
        <w:pStyle w:val="1"/>
        <w:numPr>
          <w:ilvl w:val="0"/>
          <w:numId w:val="0"/>
        </w:numPr>
        <w:spacing w:before="240" w:after="240"/>
        <w:ind w:left="6"/>
        <w:rPr>
          <w:color w:val="auto"/>
          <w:sz w:val="22"/>
          <w:szCs w:val="22"/>
        </w:rPr>
      </w:pPr>
      <w:bookmarkStart w:id="197" w:name="_Toc30407"/>
      <w:bookmarkStart w:id="198" w:name="_Toc816"/>
      <w:bookmarkStart w:id="199" w:name="_Toc205110423"/>
      <w:r w:rsidRPr="0023063A">
        <w:rPr>
          <w:color w:val="auto"/>
          <w:sz w:val="22"/>
          <w:szCs w:val="22"/>
        </w:rPr>
        <w:t>维修性设计</w:t>
      </w:r>
      <w:bookmarkEnd w:id="197"/>
      <w:bookmarkEnd w:id="198"/>
      <w:bookmarkEnd w:id="199"/>
    </w:p>
    <w:p w14:paraId="5EC7F78D" w14:textId="77777777" w:rsidR="001346FC" w:rsidRPr="0023063A" w:rsidRDefault="002D084F">
      <w:pPr>
        <w:pStyle w:val="14"/>
        <w:numPr>
          <w:ilvl w:val="0"/>
          <w:numId w:val="19"/>
        </w:numPr>
        <w:adjustRightInd w:val="0"/>
        <w:snapToGrid w:val="0"/>
        <w:spacing w:line="360" w:lineRule="auto"/>
        <w:ind w:firstLineChars="0"/>
        <w:rPr>
          <w:rFonts w:ascii="Times New Roman" w:hAnsi="Times New Roman"/>
          <w:sz w:val="22"/>
        </w:rPr>
      </w:pPr>
      <w:r w:rsidRPr="0023063A">
        <w:rPr>
          <w:rFonts w:ascii="Times New Roman" w:hAnsi="Times New Roman"/>
          <w:sz w:val="22"/>
        </w:rPr>
        <w:t>设计采用模块化设计，全部可拆卸替换，并保证更换模块不改变性能指标</w:t>
      </w:r>
    </w:p>
    <w:p w14:paraId="3870D2C3" w14:textId="77777777" w:rsidR="001346FC" w:rsidRPr="0023063A" w:rsidRDefault="002D084F">
      <w:pPr>
        <w:pStyle w:val="14"/>
        <w:numPr>
          <w:ilvl w:val="0"/>
          <w:numId w:val="19"/>
        </w:numPr>
        <w:adjustRightInd w:val="0"/>
        <w:snapToGrid w:val="0"/>
        <w:spacing w:line="360" w:lineRule="auto"/>
        <w:ind w:firstLineChars="0"/>
        <w:rPr>
          <w:rFonts w:ascii="Times New Roman" w:hAnsi="Times New Roman"/>
          <w:sz w:val="22"/>
        </w:rPr>
      </w:pPr>
      <w:r w:rsidRPr="0023063A">
        <w:rPr>
          <w:rFonts w:ascii="Times New Roman" w:hAnsi="Times New Roman"/>
          <w:sz w:val="22"/>
        </w:rPr>
        <w:t>预留软件升级接口，方便控制软件升级更新</w:t>
      </w:r>
    </w:p>
    <w:p w14:paraId="5B5243F4" w14:textId="77777777" w:rsidR="001346FC" w:rsidRPr="0023063A" w:rsidRDefault="002D084F">
      <w:pPr>
        <w:pStyle w:val="14"/>
        <w:numPr>
          <w:ilvl w:val="0"/>
          <w:numId w:val="19"/>
        </w:numPr>
        <w:adjustRightInd w:val="0"/>
        <w:snapToGrid w:val="0"/>
        <w:spacing w:line="360" w:lineRule="auto"/>
        <w:ind w:firstLineChars="0"/>
        <w:rPr>
          <w:rFonts w:ascii="Times New Roman" w:hAnsi="Times New Roman"/>
          <w:sz w:val="22"/>
        </w:rPr>
      </w:pPr>
      <w:r w:rsidRPr="0023063A">
        <w:rPr>
          <w:rFonts w:ascii="Times New Roman" w:hAnsi="Times New Roman"/>
          <w:sz w:val="22"/>
        </w:rPr>
        <w:t>自检能力：可对光源输出状态、温控模块工作状态、驱动模块工作状态进行自检并周期上报</w:t>
      </w:r>
    </w:p>
    <w:p w14:paraId="7E05BB8F" w14:textId="77777777" w:rsidR="001346FC" w:rsidRPr="0023063A" w:rsidRDefault="002D084F">
      <w:pPr>
        <w:pStyle w:val="14"/>
        <w:numPr>
          <w:ilvl w:val="0"/>
          <w:numId w:val="19"/>
        </w:numPr>
        <w:adjustRightInd w:val="0"/>
        <w:snapToGrid w:val="0"/>
        <w:spacing w:line="360" w:lineRule="auto"/>
        <w:ind w:firstLineChars="0"/>
        <w:rPr>
          <w:rFonts w:ascii="Times New Roman" w:hAnsi="Times New Roman"/>
          <w:sz w:val="22"/>
        </w:rPr>
      </w:pPr>
      <w:r w:rsidRPr="0023063A">
        <w:rPr>
          <w:rFonts w:ascii="Times New Roman" w:hAnsi="Times New Roman"/>
          <w:sz w:val="22"/>
        </w:rPr>
        <w:t>故障检测可确定光源、</w:t>
      </w:r>
      <w:r w:rsidRPr="0023063A">
        <w:rPr>
          <w:rFonts w:ascii="Times New Roman" w:hAnsi="Times New Roman"/>
          <w:sz w:val="22"/>
        </w:rPr>
        <w:t>MCU</w:t>
      </w:r>
      <w:r w:rsidRPr="0023063A">
        <w:rPr>
          <w:rFonts w:ascii="Times New Roman" w:hAnsi="Times New Roman"/>
          <w:sz w:val="22"/>
        </w:rPr>
        <w:t>控制板故障定位</w:t>
      </w:r>
    </w:p>
    <w:p w14:paraId="3CF94793" w14:textId="77777777" w:rsidR="001346FC" w:rsidRPr="0023063A" w:rsidRDefault="002D084F">
      <w:pPr>
        <w:pStyle w:val="14"/>
        <w:numPr>
          <w:ilvl w:val="0"/>
          <w:numId w:val="19"/>
        </w:numPr>
        <w:adjustRightInd w:val="0"/>
        <w:snapToGrid w:val="0"/>
        <w:spacing w:line="360" w:lineRule="auto"/>
        <w:ind w:firstLineChars="0"/>
        <w:rPr>
          <w:rFonts w:ascii="Times New Roman" w:hAnsi="Times New Roman"/>
          <w:sz w:val="22"/>
        </w:rPr>
      </w:pPr>
      <w:r w:rsidRPr="0023063A">
        <w:rPr>
          <w:rFonts w:ascii="Times New Roman" w:hAnsi="Times New Roman"/>
          <w:sz w:val="22"/>
        </w:rPr>
        <w:t>设计保证光源、</w:t>
      </w:r>
      <w:r w:rsidRPr="0023063A">
        <w:rPr>
          <w:rFonts w:ascii="Times New Roman" w:hAnsi="Times New Roman"/>
          <w:sz w:val="22"/>
        </w:rPr>
        <w:t>MCU</w:t>
      </w:r>
      <w:r w:rsidRPr="0023063A">
        <w:rPr>
          <w:rFonts w:ascii="Times New Roman" w:hAnsi="Times New Roman"/>
          <w:sz w:val="22"/>
        </w:rPr>
        <w:t>控制板和温控模块、驱动模块可单独更换而不改变输出特性</w:t>
      </w:r>
    </w:p>
    <w:p w14:paraId="423B9829" w14:textId="77777777" w:rsidR="001346FC" w:rsidRPr="0023063A" w:rsidRDefault="002D084F">
      <w:pPr>
        <w:pStyle w:val="1"/>
        <w:numPr>
          <w:ilvl w:val="0"/>
          <w:numId w:val="0"/>
        </w:numPr>
        <w:tabs>
          <w:tab w:val="left" w:pos="0"/>
        </w:tabs>
        <w:spacing w:before="0" w:after="0" w:line="360" w:lineRule="auto"/>
        <w:rPr>
          <w:color w:val="auto"/>
          <w:sz w:val="22"/>
          <w:szCs w:val="22"/>
        </w:rPr>
      </w:pPr>
      <w:bookmarkStart w:id="200" w:name="_Toc6083"/>
      <w:bookmarkStart w:id="201" w:name="_Toc31759"/>
      <w:bookmarkStart w:id="202" w:name="_Toc205110424"/>
      <w:r w:rsidRPr="0023063A">
        <w:rPr>
          <w:color w:val="auto"/>
          <w:sz w:val="22"/>
          <w:szCs w:val="22"/>
        </w:rPr>
        <w:t>测试性设计</w:t>
      </w:r>
      <w:bookmarkEnd w:id="200"/>
      <w:bookmarkEnd w:id="201"/>
      <w:bookmarkEnd w:id="202"/>
    </w:p>
    <w:p w14:paraId="03493ADC" w14:textId="77777777" w:rsidR="001346FC" w:rsidRPr="0023063A" w:rsidRDefault="002D084F">
      <w:pPr>
        <w:pStyle w:val="14"/>
        <w:numPr>
          <w:ilvl w:val="0"/>
          <w:numId w:val="20"/>
        </w:numPr>
        <w:adjustRightInd w:val="0"/>
        <w:snapToGrid w:val="0"/>
        <w:spacing w:line="360" w:lineRule="auto"/>
        <w:ind w:firstLineChars="0"/>
        <w:rPr>
          <w:rFonts w:ascii="Times New Roman" w:hAnsi="Times New Roman"/>
          <w:sz w:val="22"/>
        </w:rPr>
      </w:pPr>
      <w:r w:rsidRPr="0023063A">
        <w:rPr>
          <w:rFonts w:ascii="Times New Roman" w:hAnsi="Times New Roman"/>
          <w:sz w:val="22"/>
        </w:rPr>
        <w:t>提供激光输出能量和</w:t>
      </w:r>
      <w:r w:rsidRPr="0023063A">
        <w:rPr>
          <w:rFonts w:ascii="Times New Roman" w:hAnsi="Times New Roman" w:hint="eastAsia"/>
          <w:sz w:val="22"/>
          <w:u w:val="single"/>
          <w:rPrChange w:id="203" w:author="程" w:date="2025-06-30T18:46:00Z">
            <w:rPr>
              <w:rFonts w:ascii="Times New Roman" w:hAnsi="Times New Roman" w:hint="eastAsia"/>
              <w:sz w:val="22"/>
            </w:rPr>
          </w:rPrChange>
        </w:rPr>
        <w:t>脉宽检测电路</w:t>
      </w:r>
      <w:r w:rsidRPr="0023063A">
        <w:rPr>
          <w:rFonts w:ascii="Times New Roman" w:hAnsi="Times New Roman"/>
          <w:sz w:val="22"/>
        </w:rPr>
        <w:t>，可实时检测输出状态</w:t>
      </w:r>
    </w:p>
    <w:p w14:paraId="2B63B4DB" w14:textId="77777777" w:rsidR="001346FC" w:rsidRPr="0023063A" w:rsidRDefault="002D084F">
      <w:pPr>
        <w:pStyle w:val="14"/>
        <w:numPr>
          <w:ilvl w:val="0"/>
          <w:numId w:val="20"/>
        </w:numPr>
        <w:adjustRightInd w:val="0"/>
        <w:snapToGrid w:val="0"/>
        <w:spacing w:line="360" w:lineRule="auto"/>
        <w:ind w:firstLineChars="0"/>
        <w:rPr>
          <w:rFonts w:ascii="Times New Roman" w:hAnsi="Times New Roman"/>
          <w:sz w:val="22"/>
        </w:rPr>
      </w:pPr>
      <w:r w:rsidRPr="0023063A">
        <w:rPr>
          <w:rFonts w:ascii="Times New Roman" w:hAnsi="Times New Roman"/>
          <w:sz w:val="22"/>
        </w:rPr>
        <w:t>提供调试测试软件</w:t>
      </w:r>
    </w:p>
    <w:p w14:paraId="2B1E1279" w14:textId="77777777" w:rsidR="001346FC" w:rsidRPr="0023063A" w:rsidRDefault="002D084F">
      <w:pPr>
        <w:pStyle w:val="14"/>
        <w:numPr>
          <w:ilvl w:val="0"/>
          <w:numId w:val="20"/>
        </w:numPr>
        <w:adjustRightInd w:val="0"/>
        <w:snapToGrid w:val="0"/>
        <w:spacing w:line="360" w:lineRule="auto"/>
        <w:ind w:firstLineChars="0"/>
        <w:rPr>
          <w:rFonts w:ascii="Times New Roman" w:hAnsi="Times New Roman"/>
          <w:sz w:val="22"/>
        </w:rPr>
      </w:pPr>
      <w:r w:rsidRPr="0023063A">
        <w:rPr>
          <w:rFonts w:ascii="Times New Roman" w:hAnsi="Times New Roman"/>
          <w:sz w:val="22"/>
        </w:rPr>
        <w:t>可通过上位机得到温度，驱动电源等工作状态</w:t>
      </w:r>
    </w:p>
    <w:p w14:paraId="3BB77F6E" w14:textId="77777777" w:rsidR="001346FC" w:rsidRPr="0023063A" w:rsidRDefault="002D084F">
      <w:pPr>
        <w:pStyle w:val="14"/>
        <w:numPr>
          <w:ilvl w:val="0"/>
          <w:numId w:val="20"/>
        </w:numPr>
        <w:adjustRightInd w:val="0"/>
        <w:snapToGrid w:val="0"/>
        <w:spacing w:line="360" w:lineRule="auto"/>
        <w:ind w:firstLineChars="0"/>
        <w:rPr>
          <w:rFonts w:ascii="Times New Roman" w:hAnsi="Times New Roman"/>
          <w:sz w:val="22"/>
        </w:rPr>
      </w:pPr>
      <w:r w:rsidRPr="0023063A">
        <w:rPr>
          <w:rFonts w:ascii="Times New Roman" w:hAnsi="Times New Roman"/>
          <w:sz w:val="22"/>
        </w:rPr>
        <w:t>MCU</w:t>
      </w:r>
      <w:r w:rsidRPr="0023063A">
        <w:rPr>
          <w:rFonts w:ascii="Times New Roman" w:hAnsi="Times New Roman"/>
          <w:sz w:val="22"/>
        </w:rPr>
        <w:t>控制板提供多点测量接口，可实时检测电路各个模块工作状态</w:t>
      </w:r>
    </w:p>
    <w:p w14:paraId="09A05FC7" w14:textId="77777777" w:rsidR="001346FC" w:rsidRPr="0023063A" w:rsidRDefault="002D084F">
      <w:pPr>
        <w:pStyle w:val="1"/>
        <w:numPr>
          <w:ilvl w:val="0"/>
          <w:numId w:val="0"/>
        </w:numPr>
        <w:tabs>
          <w:tab w:val="left" w:pos="0"/>
        </w:tabs>
        <w:spacing w:before="0" w:after="0" w:line="360" w:lineRule="auto"/>
        <w:rPr>
          <w:color w:val="auto"/>
          <w:sz w:val="22"/>
          <w:szCs w:val="22"/>
        </w:rPr>
      </w:pPr>
      <w:bookmarkStart w:id="204" w:name="_Toc26527"/>
      <w:bookmarkStart w:id="205" w:name="_Toc17236"/>
      <w:bookmarkStart w:id="206" w:name="_Toc205110425"/>
      <w:r w:rsidRPr="0023063A">
        <w:rPr>
          <w:color w:val="auto"/>
          <w:sz w:val="22"/>
          <w:szCs w:val="22"/>
        </w:rPr>
        <w:t>保障性设计</w:t>
      </w:r>
      <w:bookmarkEnd w:id="204"/>
      <w:bookmarkEnd w:id="205"/>
      <w:bookmarkEnd w:id="206"/>
    </w:p>
    <w:p w14:paraId="68870D56" w14:textId="77777777" w:rsidR="001346FC" w:rsidRPr="0023063A" w:rsidRDefault="002D084F">
      <w:pPr>
        <w:pStyle w:val="affd"/>
        <w:numPr>
          <w:ilvl w:val="0"/>
          <w:numId w:val="21"/>
        </w:numPr>
        <w:spacing w:beforeLines="0" w:after="156" w:line="360" w:lineRule="auto"/>
        <w:ind w:firstLineChars="0"/>
        <w:jc w:val="left"/>
        <w:rPr>
          <w:sz w:val="22"/>
          <w:szCs w:val="22"/>
        </w:rPr>
      </w:pPr>
      <w:r w:rsidRPr="0023063A">
        <w:rPr>
          <w:sz w:val="22"/>
          <w:szCs w:val="22"/>
        </w:rPr>
        <w:t>优先选用经过充分验证、技术成熟的设计方案；</w:t>
      </w:r>
    </w:p>
    <w:p w14:paraId="2017975A" w14:textId="77777777" w:rsidR="001346FC" w:rsidRPr="0023063A" w:rsidRDefault="002D084F">
      <w:pPr>
        <w:pStyle w:val="affd"/>
        <w:numPr>
          <w:ilvl w:val="0"/>
          <w:numId w:val="21"/>
        </w:numPr>
        <w:spacing w:beforeLines="0" w:after="156" w:line="360" w:lineRule="auto"/>
        <w:ind w:firstLineChars="0"/>
        <w:jc w:val="left"/>
        <w:rPr>
          <w:sz w:val="22"/>
          <w:szCs w:val="22"/>
        </w:rPr>
      </w:pPr>
      <w:r w:rsidRPr="0023063A">
        <w:rPr>
          <w:sz w:val="22"/>
          <w:szCs w:val="22"/>
        </w:rPr>
        <w:t>严格控制新技术采用比例，新技术系数一般情况不应高于</w:t>
      </w:r>
      <w:r w:rsidRPr="0023063A">
        <w:rPr>
          <w:sz w:val="22"/>
          <w:szCs w:val="22"/>
        </w:rPr>
        <w:t>20%</w:t>
      </w:r>
      <w:r w:rsidRPr="0023063A">
        <w:rPr>
          <w:sz w:val="22"/>
          <w:szCs w:val="22"/>
        </w:rPr>
        <w:t>；</w:t>
      </w:r>
    </w:p>
    <w:p w14:paraId="44161BE1" w14:textId="77777777" w:rsidR="001346FC" w:rsidRPr="0023063A" w:rsidRDefault="002D084F">
      <w:pPr>
        <w:pStyle w:val="affd"/>
        <w:numPr>
          <w:ilvl w:val="0"/>
          <w:numId w:val="21"/>
        </w:numPr>
        <w:spacing w:beforeLines="0" w:after="156" w:line="360" w:lineRule="auto"/>
        <w:ind w:firstLineChars="0"/>
        <w:jc w:val="left"/>
        <w:rPr>
          <w:sz w:val="22"/>
          <w:szCs w:val="22"/>
        </w:rPr>
      </w:pPr>
      <w:r w:rsidRPr="0023063A">
        <w:rPr>
          <w:sz w:val="22"/>
          <w:szCs w:val="22"/>
        </w:rPr>
        <w:t>简化设计，减少零部件、元器件的规格、数量，并满足标准化、通用化要求；</w:t>
      </w:r>
    </w:p>
    <w:p w14:paraId="1F386BD2" w14:textId="77777777" w:rsidR="001346FC" w:rsidRPr="0023063A" w:rsidRDefault="002D084F">
      <w:pPr>
        <w:pStyle w:val="affd"/>
        <w:numPr>
          <w:ilvl w:val="0"/>
          <w:numId w:val="21"/>
        </w:numPr>
        <w:spacing w:beforeLines="0" w:after="156" w:line="360" w:lineRule="auto"/>
        <w:ind w:firstLineChars="0"/>
        <w:jc w:val="left"/>
        <w:rPr>
          <w:sz w:val="22"/>
          <w:szCs w:val="22"/>
        </w:rPr>
      </w:pPr>
      <w:r w:rsidRPr="0023063A">
        <w:rPr>
          <w:sz w:val="22"/>
          <w:szCs w:val="22"/>
        </w:rPr>
        <w:t>失效率高及列为关重件的元器件、零部件，进行降额设计。</w:t>
      </w:r>
    </w:p>
    <w:p w14:paraId="528D0C0A" w14:textId="77777777" w:rsidR="001346FC" w:rsidRPr="0023063A" w:rsidRDefault="002D084F">
      <w:pPr>
        <w:pStyle w:val="1"/>
        <w:numPr>
          <w:ilvl w:val="0"/>
          <w:numId w:val="0"/>
        </w:numPr>
        <w:tabs>
          <w:tab w:val="left" w:pos="0"/>
        </w:tabs>
        <w:spacing w:before="0" w:after="0" w:line="360" w:lineRule="auto"/>
        <w:ind w:left="480"/>
        <w:rPr>
          <w:color w:val="auto"/>
          <w:sz w:val="22"/>
          <w:szCs w:val="22"/>
        </w:rPr>
      </w:pPr>
      <w:bookmarkStart w:id="207" w:name="_Toc28850"/>
      <w:bookmarkStart w:id="208" w:name="_Toc25890"/>
      <w:bookmarkStart w:id="209" w:name="_Toc205110426"/>
      <w:r w:rsidRPr="0023063A">
        <w:rPr>
          <w:color w:val="auto"/>
          <w:sz w:val="22"/>
          <w:szCs w:val="22"/>
        </w:rPr>
        <w:lastRenderedPageBreak/>
        <w:t>安全性设计</w:t>
      </w:r>
      <w:bookmarkEnd w:id="207"/>
      <w:bookmarkEnd w:id="208"/>
      <w:bookmarkEnd w:id="209"/>
    </w:p>
    <w:p w14:paraId="0813B0AE" w14:textId="77777777" w:rsidR="001346FC" w:rsidRPr="0023063A" w:rsidRDefault="002D084F">
      <w:pPr>
        <w:pStyle w:val="afff8"/>
        <w:numPr>
          <w:ilvl w:val="0"/>
          <w:numId w:val="22"/>
        </w:numPr>
        <w:spacing w:line="360" w:lineRule="auto"/>
        <w:ind w:firstLineChars="0"/>
        <w:rPr>
          <w:rFonts w:ascii="Times New Roman" w:hAnsi="Times New Roman"/>
          <w:color w:val="auto"/>
          <w:sz w:val="22"/>
          <w:szCs w:val="22"/>
        </w:rPr>
      </w:pPr>
      <w:r w:rsidRPr="0023063A">
        <w:rPr>
          <w:rFonts w:ascii="Times New Roman" w:hAnsi="Times New Roman"/>
          <w:color w:val="auto"/>
          <w:sz w:val="22"/>
          <w:szCs w:val="22"/>
        </w:rPr>
        <w:t>提供醒目的激光辐射警告标识，根据</w:t>
      </w:r>
      <w:r w:rsidRPr="0023063A">
        <w:rPr>
          <w:rFonts w:ascii="Times New Roman" w:hAnsi="Times New Roman"/>
          <w:color w:val="auto"/>
          <w:sz w:val="22"/>
          <w:szCs w:val="22"/>
        </w:rPr>
        <w:t>GJB895</w:t>
      </w:r>
      <w:r w:rsidRPr="0023063A">
        <w:rPr>
          <w:rFonts w:ascii="Times New Roman" w:hAnsi="Times New Roman"/>
          <w:color w:val="auto"/>
          <w:sz w:val="22"/>
          <w:szCs w:val="22"/>
        </w:rPr>
        <w:t>规定，激光器及吊舱外表面应印激光辐射警告标志和警告标志的标识说明：</w:t>
      </w:r>
    </w:p>
    <w:p w14:paraId="766DBCE7" w14:textId="7BE3A32F" w:rsidR="001346FC" w:rsidRPr="0023063A" w:rsidRDefault="00A24352">
      <w:pPr>
        <w:spacing w:line="360" w:lineRule="auto"/>
        <w:ind w:firstLine="400"/>
        <w:jc w:val="center"/>
        <w:rPr>
          <w:rFonts w:ascii="Times New Roman" w:hAnsi="Times New Roman" w:cs="Times New Roman"/>
          <w:bCs/>
          <w:sz w:val="22"/>
        </w:rPr>
      </w:pPr>
      <w:r w:rsidRPr="0023063A">
        <w:rPr>
          <w:rFonts w:ascii="Times New Roman" w:hAnsi="Times New Roman" w:cs="Times New Roman"/>
          <w:noProof/>
          <w:sz w:val="22"/>
        </w:rPr>
        <w:drawing>
          <wp:inline distT="0" distB="0" distL="0" distR="0" wp14:anchorId="19DBC95B" wp14:editId="6EE404F8">
            <wp:extent cx="1160145" cy="1664970"/>
            <wp:effectExtent l="0" t="0" r="0" b="0"/>
            <wp:docPr id="25" name="图片框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9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60145" cy="1664970"/>
                    </a:xfrm>
                    <a:prstGeom prst="rect">
                      <a:avLst/>
                    </a:prstGeom>
                    <a:noFill/>
                    <a:ln>
                      <a:noFill/>
                    </a:ln>
                  </pic:spPr>
                </pic:pic>
              </a:graphicData>
            </a:graphic>
          </wp:inline>
        </w:drawing>
      </w:r>
    </w:p>
    <w:p w14:paraId="6AF4E4DF" w14:textId="77777777" w:rsidR="001346FC" w:rsidRPr="0023063A" w:rsidRDefault="002D084F">
      <w:pPr>
        <w:spacing w:line="360" w:lineRule="auto"/>
        <w:jc w:val="center"/>
        <w:rPr>
          <w:rFonts w:ascii="Times New Roman" w:hAnsi="Times New Roman" w:cs="Times New Roman"/>
          <w:sz w:val="22"/>
        </w:rPr>
      </w:pPr>
      <w:bookmarkStart w:id="210" w:name="_Ref453666170"/>
      <w:r w:rsidRPr="0023063A">
        <w:rPr>
          <w:rFonts w:ascii="Times New Roman" w:hAnsi="Times New Roman" w:cs="Times New Roman"/>
          <w:sz w:val="22"/>
        </w:rPr>
        <w:t xml:space="preserve">    </w:t>
      </w:r>
      <w:r w:rsidRPr="0023063A">
        <w:rPr>
          <w:rFonts w:ascii="Times New Roman" w:hAnsi="Times New Roman" w:cs="Times New Roman"/>
          <w:sz w:val="22"/>
        </w:rPr>
        <w:t>图</w:t>
      </w:r>
      <w:r w:rsidRPr="0023063A">
        <w:rPr>
          <w:rFonts w:ascii="Times New Roman" w:hAnsi="Times New Roman" w:cs="Times New Roman" w:hint="eastAsia"/>
          <w:sz w:val="22"/>
        </w:rPr>
        <w:t>11-1</w:t>
      </w:r>
      <w:r w:rsidRPr="0023063A">
        <w:rPr>
          <w:rFonts w:ascii="Times New Roman" w:hAnsi="Times New Roman" w:cs="Times New Roman"/>
          <w:sz w:val="22"/>
        </w:rPr>
        <w:t xml:space="preserve"> </w:t>
      </w:r>
      <w:r w:rsidRPr="0023063A">
        <w:rPr>
          <w:rFonts w:ascii="Times New Roman" w:hAnsi="Times New Roman" w:cs="Times New Roman"/>
          <w:sz w:val="22"/>
        </w:rPr>
        <w:t>激光警告标志及其说明</w:t>
      </w:r>
      <w:bookmarkEnd w:id="210"/>
    </w:p>
    <w:p w14:paraId="4FFD4210" w14:textId="77777777" w:rsidR="001346FC" w:rsidRPr="0023063A" w:rsidRDefault="002D084F">
      <w:pPr>
        <w:pStyle w:val="14"/>
        <w:numPr>
          <w:ilvl w:val="0"/>
          <w:numId w:val="23"/>
        </w:numPr>
        <w:adjustRightInd w:val="0"/>
        <w:snapToGrid w:val="0"/>
        <w:spacing w:line="360" w:lineRule="auto"/>
        <w:ind w:firstLineChars="0"/>
        <w:rPr>
          <w:rFonts w:ascii="Times New Roman" w:hAnsi="Times New Roman"/>
          <w:sz w:val="22"/>
        </w:rPr>
      </w:pPr>
      <w:r w:rsidRPr="0023063A">
        <w:rPr>
          <w:rFonts w:ascii="Times New Roman" w:hAnsi="Times New Roman"/>
          <w:sz w:val="22"/>
        </w:rPr>
        <w:t>提供高压源警告标识</w:t>
      </w:r>
    </w:p>
    <w:p w14:paraId="41DC2DD0" w14:textId="77777777" w:rsidR="001346FC" w:rsidRPr="0023063A" w:rsidRDefault="002D084F">
      <w:pPr>
        <w:pStyle w:val="14"/>
        <w:numPr>
          <w:ilvl w:val="0"/>
          <w:numId w:val="23"/>
        </w:numPr>
        <w:adjustRightInd w:val="0"/>
        <w:snapToGrid w:val="0"/>
        <w:spacing w:line="360" w:lineRule="auto"/>
        <w:ind w:firstLineChars="0"/>
        <w:rPr>
          <w:rFonts w:ascii="Times New Roman" w:hAnsi="Times New Roman"/>
          <w:sz w:val="22"/>
        </w:rPr>
      </w:pPr>
      <w:r w:rsidRPr="0023063A">
        <w:rPr>
          <w:rFonts w:ascii="Times New Roman" w:hAnsi="Times New Roman"/>
          <w:sz w:val="22"/>
        </w:rPr>
        <w:t>完全闭环控制的保护功能，能够在过温，过流等异常状态下上报错误代码的同时自动切断电源，保护核心元器件不受损坏。</w:t>
      </w:r>
    </w:p>
    <w:p w14:paraId="36D661C6" w14:textId="77777777" w:rsidR="001346FC" w:rsidRPr="0023063A" w:rsidRDefault="002D084F">
      <w:pPr>
        <w:pStyle w:val="14"/>
        <w:numPr>
          <w:ilvl w:val="0"/>
          <w:numId w:val="23"/>
        </w:numPr>
        <w:adjustRightInd w:val="0"/>
        <w:snapToGrid w:val="0"/>
        <w:spacing w:line="360" w:lineRule="auto"/>
        <w:ind w:firstLineChars="0"/>
        <w:rPr>
          <w:rFonts w:ascii="Times New Roman" w:hAnsi="Times New Roman"/>
          <w:sz w:val="22"/>
        </w:rPr>
      </w:pPr>
      <w:r w:rsidRPr="0023063A">
        <w:rPr>
          <w:rFonts w:ascii="Times New Roman" w:hAnsi="Times New Roman"/>
          <w:sz w:val="22"/>
        </w:rPr>
        <w:t>工作状态指示灯，上电、待机、激光发射和故障均用不同颜色指示灯指示</w:t>
      </w:r>
    </w:p>
    <w:p w14:paraId="5971C145" w14:textId="77777777" w:rsidR="001346FC" w:rsidRPr="0023063A" w:rsidRDefault="002D084F">
      <w:pPr>
        <w:pStyle w:val="14"/>
        <w:numPr>
          <w:ilvl w:val="0"/>
          <w:numId w:val="23"/>
        </w:numPr>
        <w:adjustRightInd w:val="0"/>
        <w:snapToGrid w:val="0"/>
        <w:spacing w:line="360" w:lineRule="auto"/>
        <w:ind w:firstLineChars="0"/>
        <w:rPr>
          <w:rFonts w:ascii="Times New Roman" w:hAnsi="Times New Roman"/>
          <w:sz w:val="22"/>
        </w:rPr>
      </w:pPr>
      <w:r w:rsidRPr="0023063A">
        <w:rPr>
          <w:rFonts w:ascii="Times New Roman" w:hAnsi="Times New Roman"/>
          <w:sz w:val="22"/>
        </w:rPr>
        <w:t>防反接设计，供电接反保证不损坏内部器件</w:t>
      </w:r>
    </w:p>
    <w:p w14:paraId="7C1053D2" w14:textId="77777777" w:rsidR="001346FC" w:rsidRPr="0023063A" w:rsidRDefault="002D084F">
      <w:pPr>
        <w:pStyle w:val="14"/>
        <w:numPr>
          <w:ilvl w:val="0"/>
          <w:numId w:val="23"/>
        </w:numPr>
        <w:adjustRightInd w:val="0"/>
        <w:snapToGrid w:val="0"/>
        <w:spacing w:line="360" w:lineRule="auto"/>
        <w:ind w:firstLineChars="0"/>
        <w:rPr>
          <w:rFonts w:ascii="Times New Roman" w:hAnsi="Times New Roman"/>
          <w:sz w:val="22"/>
        </w:rPr>
      </w:pPr>
      <w:r w:rsidRPr="0023063A">
        <w:rPr>
          <w:rFonts w:ascii="Times New Roman" w:hAnsi="Times New Roman"/>
          <w:sz w:val="22"/>
        </w:rPr>
        <w:t>发射窗口配置挡光板</w:t>
      </w:r>
    </w:p>
    <w:p w14:paraId="196CA4BD" w14:textId="77777777" w:rsidR="001346FC" w:rsidRPr="0023063A" w:rsidRDefault="001346FC">
      <w:pPr>
        <w:pStyle w:val="24"/>
        <w:rPr>
          <w:rFonts w:ascii="Times New Roman"/>
        </w:rPr>
      </w:pPr>
    </w:p>
    <w:p w14:paraId="77F8AD77" w14:textId="77777777" w:rsidR="001346FC" w:rsidRPr="0023063A" w:rsidRDefault="002D084F">
      <w:pPr>
        <w:pStyle w:val="1"/>
        <w:rPr>
          <w:bCs w:val="0"/>
          <w:color w:val="auto"/>
        </w:rPr>
      </w:pPr>
      <w:bookmarkStart w:id="211" w:name="_Toc61968919"/>
      <w:bookmarkStart w:id="212" w:name="_Toc55206946"/>
      <w:bookmarkStart w:id="213" w:name="_Toc65407386"/>
      <w:bookmarkStart w:id="214" w:name="_Toc205110427"/>
      <w:r w:rsidRPr="0023063A">
        <w:rPr>
          <w:bCs w:val="0"/>
          <w:color w:val="auto"/>
        </w:rPr>
        <w:t>电磁兼容性设计</w:t>
      </w:r>
      <w:bookmarkEnd w:id="211"/>
      <w:bookmarkEnd w:id="212"/>
      <w:bookmarkEnd w:id="213"/>
      <w:bookmarkEnd w:id="214"/>
    </w:p>
    <w:p w14:paraId="1A23A106" w14:textId="77777777" w:rsidR="001346FC" w:rsidRPr="0023063A" w:rsidRDefault="002D084F">
      <w:pPr>
        <w:spacing w:line="360" w:lineRule="auto"/>
        <w:ind w:firstLine="400"/>
        <w:rPr>
          <w:rFonts w:ascii="Times New Roman" w:hAnsi="Times New Roman" w:cs="Times New Roman"/>
          <w:sz w:val="22"/>
        </w:rPr>
      </w:pPr>
      <w:r w:rsidRPr="0023063A">
        <w:rPr>
          <w:rFonts w:ascii="Times New Roman" w:hAnsi="Times New Roman" w:cs="Times New Roman"/>
          <w:sz w:val="22"/>
        </w:rPr>
        <w:t>设计过程中，严格</w:t>
      </w:r>
      <w:r w:rsidRPr="0023063A">
        <w:rPr>
          <w:rFonts w:ascii="Times New Roman" w:hAnsi="Times New Roman" w:cs="Times New Roman"/>
          <w:sz w:val="22"/>
        </w:rPr>
        <w:t xml:space="preserve"> </w:t>
      </w:r>
      <w:r w:rsidRPr="0023063A">
        <w:rPr>
          <w:rFonts w:ascii="Times New Roman" w:hAnsi="Times New Roman" w:cs="Times New Roman"/>
          <w:sz w:val="22"/>
        </w:rPr>
        <w:t>按照</w:t>
      </w:r>
      <w:r w:rsidRPr="0023063A">
        <w:rPr>
          <w:rFonts w:ascii="Times New Roman" w:hAnsi="Times New Roman" w:cs="Times New Roman"/>
          <w:sz w:val="22"/>
        </w:rPr>
        <w:t>GJB</w:t>
      </w:r>
      <w:r w:rsidRPr="0023063A">
        <w:rPr>
          <w:rFonts w:ascii="Times New Roman" w:hAnsi="Times New Roman" w:cs="Times New Roman"/>
          <w:sz w:val="22"/>
        </w:rPr>
        <w:t>电磁兼容标准要求进行</w:t>
      </w:r>
      <w:proofErr w:type="gramStart"/>
      <w:r w:rsidRPr="0023063A">
        <w:rPr>
          <w:rFonts w:ascii="Times New Roman" w:hAnsi="Times New Roman" w:cs="Times New Roman"/>
          <w:sz w:val="22"/>
        </w:rPr>
        <w:t>布板走</w:t>
      </w:r>
      <w:proofErr w:type="gramEnd"/>
      <w:r w:rsidRPr="0023063A">
        <w:rPr>
          <w:rFonts w:ascii="Times New Roman" w:hAnsi="Times New Roman" w:cs="Times New Roman"/>
          <w:sz w:val="22"/>
        </w:rPr>
        <w:t>线，设计原则为：</w:t>
      </w:r>
    </w:p>
    <w:p w14:paraId="63E52125" w14:textId="77777777" w:rsidR="001346FC" w:rsidRPr="0023063A" w:rsidRDefault="002D084F">
      <w:pPr>
        <w:pStyle w:val="14"/>
        <w:numPr>
          <w:ilvl w:val="0"/>
          <w:numId w:val="24"/>
        </w:numPr>
        <w:adjustRightInd w:val="0"/>
        <w:snapToGrid w:val="0"/>
        <w:spacing w:line="360" w:lineRule="auto"/>
        <w:ind w:firstLineChars="0"/>
        <w:rPr>
          <w:rFonts w:ascii="Times New Roman" w:hAnsi="Times New Roman"/>
          <w:sz w:val="22"/>
        </w:rPr>
      </w:pPr>
      <w:r w:rsidRPr="0023063A">
        <w:rPr>
          <w:rFonts w:ascii="Times New Roman" w:hAnsi="Times New Roman"/>
          <w:sz w:val="22"/>
        </w:rPr>
        <w:t>信号地，电源地与机壳隔离，绝缘电阻大于等于</w:t>
      </w:r>
      <w:r w:rsidRPr="0023063A">
        <w:rPr>
          <w:rFonts w:ascii="Times New Roman" w:hAnsi="Times New Roman"/>
          <w:sz w:val="22"/>
        </w:rPr>
        <w:t>100M</w:t>
      </w:r>
      <w:r w:rsidRPr="0023063A">
        <w:rPr>
          <w:rFonts w:ascii="Times New Roman" w:hAnsi="Times New Roman"/>
          <w:sz w:val="22"/>
        </w:rPr>
        <w:t>欧姆</w:t>
      </w:r>
    </w:p>
    <w:p w14:paraId="68356A98" w14:textId="08092DC7" w:rsidR="001346FC" w:rsidRPr="0023063A" w:rsidRDefault="002D084F">
      <w:pPr>
        <w:pStyle w:val="14"/>
        <w:numPr>
          <w:ilvl w:val="0"/>
          <w:numId w:val="24"/>
        </w:numPr>
        <w:adjustRightInd w:val="0"/>
        <w:snapToGrid w:val="0"/>
        <w:spacing w:line="360" w:lineRule="auto"/>
        <w:ind w:firstLineChars="0"/>
        <w:rPr>
          <w:rFonts w:ascii="Times New Roman" w:hAnsi="Times New Roman"/>
          <w:sz w:val="22"/>
        </w:rPr>
      </w:pPr>
      <w:r w:rsidRPr="0023063A">
        <w:rPr>
          <w:rFonts w:ascii="Times New Roman" w:hAnsi="Times New Roman"/>
          <w:sz w:val="22"/>
        </w:rPr>
        <w:t>ＭＣＵ控制板接地与固定壳体隔离</w:t>
      </w:r>
      <w:r w:rsidR="00207914" w:rsidRPr="0023063A">
        <w:rPr>
          <w:rFonts w:ascii="Times New Roman" w:hAnsi="Times New Roman" w:hint="eastAsia"/>
          <w:sz w:val="22"/>
        </w:rPr>
        <w:t>（需取消接地</w:t>
      </w:r>
      <w:r w:rsidR="00207914" w:rsidRPr="0023063A">
        <w:rPr>
          <w:rFonts w:ascii="Times New Roman" w:hAnsi="Times New Roman" w:hint="eastAsia"/>
          <w:sz w:val="22"/>
        </w:rPr>
        <w:t>0</w:t>
      </w:r>
      <w:r w:rsidR="00207914" w:rsidRPr="0023063A">
        <w:rPr>
          <w:rFonts w:ascii="Times New Roman" w:hAnsi="Times New Roman" w:hint="eastAsia"/>
          <w:sz w:val="22"/>
        </w:rPr>
        <w:t>Ω电阻）</w:t>
      </w:r>
    </w:p>
    <w:p w14:paraId="64474779" w14:textId="77777777" w:rsidR="001346FC" w:rsidRPr="0023063A" w:rsidRDefault="002D084F">
      <w:pPr>
        <w:pStyle w:val="14"/>
        <w:numPr>
          <w:ilvl w:val="0"/>
          <w:numId w:val="24"/>
        </w:numPr>
        <w:adjustRightInd w:val="0"/>
        <w:snapToGrid w:val="0"/>
        <w:spacing w:line="360" w:lineRule="auto"/>
        <w:ind w:firstLineChars="0"/>
        <w:rPr>
          <w:rFonts w:ascii="Times New Roman" w:hAnsi="Times New Roman"/>
          <w:sz w:val="22"/>
        </w:rPr>
      </w:pPr>
      <w:r w:rsidRPr="0023063A">
        <w:rPr>
          <w:rFonts w:ascii="Times New Roman" w:hAnsi="Times New Roman"/>
          <w:sz w:val="22"/>
        </w:rPr>
        <w:t>控制信号部分全部采用</w:t>
      </w:r>
      <w:proofErr w:type="gramStart"/>
      <w:r w:rsidRPr="0023063A">
        <w:rPr>
          <w:rFonts w:ascii="Times New Roman" w:hAnsi="Times New Roman"/>
          <w:sz w:val="22"/>
        </w:rPr>
        <w:t>隔离隔离</w:t>
      </w:r>
      <w:proofErr w:type="gramEnd"/>
      <w:r w:rsidRPr="0023063A">
        <w:rPr>
          <w:rFonts w:ascii="Times New Roman" w:hAnsi="Times New Roman"/>
          <w:sz w:val="22"/>
        </w:rPr>
        <w:t>芯片</w:t>
      </w:r>
    </w:p>
    <w:p w14:paraId="1D8DC945" w14:textId="77777777" w:rsidR="001346FC" w:rsidRPr="0023063A" w:rsidRDefault="002D084F">
      <w:pPr>
        <w:pStyle w:val="14"/>
        <w:numPr>
          <w:ilvl w:val="0"/>
          <w:numId w:val="24"/>
        </w:numPr>
        <w:adjustRightInd w:val="0"/>
        <w:snapToGrid w:val="0"/>
        <w:spacing w:line="360" w:lineRule="auto"/>
        <w:ind w:firstLineChars="0"/>
        <w:rPr>
          <w:rFonts w:ascii="Times New Roman" w:hAnsi="Times New Roman"/>
          <w:sz w:val="22"/>
        </w:rPr>
      </w:pPr>
      <w:r w:rsidRPr="0023063A">
        <w:rPr>
          <w:rFonts w:ascii="Times New Roman" w:hAnsi="Times New Roman"/>
          <w:sz w:val="22"/>
        </w:rPr>
        <w:t>电接插件采用航天标准的密封系列</w:t>
      </w:r>
      <w:r w:rsidRPr="0023063A">
        <w:rPr>
          <w:rFonts w:ascii="Times New Roman" w:hAnsi="Times New Roman"/>
          <w:sz w:val="22"/>
        </w:rPr>
        <w:t xml:space="preserve"> </w:t>
      </w:r>
    </w:p>
    <w:p w14:paraId="636F2D83" w14:textId="77777777" w:rsidR="001346FC" w:rsidRPr="0023063A" w:rsidRDefault="002D084F">
      <w:pPr>
        <w:pStyle w:val="14"/>
        <w:numPr>
          <w:ilvl w:val="0"/>
          <w:numId w:val="24"/>
        </w:numPr>
        <w:adjustRightInd w:val="0"/>
        <w:snapToGrid w:val="0"/>
        <w:spacing w:line="360" w:lineRule="auto"/>
        <w:ind w:firstLineChars="0"/>
        <w:rPr>
          <w:rFonts w:ascii="Times New Roman" w:hAnsi="Times New Roman"/>
          <w:sz w:val="22"/>
        </w:rPr>
      </w:pPr>
      <w:r w:rsidRPr="0023063A">
        <w:rPr>
          <w:rFonts w:ascii="Times New Roman" w:hAnsi="Times New Roman"/>
          <w:sz w:val="22"/>
        </w:rPr>
        <w:t>印制板较大元器件采用低挥发硅胶固定，并做三防处理。满足机载使用环境要求</w:t>
      </w:r>
    </w:p>
    <w:p w14:paraId="3B31E570" w14:textId="77777777" w:rsidR="001346FC" w:rsidRPr="0023063A" w:rsidRDefault="002D084F">
      <w:pPr>
        <w:pStyle w:val="14"/>
        <w:numPr>
          <w:ilvl w:val="0"/>
          <w:numId w:val="24"/>
        </w:numPr>
        <w:adjustRightInd w:val="0"/>
        <w:snapToGrid w:val="0"/>
        <w:spacing w:line="360" w:lineRule="auto"/>
        <w:ind w:firstLineChars="0"/>
        <w:rPr>
          <w:rFonts w:ascii="Times New Roman" w:hAnsi="Times New Roman"/>
          <w:sz w:val="22"/>
        </w:rPr>
      </w:pPr>
      <w:r w:rsidRPr="0023063A">
        <w:rPr>
          <w:rFonts w:ascii="Times New Roman" w:hAnsi="Times New Roman"/>
          <w:sz w:val="22"/>
        </w:rPr>
        <w:t>部件连接电缆全部采用自带屏蔽网的高规格导线，并在两端做接地处理</w:t>
      </w:r>
    </w:p>
    <w:p w14:paraId="7AC7BEAD" w14:textId="77777777" w:rsidR="00B024C3" w:rsidRPr="0023063A" w:rsidRDefault="00B024C3" w:rsidP="00B024C3">
      <w:pPr>
        <w:pStyle w:val="2"/>
        <w:spacing w:before="156"/>
        <w:rPr>
          <w:color w:val="auto"/>
        </w:rPr>
      </w:pPr>
      <w:bookmarkStart w:id="215" w:name="_Toc205110428"/>
      <w:r w:rsidRPr="0023063A">
        <w:rPr>
          <w:rFonts w:hint="eastAsia"/>
          <w:color w:val="auto"/>
        </w:rPr>
        <w:t>电磁兼容要求</w:t>
      </w:r>
      <w:bookmarkEnd w:id="215"/>
    </w:p>
    <w:p w14:paraId="5BEADC32" w14:textId="77777777" w:rsidR="00B024C3" w:rsidRPr="0023063A" w:rsidRDefault="00B024C3" w:rsidP="00B024C3">
      <w:pPr>
        <w:pStyle w:val="3"/>
        <w:spacing w:before="156"/>
      </w:pPr>
      <w:bookmarkStart w:id="216" w:name="_Toc192002514"/>
      <w:bookmarkStart w:id="217" w:name="_Toc205110429"/>
      <w:r w:rsidRPr="0023063A">
        <w:t>电磁兼容性要求</w:t>
      </w:r>
      <w:bookmarkEnd w:id="216"/>
      <w:bookmarkEnd w:id="217"/>
    </w:p>
    <w:p w14:paraId="5C0E52FD" w14:textId="77777777" w:rsidR="00B024C3" w:rsidRPr="0023063A" w:rsidRDefault="00B024C3" w:rsidP="00B024C3">
      <w:pPr>
        <w:pStyle w:val="my10"/>
      </w:pPr>
      <w:bookmarkStart w:id="218" w:name="_Hlk198219126"/>
      <w:bookmarkStart w:id="219" w:name="_Hlk198217244"/>
      <w:r w:rsidRPr="0023063A">
        <w:t>电控模块</w:t>
      </w:r>
      <w:bookmarkEnd w:id="218"/>
      <w:r w:rsidRPr="0023063A">
        <w:t>设计时应开展电磁兼容性设计，参照《军用设备和分系统电磁发射和敏感度要求》</w:t>
      </w:r>
      <w:r w:rsidRPr="0023063A">
        <w:t>GJB151A-1997</w:t>
      </w:r>
      <w:r w:rsidRPr="0023063A">
        <w:t>及《军用设备和分系统电磁发射和敏感度测量》</w:t>
      </w:r>
      <w:r w:rsidRPr="0023063A">
        <w:t>GJB152A-1997</w:t>
      </w:r>
      <w:r w:rsidRPr="0023063A">
        <w:t>。</w:t>
      </w:r>
      <w:r w:rsidRPr="0023063A">
        <w:lastRenderedPageBreak/>
        <w:t>此外还应该按照</w:t>
      </w:r>
      <w:r w:rsidRPr="0023063A">
        <w:t>GJB6784-2009</w:t>
      </w:r>
      <w:r w:rsidRPr="0023063A">
        <w:t>《军用地面电子设施防雷通用要求》中的相关规定，以满足二级防雷要求为标准进行设计。</w:t>
      </w:r>
    </w:p>
    <w:p w14:paraId="2C92922C" w14:textId="77777777" w:rsidR="00B024C3" w:rsidRPr="0023063A" w:rsidRDefault="00B024C3" w:rsidP="00B024C3">
      <w:pPr>
        <w:pStyle w:val="my10"/>
      </w:pPr>
      <w:r w:rsidRPr="0023063A">
        <w:t>电控模块按照以上要求开展电磁兼容性设计，在产品集成后随整机进行试验考核，试验项目包括：</w:t>
      </w:r>
      <w:r w:rsidRPr="0023063A">
        <w:t>CE102</w:t>
      </w:r>
      <w:r w:rsidRPr="0023063A">
        <w:t>，</w:t>
      </w:r>
      <w:r w:rsidRPr="0023063A">
        <w:t>CS101</w:t>
      </w:r>
      <w:r w:rsidRPr="0023063A">
        <w:t>，</w:t>
      </w:r>
      <w:r w:rsidRPr="0023063A">
        <w:t>CS114</w:t>
      </w:r>
      <w:r w:rsidRPr="0023063A">
        <w:t>，</w:t>
      </w:r>
      <w:r w:rsidRPr="0023063A">
        <w:t>CS115</w:t>
      </w:r>
      <w:r w:rsidRPr="0023063A">
        <w:t>，</w:t>
      </w:r>
      <w:r w:rsidRPr="0023063A">
        <w:t>CS116</w:t>
      </w:r>
      <w:r w:rsidRPr="0023063A">
        <w:t>，</w:t>
      </w:r>
      <w:r w:rsidRPr="0023063A">
        <w:t>RE102</w:t>
      </w:r>
      <w:r w:rsidRPr="0023063A">
        <w:t>，</w:t>
      </w:r>
      <w:r w:rsidRPr="0023063A">
        <w:t>RS103</w:t>
      </w:r>
      <w:r w:rsidRPr="0023063A">
        <w:t>。</w:t>
      </w:r>
      <w:r w:rsidRPr="0023063A">
        <w:t>EMC</w:t>
      </w:r>
      <w:r w:rsidRPr="0023063A">
        <w:t>设计要注意以下方面：</w:t>
      </w:r>
    </w:p>
    <w:bookmarkEnd w:id="219"/>
    <w:p w14:paraId="0DFE68CC" w14:textId="77777777" w:rsidR="00B024C3" w:rsidRPr="0023063A" w:rsidRDefault="00B024C3" w:rsidP="00B024C3">
      <w:pPr>
        <w:widowControl/>
        <w:numPr>
          <w:ilvl w:val="0"/>
          <w:numId w:val="29"/>
        </w:numPr>
        <w:spacing w:line="360" w:lineRule="auto"/>
        <w:jc w:val="left"/>
        <w:rPr>
          <w:sz w:val="24"/>
          <w:szCs w:val="24"/>
        </w:rPr>
      </w:pPr>
      <w:r w:rsidRPr="0023063A">
        <w:rPr>
          <w:sz w:val="24"/>
          <w:szCs w:val="24"/>
        </w:rPr>
        <w:t>电路设计和元器件选用；</w:t>
      </w:r>
    </w:p>
    <w:p w14:paraId="7407002C" w14:textId="77777777" w:rsidR="00B024C3" w:rsidRPr="0023063A" w:rsidRDefault="00B024C3" w:rsidP="00B024C3">
      <w:pPr>
        <w:widowControl/>
        <w:numPr>
          <w:ilvl w:val="0"/>
          <w:numId w:val="29"/>
        </w:numPr>
        <w:spacing w:line="360" w:lineRule="auto"/>
        <w:jc w:val="left"/>
        <w:rPr>
          <w:sz w:val="24"/>
          <w:szCs w:val="24"/>
        </w:rPr>
      </w:pPr>
      <w:r w:rsidRPr="0023063A">
        <w:rPr>
          <w:sz w:val="24"/>
          <w:szCs w:val="24"/>
        </w:rPr>
        <w:t>线缆类型的选取和接头的装配；</w:t>
      </w:r>
    </w:p>
    <w:p w14:paraId="4B9E7C50" w14:textId="77777777" w:rsidR="00B024C3" w:rsidRPr="0023063A" w:rsidRDefault="00B024C3" w:rsidP="00B024C3">
      <w:pPr>
        <w:widowControl/>
        <w:numPr>
          <w:ilvl w:val="0"/>
          <w:numId w:val="29"/>
        </w:numPr>
        <w:spacing w:line="360" w:lineRule="auto"/>
        <w:jc w:val="left"/>
        <w:rPr>
          <w:sz w:val="24"/>
          <w:szCs w:val="24"/>
        </w:rPr>
      </w:pPr>
      <w:r w:rsidRPr="0023063A">
        <w:rPr>
          <w:sz w:val="24"/>
          <w:szCs w:val="24"/>
        </w:rPr>
        <w:t>滤波电路设计和瞬态干扰抑制；</w:t>
      </w:r>
    </w:p>
    <w:p w14:paraId="1A13EB4C" w14:textId="77777777" w:rsidR="00B024C3" w:rsidRPr="0023063A" w:rsidRDefault="00B024C3" w:rsidP="00B024C3">
      <w:pPr>
        <w:widowControl/>
        <w:numPr>
          <w:ilvl w:val="0"/>
          <w:numId w:val="29"/>
        </w:numPr>
        <w:spacing w:line="360" w:lineRule="auto"/>
        <w:jc w:val="left"/>
        <w:rPr>
          <w:sz w:val="24"/>
          <w:szCs w:val="24"/>
        </w:rPr>
      </w:pPr>
      <w:r w:rsidRPr="0023063A">
        <w:rPr>
          <w:sz w:val="24"/>
          <w:szCs w:val="24"/>
        </w:rPr>
        <w:t>机箱及箱内干扰电路／敏感电路的屏蔽防护；</w:t>
      </w:r>
    </w:p>
    <w:p w14:paraId="09367B1C" w14:textId="77777777" w:rsidR="00B024C3" w:rsidRPr="0023063A" w:rsidRDefault="00B024C3" w:rsidP="00B024C3">
      <w:pPr>
        <w:widowControl/>
        <w:numPr>
          <w:ilvl w:val="0"/>
          <w:numId w:val="29"/>
        </w:numPr>
        <w:spacing w:line="360" w:lineRule="auto"/>
        <w:jc w:val="left"/>
        <w:rPr>
          <w:sz w:val="24"/>
          <w:szCs w:val="24"/>
        </w:rPr>
      </w:pPr>
      <w:r w:rsidRPr="0023063A">
        <w:rPr>
          <w:sz w:val="24"/>
          <w:szCs w:val="24"/>
        </w:rPr>
        <w:t>PCB</w:t>
      </w:r>
      <w:r w:rsidRPr="0023063A">
        <w:rPr>
          <w:sz w:val="24"/>
          <w:szCs w:val="24"/>
        </w:rPr>
        <w:t>分层设计和布局；</w:t>
      </w:r>
    </w:p>
    <w:p w14:paraId="0A1D9301" w14:textId="77777777" w:rsidR="00B024C3" w:rsidRPr="0023063A" w:rsidRDefault="00B024C3" w:rsidP="00B024C3">
      <w:pPr>
        <w:widowControl/>
        <w:numPr>
          <w:ilvl w:val="0"/>
          <w:numId w:val="29"/>
        </w:numPr>
        <w:spacing w:line="360" w:lineRule="auto"/>
        <w:jc w:val="left"/>
        <w:rPr>
          <w:sz w:val="24"/>
          <w:szCs w:val="24"/>
        </w:rPr>
      </w:pPr>
      <w:r w:rsidRPr="0023063A">
        <w:rPr>
          <w:sz w:val="24"/>
          <w:szCs w:val="24"/>
        </w:rPr>
        <w:t>ESD</w:t>
      </w:r>
      <w:r w:rsidRPr="0023063A">
        <w:rPr>
          <w:sz w:val="24"/>
          <w:szCs w:val="24"/>
        </w:rPr>
        <w:t>防护；</w:t>
      </w:r>
    </w:p>
    <w:p w14:paraId="2B9D38D3" w14:textId="77777777" w:rsidR="00B024C3" w:rsidRPr="0023063A" w:rsidRDefault="00B024C3" w:rsidP="00B024C3">
      <w:pPr>
        <w:widowControl/>
        <w:numPr>
          <w:ilvl w:val="0"/>
          <w:numId w:val="29"/>
        </w:numPr>
        <w:spacing w:line="360" w:lineRule="auto"/>
        <w:jc w:val="left"/>
        <w:rPr>
          <w:sz w:val="24"/>
          <w:szCs w:val="24"/>
        </w:rPr>
      </w:pPr>
      <w:r w:rsidRPr="0023063A">
        <w:rPr>
          <w:sz w:val="24"/>
          <w:szCs w:val="24"/>
        </w:rPr>
        <w:t>设备的搭接和接地。</w:t>
      </w:r>
    </w:p>
    <w:p w14:paraId="4999B79D" w14:textId="77777777" w:rsidR="00B024C3" w:rsidRPr="0023063A" w:rsidRDefault="00B024C3" w:rsidP="00B024C3">
      <w:pPr>
        <w:pStyle w:val="my10"/>
      </w:pPr>
      <w:r w:rsidRPr="0023063A">
        <w:t>要求采用雷电直接效应防护措施，能够承受雷电高压和大电流损伤直接效应并保持结构承载和性能完好性。</w:t>
      </w:r>
    </w:p>
    <w:p w14:paraId="2925EE62" w14:textId="77777777" w:rsidR="00B024C3" w:rsidRPr="0023063A" w:rsidRDefault="00B024C3" w:rsidP="00B024C3">
      <w:pPr>
        <w:pStyle w:val="my10"/>
      </w:pPr>
      <w:r w:rsidRPr="0023063A">
        <w:t>要求考虑人体静电环境效应，防止因维护、操作过程中产生静电干扰故障或设备损坏。使用维护静电等级要求：不低于</w:t>
      </w:r>
      <w:r w:rsidRPr="0023063A">
        <w:t>15kV</w:t>
      </w:r>
      <w:r w:rsidRPr="0023063A">
        <w:t>等级。</w:t>
      </w:r>
    </w:p>
    <w:p w14:paraId="2F36F21B" w14:textId="77777777" w:rsidR="00B024C3" w:rsidRPr="0023063A" w:rsidRDefault="00B024C3" w:rsidP="00B024C3">
      <w:pPr>
        <w:pStyle w:val="3"/>
        <w:spacing w:before="156"/>
      </w:pPr>
      <w:bookmarkStart w:id="220" w:name="_Toc192002515"/>
      <w:bookmarkStart w:id="221" w:name="_Toc205110430"/>
      <w:r w:rsidRPr="0023063A">
        <w:t>电搭接要求</w:t>
      </w:r>
      <w:bookmarkEnd w:id="220"/>
      <w:bookmarkEnd w:id="221"/>
    </w:p>
    <w:p w14:paraId="69F2BABE" w14:textId="77777777" w:rsidR="00B024C3" w:rsidRPr="0023063A" w:rsidRDefault="00B024C3" w:rsidP="00B024C3">
      <w:pPr>
        <w:widowControl/>
        <w:spacing w:line="360" w:lineRule="auto"/>
        <w:ind w:firstLineChars="200" w:firstLine="480"/>
        <w:rPr>
          <w:sz w:val="24"/>
        </w:rPr>
      </w:pPr>
      <w:r w:rsidRPr="0023063A">
        <w:rPr>
          <w:sz w:val="24"/>
        </w:rPr>
        <w:t>电子设备内部电源、信号接地框架以及接地层次设计应遵循如下准则要求：</w:t>
      </w:r>
    </w:p>
    <w:p w14:paraId="1FF2E910" w14:textId="77777777" w:rsidR="00B024C3" w:rsidRPr="0023063A" w:rsidRDefault="00B024C3" w:rsidP="00B024C3">
      <w:pPr>
        <w:widowControl/>
        <w:numPr>
          <w:ilvl w:val="0"/>
          <w:numId w:val="28"/>
        </w:numPr>
        <w:spacing w:line="360" w:lineRule="auto"/>
        <w:jc w:val="left"/>
        <w:rPr>
          <w:sz w:val="24"/>
        </w:rPr>
      </w:pPr>
      <w:r w:rsidRPr="0023063A">
        <w:rPr>
          <w:sz w:val="24"/>
        </w:rPr>
        <w:t>单线制供电设备输入电源回流地应通过独立针脚引出至设备外部；</w:t>
      </w:r>
    </w:p>
    <w:p w14:paraId="44E3BCB7" w14:textId="77777777" w:rsidR="00B024C3" w:rsidRPr="0023063A" w:rsidRDefault="00B024C3" w:rsidP="00B024C3">
      <w:pPr>
        <w:widowControl/>
        <w:numPr>
          <w:ilvl w:val="0"/>
          <w:numId w:val="28"/>
        </w:numPr>
        <w:spacing w:line="360" w:lineRule="auto"/>
        <w:jc w:val="left"/>
        <w:rPr>
          <w:sz w:val="24"/>
        </w:rPr>
      </w:pPr>
      <w:r w:rsidRPr="0023063A">
        <w:rPr>
          <w:sz w:val="24"/>
        </w:rPr>
        <w:t>内部信号地（数字、模拟、高频信号）应在设备内部单点汇集到一起并搭接至设备机箱壳体（或通过独立针脚引出设备并搭接至机体结构上）；</w:t>
      </w:r>
    </w:p>
    <w:p w14:paraId="6FCB9145" w14:textId="77777777" w:rsidR="00B024C3" w:rsidRPr="0023063A" w:rsidRDefault="00B024C3" w:rsidP="00B024C3">
      <w:pPr>
        <w:widowControl/>
        <w:numPr>
          <w:ilvl w:val="0"/>
          <w:numId w:val="28"/>
        </w:numPr>
        <w:spacing w:line="360" w:lineRule="auto"/>
        <w:jc w:val="left"/>
        <w:rPr>
          <w:sz w:val="24"/>
        </w:rPr>
      </w:pPr>
      <w:r w:rsidRPr="0023063A">
        <w:rPr>
          <w:sz w:val="24"/>
        </w:rPr>
        <w:t>对外交联的数字信号地不应连接到设备壳体，应通过针脚引出至机体结构地或专用回线拉回信号另一端设备处；</w:t>
      </w:r>
    </w:p>
    <w:p w14:paraId="6F90E745" w14:textId="77777777" w:rsidR="00B024C3" w:rsidRPr="0023063A" w:rsidRDefault="00B024C3" w:rsidP="00B024C3">
      <w:pPr>
        <w:widowControl/>
        <w:numPr>
          <w:ilvl w:val="0"/>
          <w:numId w:val="28"/>
        </w:numPr>
        <w:spacing w:line="360" w:lineRule="auto"/>
        <w:jc w:val="left"/>
        <w:rPr>
          <w:sz w:val="24"/>
        </w:rPr>
      </w:pPr>
      <w:r w:rsidRPr="0023063A">
        <w:rPr>
          <w:sz w:val="24"/>
        </w:rPr>
        <w:t>设备接地线应尽量短；</w:t>
      </w:r>
    </w:p>
    <w:p w14:paraId="25052ECA" w14:textId="77777777" w:rsidR="00B024C3" w:rsidRPr="0023063A" w:rsidRDefault="00B024C3" w:rsidP="00B024C3">
      <w:pPr>
        <w:widowControl/>
        <w:numPr>
          <w:ilvl w:val="0"/>
          <w:numId w:val="28"/>
        </w:numPr>
        <w:spacing w:line="360" w:lineRule="auto"/>
        <w:jc w:val="left"/>
        <w:rPr>
          <w:sz w:val="24"/>
        </w:rPr>
      </w:pPr>
      <w:r w:rsidRPr="0023063A">
        <w:rPr>
          <w:sz w:val="24"/>
        </w:rPr>
        <w:t>设备二次电源与一次电源进行地隔离设计；</w:t>
      </w:r>
    </w:p>
    <w:p w14:paraId="52E0C470" w14:textId="77777777" w:rsidR="00B024C3" w:rsidRPr="0023063A" w:rsidRDefault="00B024C3" w:rsidP="00B024C3">
      <w:pPr>
        <w:widowControl/>
        <w:spacing w:line="360" w:lineRule="auto"/>
        <w:ind w:firstLineChars="200" w:firstLine="480"/>
        <w:rPr>
          <w:sz w:val="24"/>
        </w:rPr>
      </w:pPr>
      <w:r w:rsidRPr="0023063A">
        <w:rPr>
          <w:sz w:val="24"/>
        </w:rPr>
        <w:t>在设计与系统的安装机械界面时，需要考虑搭接电阻问题。电搭接要求设备安装后应保证与系统外壳或结构搭接点的搭接电阻不超过</w:t>
      </w:r>
      <w:r w:rsidRPr="0023063A">
        <w:rPr>
          <w:sz w:val="24"/>
        </w:rPr>
        <w:t>2.5mΩ</w:t>
      </w:r>
      <w:r w:rsidRPr="0023063A">
        <w:rPr>
          <w:sz w:val="24"/>
        </w:rPr>
        <w:t>，且全寿命周期内保证与系统外壳之间的搭接电阻不大于</w:t>
      </w:r>
      <w:r w:rsidRPr="0023063A">
        <w:rPr>
          <w:sz w:val="24"/>
        </w:rPr>
        <w:t>10mΩ</w:t>
      </w:r>
      <w:r w:rsidRPr="0023063A">
        <w:rPr>
          <w:sz w:val="24"/>
        </w:rPr>
        <w:t>，</w:t>
      </w:r>
      <w:r w:rsidRPr="0023063A">
        <w:rPr>
          <w:sz w:val="24"/>
        </w:rPr>
        <w:t xml:space="preserve"> </w:t>
      </w:r>
      <w:r w:rsidRPr="0023063A">
        <w:rPr>
          <w:sz w:val="24"/>
        </w:rPr>
        <w:t>设备电连接器底座、电连接器附件与设备壳体之间采用电搭接设计，搭接电阻不超过</w:t>
      </w:r>
      <w:r w:rsidRPr="0023063A">
        <w:rPr>
          <w:sz w:val="24"/>
        </w:rPr>
        <w:t>2.5mΩ</w:t>
      </w:r>
      <w:r w:rsidRPr="0023063A">
        <w:rPr>
          <w:sz w:val="24"/>
        </w:rPr>
        <w:t>，保证连接器屏蔽、电缆频闭与机箱之间的良好搭接路径。</w:t>
      </w:r>
    </w:p>
    <w:p w14:paraId="13DCDA5A" w14:textId="77777777" w:rsidR="00B024C3" w:rsidRPr="0023063A" w:rsidRDefault="00B024C3" w:rsidP="00B024C3">
      <w:pPr>
        <w:pStyle w:val="my10"/>
      </w:pPr>
      <w:r w:rsidRPr="0023063A">
        <w:lastRenderedPageBreak/>
        <w:t>电控模块内部的二次地在</w:t>
      </w:r>
      <w:r w:rsidRPr="0023063A">
        <w:t>PCB</w:t>
      </w:r>
      <w:r w:rsidRPr="0023063A">
        <w:t>上建议采用</w:t>
      </w:r>
      <w:r w:rsidRPr="0023063A">
        <w:t>1</w:t>
      </w:r>
      <w:r w:rsidRPr="0023063A">
        <w:t>个电容和</w:t>
      </w:r>
      <w:r w:rsidRPr="0023063A">
        <w:t>1</w:t>
      </w:r>
      <w:r w:rsidRPr="0023063A">
        <w:t>个电阻并联</w:t>
      </w:r>
      <w:proofErr w:type="gramStart"/>
      <w:r w:rsidRPr="0023063A">
        <w:t>连接到壳地</w:t>
      </w:r>
      <w:proofErr w:type="gramEnd"/>
      <w:r w:rsidRPr="0023063A">
        <w:t>，通过焊接不同的阻值电阻和</w:t>
      </w:r>
      <w:proofErr w:type="gramStart"/>
      <w:r w:rsidRPr="0023063A">
        <w:t>不同容值电容</w:t>
      </w:r>
      <w:proofErr w:type="gramEnd"/>
      <w:r w:rsidRPr="0023063A">
        <w:t>可形成高阻抗接地</w:t>
      </w:r>
      <w:r w:rsidRPr="0023063A">
        <w:t>/</w:t>
      </w:r>
      <w:r w:rsidRPr="0023063A">
        <w:t>交流接地，或者不焊接将板卡壳地和二次地隔离。激光器交付时，壳地和二次地需要隔离（即电阻电容不焊接）。</w:t>
      </w:r>
    </w:p>
    <w:p w14:paraId="043BD448" w14:textId="77777777" w:rsidR="001346FC" w:rsidRPr="0023063A" w:rsidRDefault="001346FC">
      <w:pPr>
        <w:spacing w:line="360" w:lineRule="auto"/>
        <w:ind w:left="420"/>
        <w:jc w:val="left"/>
        <w:rPr>
          <w:rFonts w:ascii="Times New Roman" w:hAnsi="Times New Roman" w:cs="Times New Roman"/>
          <w:sz w:val="24"/>
          <w:szCs w:val="24"/>
        </w:rPr>
      </w:pPr>
    </w:p>
    <w:p w14:paraId="064B726D" w14:textId="77777777" w:rsidR="001346FC" w:rsidRPr="0023063A" w:rsidRDefault="002D084F">
      <w:pPr>
        <w:pStyle w:val="1"/>
        <w:rPr>
          <w:bCs w:val="0"/>
          <w:color w:val="auto"/>
        </w:rPr>
      </w:pPr>
      <w:bookmarkStart w:id="222" w:name="_Toc356678598"/>
      <w:bookmarkStart w:id="223" w:name="_Toc65407387"/>
      <w:bookmarkStart w:id="224" w:name="_Toc356678754"/>
      <w:bookmarkStart w:id="225" w:name="_Toc356575043"/>
      <w:bookmarkStart w:id="226" w:name="_Toc205110431"/>
      <w:r w:rsidRPr="0023063A">
        <w:rPr>
          <w:bCs w:val="0"/>
          <w:color w:val="auto"/>
        </w:rPr>
        <w:t>现有综合保障条件</w:t>
      </w:r>
      <w:bookmarkEnd w:id="222"/>
      <w:bookmarkEnd w:id="223"/>
      <w:bookmarkEnd w:id="224"/>
      <w:bookmarkEnd w:id="225"/>
      <w:bookmarkEnd w:id="226"/>
    </w:p>
    <w:p w14:paraId="17716FC8" w14:textId="77777777" w:rsidR="001346FC" w:rsidRPr="0023063A" w:rsidRDefault="002D084F">
      <w:pPr>
        <w:pStyle w:val="2"/>
        <w:spacing w:before="156"/>
        <w:rPr>
          <w:rStyle w:val="aff0"/>
          <w:rFonts w:ascii="Times New Roman" w:eastAsia="宋体" w:hAnsi="Times New Roman"/>
          <w:color w:val="auto"/>
          <w:u w:val="none"/>
        </w:rPr>
      </w:pPr>
      <w:hyperlink w:anchor="_Toc65407388" w:history="1">
        <w:bookmarkStart w:id="227" w:name="_Toc205110432"/>
        <w:r w:rsidRPr="0023063A">
          <w:rPr>
            <w:rStyle w:val="aff0"/>
            <w:rFonts w:ascii="Times New Roman" w:eastAsia="宋体" w:hAnsi="Times New Roman"/>
            <w:color w:val="auto"/>
            <w:u w:val="none"/>
          </w:rPr>
          <w:t>公司概况</w:t>
        </w:r>
        <w:bookmarkEnd w:id="227"/>
      </w:hyperlink>
    </w:p>
    <w:p w14:paraId="75D9F743" w14:textId="77777777" w:rsidR="001346FC" w:rsidRPr="0023063A" w:rsidRDefault="002D084F">
      <w:pPr>
        <w:spacing w:line="360" w:lineRule="auto"/>
        <w:ind w:firstLineChars="200" w:firstLine="440"/>
        <w:rPr>
          <w:rFonts w:ascii="Times New Roman" w:hAnsi="Times New Roman" w:cs="Times New Roman"/>
          <w:bCs/>
          <w:sz w:val="22"/>
        </w:rPr>
      </w:pPr>
      <w:r w:rsidRPr="0023063A">
        <w:rPr>
          <w:rFonts w:ascii="Times New Roman" w:hAnsi="Times New Roman" w:cs="Times New Roman"/>
          <w:bCs/>
          <w:sz w:val="22"/>
        </w:rPr>
        <w:t>公司成立于</w:t>
      </w:r>
      <w:r w:rsidRPr="0023063A">
        <w:rPr>
          <w:rFonts w:ascii="Times New Roman" w:hAnsi="Times New Roman" w:cs="Times New Roman"/>
          <w:bCs/>
          <w:sz w:val="22"/>
        </w:rPr>
        <w:t>2013</w:t>
      </w:r>
      <w:r w:rsidRPr="0023063A">
        <w:rPr>
          <w:rFonts w:ascii="Times New Roman" w:hAnsi="Times New Roman" w:cs="Times New Roman"/>
          <w:bCs/>
          <w:sz w:val="22"/>
        </w:rPr>
        <w:t>年</w:t>
      </w:r>
      <w:r w:rsidRPr="0023063A">
        <w:rPr>
          <w:rFonts w:ascii="Times New Roman" w:hAnsi="Times New Roman" w:cs="Times New Roman"/>
          <w:bCs/>
          <w:sz w:val="22"/>
        </w:rPr>
        <w:t>7</w:t>
      </w:r>
      <w:r w:rsidRPr="0023063A">
        <w:rPr>
          <w:rFonts w:ascii="Times New Roman" w:hAnsi="Times New Roman" w:cs="Times New Roman"/>
          <w:bCs/>
          <w:sz w:val="22"/>
        </w:rPr>
        <w:t>月，以</w:t>
      </w:r>
      <w:r w:rsidRPr="0023063A">
        <w:rPr>
          <w:rFonts w:ascii="Times New Roman" w:hAnsi="Times New Roman" w:cs="Times New Roman"/>
          <w:bCs/>
          <w:sz w:val="22"/>
        </w:rPr>
        <w:t>“</w:t>
      </w:r>
      <w:r w:rsidRPr="0023063A">
        <w:rPr>
          <w:rFonts w:ascii="Times New Roman" w:hAnsi="Times New Roman" w:cs="Times New Roman"/>
          <w:bCs/>
          <w:sz w:val="22"/>
        </w:rPr>
        <w:t>军民融合</w:t>
      </w:r>
      <w:r w:rsidRPr="0023063A">
        <w:rPr>
          <w:rFonts w:ascii="Times New Roman" w:hAnsi="Times New Roman" w:cs="Times New Roman"/>
          <w:bCs/>
          <w:sz w:val="22"/>
        </w:rPr>
        <w:t>”</w:t>
      </w:r>
      <w:r w:rsidRPr="0023063A">
        <w:rPr>
          <w:rFonts w:ascii="Times New Roman" w:hAnsi="Times New Roman" w:cs="Times New Roman"/>
          <w:bCs/>
          <w:sz w:val="22"/>
        </w:rPr>
        <w:t>作为发展战略，产品不仅广泛应用于精密加工、科学研究等工业领域，还应用于激光导引、激光干扰等军用领域。</w:t>
      </w:r>
      <w:r w:rsidRPr="0023063A">
        <w:rPr>
          <w:rFonts w:ascii="Times New Roman" w:hAnsi="Times New Roman" w:cs="Times New Roman"/>
          <w:bCs/>
          <w:sz w:val="22"/>
        </w:rPr>
        <w:t xml:space="preserve"> </w:t>
      </w:r>
    </w:p>
    <w:p w14:paraId="45EFBA9A" w14:textId="77777777" w:rsidR="001346FC" w:rsidRPr="0023063A" w:rsidRDefault="002D084F">
      <w:pPr>
        <w:spacing w:line="360" w:lineRule="auto"/>
        <w:ind w:firstLineChars="200" w:firstLine="440"/>
        <w:rPr>
          <w:rFonts w:ascii="Times New Roman" w:hAnsi="Times New Roman" w:cs="Times New Roman"/>
          <w:bCs/>
          <w:sz w:val="22"/>
        </w:rPr>
      </w:pPr>
      <w:r w:rsidRPr="0023063A">
        <w:rPr>
          <w:rFonts w:ascii="Times New Roman" w:hAnsi="Times New Roman" w:cs="Times New Roman"/>
          <w:bCs/>
          <w:sz w:val="22"/>
        </w:rPr>
        <w:t>公司成立以来，团队在高频激光驱动电路、光学设计、高光束质量激光光源设计、光电检测以及产品可靠性设计等方面积累了丰富经验</w:t>
      </w:r>
      <w:r w:rsidRPr="0023063A">
        <w:rPr>
          <w:rFonts w:ascii="Times New Roman" w:hAnsi="Times New Roman" w:cs="Times New Roman"/>
          <w:bCs/>
          <w:sz w:val="22"/>
        </w:rPr>
        <w:t xml:space="preserve"> </w:t>
      </w:r>
      <w:r w:rsidRPr="0023063A">
        <w:rPr>
          <w:rFonts w:ascii="Times New Roman" w:hAnsi="Times New Roman" w:cs="Times New Roman"/>
          <w:bCs/>
          <w:sz w:val="22"/>
        </w:rPr>
        <w:t>。</w:t>
      </w:r>
    </w:p>
    <w:p w14:paraId="18D68A21" w14:textId="77777777" w:rsidR="001346FC" w:rsidRPr="0023063A" w:rsidRDefault="002D084F">
      <w:pPr>
        <w:pStyle w:val="2"/>
        <w:spacing w:before="156"/>
        <w:rPr>
          <w:rFonts w:ascii="宋体" w:eastAsia="宋体" w:hAnsi="宋体" w:hint="eastAsia"/>
          <w:color w:val="auto"/>
        </w:rPr>
      </w:pPr>
      <w:hyperlink w:anchor="_Toc65407389" w:history="1">
        <w:bookmarkStart w:id="228" w:name="_Toc205110433"/>
        <w:r w:rsidRPr="0023063A">
          <w:rPr>
            <w:rFonts w:ascii="宋体" w:eastAsia="宋体" w:hAnsi="宋体"/>
            <w:color w:val="auto"/>
          </w:rPr>
          <w:t>相关技术基础</w:t>
        </w:r>
        <w:bookmarkEnd w:id="228"/>
      </w:hyperlink>
      <w:r w:rsidRPr="0023063A">
        <w:rPr>
          <w:rFonts w:ascii="宋体" w:eastAsia="宋体" w:hAnsi="宋体"/>
          <w:color w:val="auto"/>
        </w:rPr>
        <w:t xml:space="preserve"> </w:t>
      </w:r>
    </w:p>
    <w:p w14:paraId="797DC1D7" w14:textId="77777777" w:rsidR="001346FC" w:rsidRPr="0023063A" w:rsidRDefault="002D084F">
      <w:pPr>
        <w:spacing w:line="360" w:lineRule="auto"/>
        <w:ind w:firstLineChars="200" w:firstLine="440"/>
        <w:rPr>
          <w:sz w:val="20"/>
          <w:szCs w:val="20"/>
        </w:rPr>
      </w:pPr>
      <w:r w:rsidRPr="0023063A">
        <w:rPr>
          <w:rFonts w:ascii="Times New Roman" w:hAnsi="Times New Roman" w:cs="Times New Roman"/>
          <w:bCs/>
          <w:sz w:val="22"/>
        </w:rPr>
        <w:t>成熟的温控模块及驱动模块已经过大量其它项目验证其正确性和可靠性。</w:t>
      </w:r>
    </w:p>
    <w:p w14:paraId="68825B99" w14:textId="77777777" w:rsidR="001346FC" w:rsidRPr="0023063A" w:rsidRDefault="002D084F">
      <w:pPr>
        <w:pStyle w:val="2"/>
        <w:spacing w:before="156"/>
        <w:rPr>
          <w:rFonts w:ascii="宋体" w:eastAsia="宋体" w:hAnsi="宋体" w:cs="宋体" w:hint="eastAsia"/>
          <w:color w:val="auto"/>
        </w:rPr>
      </w:pPr>
      <w:hyperlink w:anchor="_Toc65407390" w:history="1">
        <w:bookmarkStart w:id="229" w:name="_Toc205110434"/>
        <w:r w:rsidRPr="0023063A">
          <w:rPr>
            <w:rFonts w:ascii="宋体" w:eastAsia="宋体" w:hAnsi="宋体" w:cs="宋体" w:hint="eastAsia"/>
            <w:color w:val="auto"/>
          </w:rPr>
          <w:t>研制条件保障</w:t>
        </w:r>
        <w:bookmarkEnd w:id="229"/>
        <w:r w:rsidRPr="0023063A">
          <w:rPr>
            <w:rFonts w:ascii="宋体" w:eastAsia="宋体" w:hAnsi="宋体" w:cs="宋体" w:hint="eastAsia"/>
            <w:color w:val="auto"/>
          </w:rPr>
          <w:t xml:space="preserve"> </w:t>
        </w:r>
      </w:hyperlink>
    </w:p>
    <w:p w14:paraId="6C00FE95" w14:textId="77777777" w:rsidR="001346FC" w:rsidRPr="0023063A" w:rsidRDefault="002D084F">
      <w:pPr>
        <w:spacing w:line="360" w:lineRule="auto"/>
        <w:ind w:firstLineChars="200" w:firstLine="440"/>
        <w:rPr>
          <w:rFonts w:ascii="Times New Roman" w:hAnsi="Times New Roman" w:cs="Times New Roman"/>
          <w:bCs/>
          <w:sz w:val="22"/>
        </w:rPr>
      </w:pPr>
      <w:r w:rsidRPr="0023063A">
        <w:rPr>
          <w:rFonts w:ascii="Times New Roman" w:hAnsi="Times New Roman" w:cs="Times New Roman"/>
          <w:bCs/>
          <w:sz w:val="22"/>
        </w:rPr>
        <w:t>公司具备多种检测设备和</w:t>
      </w:r>
      <w:r w:rsidRPr="0023063A">
        <w:rPr>
          <w:rFonts w:ascii="Times New Roman" w:hAnsi="Times New Roman" w:cs="Times New Roman"/>
          <w:bCs/>
          <w:sz w:val="22"/>
        </w:rPr>
        <w:t>30</w:t>
      </w:r>
      <w:r w:rsidRPr="0023063A">
        <w:rPr>
          <w:rFonts w:ascii="Times New Roman" w:hAnsi="Times New Roman" w:cs="Times New Roman"/>
          <w:bCs/>
          <w:sz w:val="22"/>
        </w:rPr>
        <w:t>平米的激光洁净室</w:t>
      </w:r>
    </w:p>
    <w:p w14:paraId="7D337996" w14:textId="77777777" w:rsidR="001346FC" w:rsidRPr="0023063A" w:rsidRDefault="002D084F">
      <w:pPr>
        <w:pStyle w:val="2"/>
        <w:spacing w:before="156"/>
        <w:rPr>
          <w:rFonts w:ascii="宋体" w:eastAsia="宋体" w:hAnsi="宋体" w:cs="宋体" w:hint="eastAsia"/>
          <w:color w:val="auto"/>
        </w:rPr>
      </w:pPr>
      <w:hyperlink w:anchor="_Toc65407391" w:history="1">
        <w:bookmarkStart w:id="230" w:name="_Toc205110435"/>
        <w:r w:rsidRPr="0023063A">
          <w:rPr>
            <w:rFonts w:ascii="宋体" w:eastAsia="宋体" w:hAnsi="宋体" w:cs="宋体" w:hint="eastAsia"/>
            <w:color w:val="auto"/>
          </w:rPr>
          <w:t>人员保障</w:t>
        </w:r>
        <w:bookmarkEnd w:id="230"/>
        <w:r w:rsidRPr="0023063A">
          <w:rPr>
            <w:rFonts w:ascii="宋体" w:eastAsia="宋体" w:hAnsi="宋体" w:cs="宋体" w:hint="eastAsia"/>
            <w:color w:val="auto"/>
          </w:rPr>
          <w:t xml:space="preserve"> </w:t>
        </w:r>
      </w:hyperlink>
    </w:p>
    <w:p w14:paraId="3ACC5937" w14:textId="77777777" w:rsidR="001346FC" w:rsidRPr="0023063A" w:rsidRDefault="002D084F">
      <w:pPr>
        <w:spacing w:line="360" w:lineRule="auto"/>
        <w:ind w:firstLineChars="200" w:firstLine="440"/>
        <w:rPr>
          <w:rFonts w:ascii="Times New Roman" w:hAnsi="Times New Roman" w:cs="Times New Roman"/>
          <w:bCs/>
          <w:sz w:val="22"/>
        </w:rPr>
      </w:pPr>
      <w:r w:rsidRPr="0023063A">
        <w:rPr>
          <w:rFonts w:ascii="Times New Roman" w:hAnsi="Times New Roman" w:cs="Times New Roman"/>
          <w:bCs/>
          <w:sz w:val="22"/>
        </w:rPr>
        <w:t>此项目配置</w:t>
      </w:r>
      <w:r w:rsidRPr="0023063A">
        <w:rPr>
          <w:rFonts w:ascii="Times New Roman" w:hAnsi="Times New Roman" w:cs="Times New Roman"/>
          <w:bCs/>
          <w:sz w:val="22"/>
        </w:rPr>
        <w:t>3</w:t>
      </w:r>
      <w:r w:rsidRPr="0023063A">
        <w:rPr>
          <w:rFonts w:ascii="Times New Roman" w:hAnsi="Times New Roman" w:cs="Times New Roman"/>
          <w:bCs/>
          <w:sz w:val="22"/>
        </w:rPr>
        <w:t>名有多年工作经验的电路工程师负责硬件和软件设计，并有专业焊接人员和测试工程师全程保障。</w:t>
      </w:r>
    </w:p>
    <w:p w14:paraId="4C877835" w14:textId="77777777" w:rsidR="001346FC" w:rsidRPr="0023063A" w:rsidRDefault="002D084F">
      <w:pPr>
        <w:pStyle w:val="2"/>
        <w:spacing w:before="156"/>
        <w:rPr>
          <w:rFonts w:ascii="宋体" w:eastAsia="宋体" w:hAnsi="宋体" w:cs="宋体" w:hint="eastAsia"/>
          <w:color w:val="auto"/>
        </w:rPr>
      </w:pPr>
      <w:hyperlink w:anchor="_Toc65407392" w:history="1">
        <w:bookmarkStart w:id="231" w:name="_Toc205110436"/>
        <w:r w:rsidRPr="0023063A">
          <w:rPr>
            <w:rFonts w:ascii="宋体" w:eastAsia="宋体" w:hAnsi="宋体" w:cs="宋体" w:hint="eastAsia"/>
            <w:color w:val="auto"/>
          </w:rPr>
          <w:t>主要配套单位</w:t>
        </w:r>
        <w:bookmarkEnd w:id="231"/>
        <w:r w:rsidRPr="0023063A">
          <w:rPr>
            <w:rFonts w:ascii="宋体" w:eastAsia="宋体" w:hAnsi="宋体" w:cs="宋体" w:hint="eastAsia"/>
            <w:color w:val="auto"/>
          </w:rPr>
          <w:t xml:space="preserve"> </w:t>
        </w:r>
      </w:hyperlink>
    </w:p>
    <w:p w14:paraId="041B724F" w14:textId="77777777" w:rsidR="001346FC" w:rsidRPr="0023063A" w:rsidRDefault="002D084F">
      <w:pPr>
        <w:spacing w:line="360" w:lineRule="auto"/>
        <w:ind w:firstLine="482"/>
        <w:rPr>
          <w:rFonts w:ascii="Times New Roman" w:hAnsi="Times New Roman" w:cs="Times New Roman"/>
          <w:bCs/>
          <w:sz w:val="22"/>
        </w:rPr>
      </w:pPr>
      <w:r w:rsidRPr="0023063A">
        <w:rPr>
          <w:rFonts w:ascii="Times New Roman" w:hAnsi="Times New Roman" w:cs="Times New Roman"/>
          <w:bCs/>
          <w:sz w:val="22"/>
        </w:rPr>
        <w:t>深圳嘉立创印制板加工厂</w:t>
      </w:r>
    </w:p>
    <w:p w14:paraId="3A6C843B" w14:textId="77777777" w:rsidR="001346FC" w:rsidRPr="0023063A" w:rsidRDefault="002D084F">
      <w:pPr>
        <w:pStyle w:val="1"/>
        <w:rPr>
          <w:bCs w:val="0"/>
          <w:color w:val="auto"/>
        </w:rPr>
      </w:pPr>
      <w:bookmarkStart w:id="232" w:name="_Toc65407393"/>
      <w:bookmarkStart w:id="233" w:name="_Toc356575049"/>
      <w:bookmarkStart w:id="234" w:name="_Toc356678604"/>
      <w:bookmarkStart w:id="235" w:name="_Toc356678760"/>
      <w:bookmarkStart w:id="236" w:name="_Toc205110437"/>
      <w:r w:rsidRPr="0023063A">
        <w:rPr>
          <w:bCs w:val="0"/>
          <w:color w:val="auto"/>
        </w:rPr>
        <w:t>研制程序安排、周期进度及保障措施</w:t>
      </w:r>
      <w:bookmarkEnd w:id="232"/>
      <w:bookmarkEnd w:id="233"/>
      <w:bookmarkEnd w:id="234"/>
      <w:bookmarkEnd w:id="235"/>
      <w:bookmarkEnd w:id="236"/>
    </w:p>
    <w:p w14:paraId="7019A532" w14:textId="77777777" w:rsidR="001346FC" w:rsidRPr="0023063A" w:rsidRDefault="002D084F" w:rsidP="00EC3995">
      <w:pPr>
        <w:pStyle w:val="2"/>
        <w:spacing w:before="156"/>
        <w:rPr>
          <w:rStyle w:val="aff0"/>
          <w:rFonts w:ascii="宋体" w:eastAsia="宋体" w:hAnsi="宋体" w:cs="宋体" w:hint="eastAsia"/>
          <w:smallCaps/>
          <w:color w:val="auto"/>
          <w:szCs w:val="20"/>
          <w:u w:val="none"/>
        </w:rPr>
      </w:pPr>
      <w:hyperlink w:anchor="_Toc65407394" w:history="1">
        <w:bookmarkStart w:id="237" w:name="_Toc205110438"/>
        <w:r w:rsidRPr="0023063A">
          <w:rPr>
            <w:rStyle w:val="aff0"/>
            <w:rFonts w:ascii="宋体" w:eastAsia="宋体" w:hAnsi="宋体" w:cs="宋体" w:hint="eastAsia"/>
            <w:smallCaps/>
            <w:color w:val="auto"/>
            <w:szCs w:val="20"/>
            <w:u w:val="none"/>
          </w:rPr>
          <w:t>方案阶段技术状态</w:t>
        </w:r>
        <w:bookmarkEnd w:id="237"/>
      </w:hyperlink>
    </w:p>
    <w:p w14:paraId="22E3603C" w14:textId="435C5B5A" w:rsidR="001346FC" w:rsidRPr="0023063A" w:rsidRDefault="00EC3995">
      <w:pPr>
        <w:spacing w:line="360" w:lineRule="auto"/>
        <w:ind w:firstLineChars="200" w:firstLine="440"/>
      </w:pPr>
      <w:r w:rsidRPr="0023063A">
        <w:rPr>
          <w:rFonts w:ascii="Times New Roman" w:hAnsi="Times New Roman" w:cs="Times New Roman" w:hint="eastAsia"/>
          <w:sz w:val="22"/>
        </w:rPr>
        <w:t>目前已完成整体的原理性技术评估，</w:t>
      </w:r>
      <w:r w:rsidR="002D084F" w:rsidRPr="0023063A">
        <w:rPr>
          <w:rFonts w:ascii="Times New Roman" w:hAnsi="Times New Roman" w:cs="Times New Roman"/>
          <w:sz w:val="22"/>
        </w:rPr>
        <w:t>驱动电路和温控电路</w:t>
      </w:r>
      <w:r w:rsidRPr="0023063A">
        <w:rPr>
          <w:rFonts w:ascii="Times New Roman" w:hAnsi="Times New Roman" w:cs="Times New Roman" w:hint="eastAsia"/>
          <w:sz w:val="22"/>
        </w:rPr>
        <w:t>的设计方案已确定，方案通过后即可进一步推进设计原理图、</w:t>
      </w:r>
      <w:r w:rsidRPr="0023063A">
        <w:rPr>
          <w:rFonts w:ascii="Times New Roman" w:hAnsi="Times New Roman" w:cs="Times New Roman" w:hint="eastAsia"/>
          <w:sz w:val="22"/>
        </w:rPr>
        <w:t>PCB</w:t>
      </w:r>
      <w:r w:rsidRPr="0023063A">
        <w:rPr>
          <w:rFonts w:ascii="Times New Roman" w:hAnsi="Times New Roman" w:cs="Times New Roman" w:hint="eastAsia"/>
          <w:sz w:val="22"/>
        </w:rPr>
        <w:t>、生产打样、调试等。</w:t>
      </w:r>
    </w:p>
    <w:p w14:paraId="707B784D" w14:textId="77777777" w:rsidR="001346FC" w:rsidRPr="0023063A" w:rsidRDefault="002D084F">
      <w:pPr>
        <w:pStyle w:val="1"/>
        <w:rPr>
          <w:bCs w:val="0"/>
          <w:color w:val="auto"/>
        </w:rPr>
      </w:pPr>
      <w:bookmarkStart w:id="238" w:name="_Toc55206948"/>
      <w:bookmarkStart w:id="239" w:name="_Toc61968921"/>
      <w:bookmarkStart w:id="240" w:name="_Toc65407396"/>
      <w:bookmarkStart w:id="241" w:name="_Toc205110439"/>
      <w:r w:rsidRPr="0023063A">
        <w:rPr>
          <w:bCs w:val="0"/>
          <w:color w:val="auto"/>
        </w:rPr>
        <w:t>风险分析</w:t>
      </w:r>
      <w:bookmarkEnd w:id="238"/>
      <w:bookmarkEnd w:id="239"/>
      <w:bookmarkEnd w:id="240"/>
      <w:bookmarkEnd w:id="241"/>
    </w:p>
    <w:p w14:paraId="4BC31357" w14:textId="77777777" w:rsidR="001346FC" w:rsidRPr="0023063A" w:rsidRDefault="002D084F">
      <w:pPr>
        <w:pStyle w:val="2"/>
        <w:spacing w:before="156"/>
        <w:rPr>
          <w:rFonts w:ascii="宋体" w:eastAsia="宋体" w:hAnsi="宋体" w:cs="宋体" w:hint="eastAsia"/>
          <w:color w:val="auto"/>
        </w:rPr>
      </w:pPr>
      <w:bookmarkStart w:id="242" w:name="_Toc65407397"/>
      <w:bookmarkStart w:id="243" w:name="_Toc448087125"/>
      <w:bookmarkStart w:id="244" w:name="_Toc49471166"/>
      <w:bookmarkStart w:id="245" w:name="_Toc205110440"/>
      <w:r w:rsidRPr="0023063A">
        <w:rPr>
          <w:rFonts w:ascii="宋体" w:eastAsia="宋体" w:hAnsi="宋体" w:cs="宋体" w:hint="eastAsia"/>
          <w:color w:val="auto"/>
        </w:rPr>
        <w:t>风险识别</w:t>
      </w:r>
      <w:bookmarkEnd w:id="242"/>
      <w:bookmarkEnd w:id="243"/>
      <w:bookmarkEnd w:id="244"/>
      <w:bookmarkEnd w:id="245"/>
    </w:p>
    <w:p w14:paraId="15C9C3B4" w14:textId="77777777" w:rsidR="001346FC" w:rsidRPr="0023063A" w:rsidRDefault="002D084F">
      <w:pPr>
        <w:pStyle w:val="3"/>
        <w:spacing w:before="156"/>
        <w:rPr>
          <w:rFonts w:ascii="宋体" w:hAnsi="宋体" w:cs="宋体" w:hint="eastAsia"/>
          <w:sz w:val="22"/>
          <w:szCs w:val="22"/>
        </w:rPr>
      </w:pPr>
      <w:bookmarkStart w:id="246" w:name="_Toc448087126"/>
      <w:bookmarkStart w:id="247" w:name="_Toc205110441"/>
      <w:r w:rsidRPr="0023063A">
        <w:rPr>
          <w:rFonts w:ascii="宋体" w:hAnsi="宋体" w:cs="宋体" w:hint="eastAsia"/>
          <w:sz w:val="22"/>
          <w:szCs w:val="22"/>
        </w:rPr>
        <w:t>技术风险</w:t>
      </w:r>
      <w:bookmarkEnd w:id="246"/>
      <w:bookmarkEnd w:id="247"/>
    </w:p>
    <w:p w14:paraId="786594B9" w14:textId="149823B0" w:rsidR="001346FC" w:rsidRPr="0023063A" w:rsidRDefault="002D084F">
      <w:pPr>
        <w:spacing w:line="360" w:lineRule="auto"/>
        <w:ind w:firstLineChars="200" w:firstLine="440"/>
        <w:rPr>
          <w:rFonts w:ascii="Times New Roman" w:hAnsi="Times New Roman" w:cs="Times New Roman"/>
          <w:sz w:val="22"/>
        </w:rPr>
      </w:pPr>
      <w:r w:rsidRPr="0023063A">
        <w:rPr>
          <w:rFonts w:ascii="Times New Roman" w:hAnsi="Times New Roman" w:cs="Times New Roman"/>
          <w:sz w:val="22"/>
        </w:rPr>
        <w:lastRenderedPageBreak/>
        <w:t>目前电子硬件部分的所有功能子模块电路均已在其他项目广泛应用，如恒流驱动电路、硬件过流保护电路、电流采集电路、调压</w:t>
      </w:r>
      <w:r w:rsidRPr="0023063A">
        <w:rPr>
          <w:rFonts w:ascii="Times New Roman" w:hAnsi="Times New Roman" w:cs="Times New Roman"/>
          <w:sz w:val="22"/>
        </w:rPr>
        <w:t>DCDC</w:t>
      </w:r>
      <w:r w:rsidRPr="0023063A">
        <w:rPr>
          <w:rFonts w:ascii="Times New Roman" w:hAnsi="Times New Roman" w:cs="Times New Roman"/>
          <w:sz w:val="22"/>
        </w:rPr>
        <w:t>等。在软件层面主要为对电流</w:t>
      </w:r>
      <w:r w:rsidR="00342BFE" w:rsidRPr="0023063A">
        <w:rPr>
          <w:rFonts w:ascii="Times New Roman" w:hAnsi="Times New Roman" w:cs="Times New Roman" w:hint="eastAsia"/>
          <w:sz w:val="22"/>
        </w:rPr>
        <w:t>电压</w:t>
      </w:r>
      <w:r w:rsidRPr="0023063A">
        <w:rPr>
          <w:rFonts w:ascii="Times New Roman" w:hAnsi="Times New Roman" w:cs="Times New Roman"/>
          <w:sz w:val="22"/>
        </w:rPr>
        <w:t>温度的</w:t>
      </w:r>
      <w:r w:rsidRPr="0023063A">
        <w:rPr>
          <w:rFonts w:ascii="Times New Roman" w:hAnsi="Times New Roman" w:cs="Times New Roman"/>
          <w:sz w:val="22"/>
        </w:rPr>
        <w:t>ADC</w:t>
      </w:r>
      <w:r w:rsidRPr="0023063A">
        <w:rPr>
          <w:rFonts w:ascii="Times New Roman" w:hAnsi="Times New Roman" w:cs="Times New Roman"/>
          <w:sz w:val="22"/>
        </w:rPr>
        <w:t>换算、</w:t>
      </w:r>
      <w:r w:rsidRPr="0023063A">
        <w:rPr>
          <w:rFonts w:ascii="Times New Roman" w:hAnsi="Times New Roman" w:cs="Times New Roman"/>
          <w:sz w:val="22"/>
        </w:rPr>
        <w:t>PID</w:t>
      </w:r>
      <w:r w:rsidRPr="0023063A">
        <w:rPr>
          <w:rFonts w:ascii="Times New Roman" w:hAnsi="Times New Roman" w:cs="Times New Roman"/>
          <w:sz w:val="22"/>
        </w:rPr>
        <w:t>算法、控制逻辑、对外通信协议、故障处理流程等，整体软件</w:t>
      </w:r>
      <w:proofErr w:type="gramStart"/>
      <w:r w:rsidRPr="0023063A">
        <w:rPr>
          <w:rFonts w:ascii="Times New Roman" w:hAnsi="Times New Roman" w:cs="Times New Roman"/>
          <w:sz w:val="22"/>
        </w:rPr>
        <w:t>层应用</w:t>
      </w:r>
      <w:proofErr w:type="gramEnd"/>
      <w:r w:rsidRPr="0023063A">
        <w:rPr>
          <w:rFonts w:ascii="Times New Roman" w:hAnsi="Times New Roman" w:cs="Times New Roman"/>
          <w:sz w:val="22"/>
        </w:rPr>
        <w:t>并无特别复杂的板块，风险较低。</w:t>
      </w:r>
    </w:p>
    <w:p w14:paraId="6C077038" w14:textId="77777777" w:rsidR="001346FC" w:rsidRPr="0023063A" w:rsidRDefault="002D084F">
      <w:pPr>
        <w:pStyle w:val="3"/>
        <w:spacing w:before="156"/>
        <w:rPr>
          <w:rFonts w:ascii="宋体" w:hAnsi="宋体" w:cs="宋体" w:hint="eastAsia"/>
          <w:sz w:val="22"/>
          <w:szCs w:val="22"/>
        </w:rPr>
      </w:pPr>
      <w:bookmarkStart w:id="248" w:name="_Toc448087127"/>
      <w:bookmarkStart w:id="249" w:name="_Toc205110442"/>
      <w:r w:rsidRPr="0023063A">
        <w:rPr>
          <w:rFonts w:ascii="宋体" w:hAnsi="宋体" w:cs="宋体" w:hint="eastAsia"/>
          <w:sz w:val="22"/>
          <w:szCs w:val="22"/>
        </w:rPr>
        <w:t>进度风险</w:t>
      </w:r>
      <w:bookmarkEnd w:id="248"/>
      <w:bookmarkEnd w:id="249"/>
    </w:p>
    <w:p w14:paraId="74690DA6" w14:textId="77777777" w:rsidR="001346FC" w:rsidRPr="0023063A" w:rsidRDefault="002D084F">
      <w:pPr>
        <w:spacing w:line="360" w:lineRule="auto"/>
        <w:ind w:firstLineChars="200" w:firstLine="440"/>
      </w:pPr>
      <w:r w:rsidRPr="0023063A">
        <w:rPr>
          <w:rFonts w:ascii="Times New Roman" w:hAnsi="Times New Roman" w:cs="Times New Roman"/>
          <w:sz w:val="22"/>
        </w:rPr>
        <w:t>由于印制板结构尺寸要求较高，设计布线难度较大，第一轮设计可能存在布线错误导致印制板重新加工焊接的进度风险。</w:t>
      </w:r>
    </w:p>
    <w:p w14:paraId="7D3D9C80" w14:textId="77777777" w:rsidR="001346FC" w:rsidRPr="0023063A" w:rsidRDefault="002D084F">
      <w:pPr>
        <w:pStyle w:val="3"/>
        <w:spacing w:before="156"/>
        <w:rPr>
          <w:rFonts w:ascii="宋体" w:hAnsi="宋体" w:cs="宋体" w:hint="eastAsia"/>
          <w:sz w:val="22"/>
          <w:szCs w:val="22"/>
        </w:rPr>
      </w:pPr>
      <w:bookmarkStart w:id="250" w:name="_Toc448087128"/>
      <w:bookmarkStart w:id="251" w:name="_Toc205110443"/>
      <w:r w:rsidRPr="0023063A">
        <w:rPr>
          <w:rFonts w:ascii="宋体" w:hAnsi="宋体" w:cs="宋体" w:hint="eastAsia"/>
          <w:sz w:val="22"/>
          <w:szCs w:val="22"/>
        </w:rPr>
        <w:t>关键器件采购风险</w:t>
      </w:r>
      <w:bookmarkEnd w:id="250"/>
      <w:bookmarkEnd w:id="251"/>
    </w:p>
    <w:p w14:paraId="3FA9DCCD" w14:textId="15D01247" w:rsidR="001346FC" w:rsidRPr="0023063A" w:rsidRDefault="002D084F">
      <w:pPr>
        <w:spacing w:line="360" w:lineRule="auto"/>
        <w:ind w:firstLineChars="200" w:firstLine="440"/>
        <w:rPr>
          <w:rFonts w:ascii="Times New Roman" w:hAnsi="Times New Roman" w:cs="Times New Roman"/>
          <w:sz w:val="22"/>
        </w:rPr>
      </w:pPr>
      <w:r w:rsidRPr="0023063A">
        <w:rPr>
          <w:rFonts w:ascii="Times New Roman" w:hAnsi="Times New Roman" w:cs="Times New Roman"/>
          <w:sz w:val="22"/>
        </w:rPr>
        <w:t>目前国内外半导体供货情况整体较为紧张，但项目的指标并非特别突出，整体电子板块所选用的器件具有较强的可替代性，但少量器件的替代性较为困难如</w:t>
      </w:r>
      <w:r w:rsidR="00357AB2" w:rsidRPr="0023063A">
        <w:rPr>
          <w:rFonts w:ascii="Times New Roman" w:hAnsi="Times New Roman" w:cs="Times New Roman" w:hint="eastAsia"/>
          <w:sz w:val="22"/>
        </w:rPr>
        <w:t>MCU</w:t>
      </w:r>
      <w:r w:rsidR="00357AB2" w:rsidRPr="0023063A">
        <w:rPr>
          <w:rFonts w:ascii="Times New Roman" w:hAnsi="Times New Roman" w:cs="Times New Roman" w:hint="eastAsia"/>
          <w:sz w:val="22"/>
        </w:rPr>
        <w:t>、</w:t>
      </w:r>
      <w:r w:rsidRPr="0023063A">
        <w:rPr>
          <w:rFonts w:ascii="Times New Roman" w:hAnsi="Times New Roman" w:cs="Times New Roman"/>
          <w:sz w:val="22"/>
        </w:rPr>
        <w:t>放大器</w:t>
      </w:r>
      <w:r w:rsidR="00342BFE" w:rsidRPr="0023063A">
        <w:rPr>
          <w:rFonts w:ascii="Times New Roman" w:hAnsi="Times New Roman" w:cs="Times New Roman" w:hint="eastAsia"/>
          <w:sz w:val="22"/>
        </w:rPr>
        <w:t>、</w:t>
      </w:r>
      <w:r w:rsidR="00342BFE" w:rsidRPr="0023063A">
        <w:rPr>
          <w:rFonts w:ascii="Times New Roman" w:hAnsi="Times New Roman" w:cs="Times New Roman" w:hint="eastAsia"/>
          <w:sz w:val="22"/>
        </w:rPr>
        <w:t>DAC</w:t>
      </w:r>
      <w:r w:rsidR="00342BFE" w:rsidRPr="0023063A">
        <w:rPr>
          <w:rFonts w:ascii="Times New Roman" w:hAnsi="Times New Roman" w:cs="Times New Roman" w:hint="eastAsia"/>
          <w:sz w:val="22"/>
        </w:rPr>
        <w:t>、</w:t>
      </w:r>
      <w:r w:rsidR="00342BFE" w:rsidRPr="0023063A">
        <w:rPr>
          <w:rFonts w:ascii="Times New Roman" w:hAnsi="Times New Roman" w:cs="Times New Roman" w:hint="eastAsia"/>
          <w:sz w:val="22"/>
        </w:rPr>
        <w:t>ADC</w:t>
      </w:r>
      <w:r w:rsidRPr="0023063A">
        <w:rPr>
          <w:rFonts w:ascii="Times New Roman" w:hAnsi="Times New Roman" w:cs="Times New Roman"/>
          <w:sz w:val="22"/>
        </w:rPr>
        <w:t>等。此类器件选用国产型号，但受限于国内半导体的整体发展情况，仅有少数一两家可提供所需等级的器件，如果此类器件短缺而导致采购出现问题或需替代采购进口器件，甚至可能导致项目延期。</w:t>
      </w:r>
    </w:p>
    <w:p w14:paraId="72887983" w14:textId="77777777" w:rsidR="001346FC" w:rsidRPr="0023063A" w:rsidRDefault="002D084F">
      <w:pPr>
        <w:pStyle w:val="3"/>
        <w:spacing w:before="156"/>
        <w:rPr>
          <w:rFonts w:ascii="宋体" w:hAnsi="宋体" w:cs="宋体" w:hint="eastAsia"/>
          <w:sz w:val="22"/>
          <w:szCs w:val="22"/>
        </w:rPr>
      </w:pPr>
      <w:bookmarkStart w:id="252" w:name="_Toc448087129"/>
      <w:bookmarkStart w:id="253" w:name="_Toc205110444"/>
      <w:r w:rsidRPr="0023063A">
        <w:rPr>
          <w:rFonts w:ascii="宋体" w:hAnsi="宋体" w:cs="宋体" w:hint="eastAsia"/>
          <w:sz w:val="22"/>
          <w:szCs w:val="22"/>
        </w:rPr>
        <w:t>管理风险</w:t>
      </w:r>
      <w:bookmarkEnd w:id="252"/>
      <w:bookmarkEnd w:id="253"/>
    </w:p>
    <w:p w14:paraId="78AA9D02" w14:textId="77777777" w:rsidR="001346FC" w:rsidRPr="0023063A" w:rsidRDefault="002D084F">
      <w:pPr>
        <w:pStyle w:val="2"/>
        <w:spacing w:before="156"/>
        <w:rPr>
          <w:rFonts w:ascii="Times New Roman" w:eastAsia="宋体" w:hAnsi="Times New Roman"/>
          <w:color w:val="auto"/>
        </w:rPr>
      </w:pPr>
      <w:bookmarkStart w:id="254" w:name="_Toc49471167"/>
      <w:bookmarkStart w:id="255" w:name="_Toc448087130"/>
      <w:bookmarkStart w:id="256" w:name="_Toc65407398"/>
      <w:bookmarkStart w:id="257" w:name="_Toc205110445"/>
      <w:r w:rsidRPr="0023063A">
        <w:rPr>
          <w:rFonts w:ascii="Times New Roman" w:eastAsia="宋体" w:hAnsi="Times New Roman"/>
          <w:color w:val="auto"/>
        </w:rPr>
        <w:t>应对措施</w:t>
      </w:r>
      <w:bookmarkEnd w:id="254"/>
      <w:bookmarkEnd w:id="255"/>
      <w:bookmarkEnd w:id="256"/>
      <w:bookmarkEnd w:id="257"/>
    </w:p>
    <w:p w14:paraId="445650D5" w14:textId="77777777" w:rsidR="001346FC" w:rsidRPr="0023063A" w:rsidRDefault="002D084F">
      <w:pPr>
        <w:spacing w:line="360" w:lineRule="auto"/>
        <w:ind w:firstLineChars="200" w:firstLine="440"/>
        <w:rPr>
          <w:rFonts w:ascii="Times New Roman" w:hAnsi="Times New Roman" w:cs="Times New Roman"/>
          <w:sz w:val="22"/>
        </w:rPr>
      </w:pPr>
      <w:r w:rsidRPr="0023063A">
        <w:rPr>
          <w:rFonts w:ascii="Times New Roman" w:hAnsi="Times New Roman" w:cs="Times New Roman"/>
          <w:sz w:val="22"/>
        </w:rPr>
        <w:t>选用成熟的技术方案，并在器件选择上尽量选用通用且常用的元器件，一旦元器件采购存在风险可直接选用备用的可原位替代的器件。</w:t>
      </w:r>
    </w:p>
    <w:p w14:paraId="3E67E601" w14:textId="77777777" w:rsidR="001346FC" w:rsidRPr="0023063A" w:rsidRDefault="002D084F">
      <w:pPr>
        <w:spacing w:line="360" w:lineRule="auto"/>
        <w:ind w:firstLineChars="200" w:firstLine="440"/>
        <w:rPr>
          <w:rFonts w:ascii="Times New Roman" w:hAnsi="Times New Roman" w:cs="Times New Roman"/>
          <w:sz w:val="22"/>
        </w:rPr>
      </w:pPr>
      <w:r w:rsidRPr="0023063A">
        <w:rPr>
          <w:rFonts w:ascii="Times New Roman" w:hAnsi="Times New Roman" w:cs="Times New Roman"/>
          <w:sz w:val="22"/>
        </w:rPr>
        <w:t>印制板设计过程中增加审图流程，规避风险。</w:t>
      </w:r>
    </w:p>
    <w:p w14:paraId="32EF7A0C" w14:textId="77777777" w:rsidR="001346FC" w:rsidRPr="0023063A" w:rsidRDefault="002D084F">
      <w:pPr>
        <w:pStyle w:val="2"/>
        <w:spacing w:before="156"/>
        <w:rPr>
          <w:rFonts w:ascii="Times New Roman" w:eastAsia="宋体" w:hAnsi="Times New Roman"/>
          <w:color w:val="auto"/>
        </w:rPr>
      </w:pPr>
      <w:bookmarkStart w:id="258" w:name="_Toc65407399"/>
      <w:bookmarkStart w:id="259" w:name="_Toc448087131"/>
      <w:bookmarkStart w:id="260" w:name="_Toc49471168"/>
      <w:bookmarkStart w:id="261" w:name="_Toc205110446"/>
      <w:r w:rsidRPr="0023063A">
        <w:rPr>
          <w:rFonts w:ascii="Times New Roman" w:eastAsia="宋体" w:hAnsi="Times New Roman"/>
          <w:color w:val="auto"/>
        </w:rPr>
        <w:t>风险应对结论</w:t>
      </w:r>
      <w:bookmarkEnd w:id="258"/>
      <w:bookmarkEnd w:id="259"/>
      <w:bookmarkEnd w:id="260"/>
      <w:bookmarkEnd w:id="261"/>
    </w:p>
    <w:p w14:paraId="2829F55A" w14:textId="77777777" w:rsidR="001346FC" w:rsidRPr="0023063A" w:rsidRDefault="002D084F">
      <w:pPr>
        <w:spacing w:line="360" w:lineRule="auto"/>
        <w:ind w:firstLineChars="200" w:firstLine="440"/>
      </w:pPr>
      <w:r w:rsidRPr="0023063A">
        <w:rPr>
          <w:rFonts w:hint="eastAsia"/>
          <w:sz w:val="22"/>
        </w:rPr>
        <w:t>设计初期考虑到可能存在风险，通过应对措施，初样阶段规避了风险，项目进展顺利。</w:t>
      </w:r>
    </w:p>
    <w:p w14:paraId="6CB6531C" w14:textId="77777777" w:rsidR="001346FC" w:rsidRPr="0023063A" w:rsidRDefault="002D084F">
      <w:pPr>
        <w:pStyle w:val="1"/>
        <w:rPr>
          <w:bCs w:val="0"/>
          <w:color w:val="auto"/>
        </w:rPr>
      </w:pPr>
      <w:bookmarkStart w:id="262" w:name="_Toc55139060"/>
      <w:bookmarkStart w:id="263" w:name="_Toc205110447"/>
      <w:r w:rsidRPr="0023063A">
        <w:rPr>
          <w:bCs w:val="0"/>
          <w:color w:val="auto"/>
        </w:rPr>
        <w:t>方案阶段</w:t>
      </w:r>
      <w:r w:rsidRPr="0023063A">
        <w:rPr>
          <w:rFonts w:hint="eastAsia"/>
          <w:bCs w:val="0"/>
          <w:color w:val="auto"/>
        </w:rPr>
        <w:t>汇报、评审意见</w:t>
      </w:r>
      <w:r w:rsidRPr="0023063A">
        <w:rPr>
          <w:bCs w:val="0"/>
          <w:color w:val="auto"/>
        </w:rPr>
        <w:t>执行情况</w:t>
      </w:r>
      <w:bookmarkEnd w:id="262"/>
      <w:bookmarkEnd w:id="263"/>
    </w:p>
    <w:p w14:paraId="299F5C13" w14:textId="77777777" w:rsidR="001346FC" w:rsidRPr="0023063A" w:rsidRDefault="002D084F">
      <w:pPr>
        <w:spacing w:line="360" w:lineRule="auto"/>
        <w:ind w:firstLineChars="200" w:firstLine="440"/>
        <w:rPr>
          <w:sz w:val="22"/>
        </w:rPr>
      </w:pPr>
      <w:r w:rsidRPr="0023063A">
        <w:rPr>
          <w:rFonts w:hint="eastAsia"/>
          <w:sz w:val="22"/>
        </w:rPr>
        <w:t>方案设计阶段共进行了两轮设计评审，甲方单位提出了很多宝贵意见并记录在案；设计实施过程中，在保证性能指标前提下，采纳了甲方提出的更改意见，并讲改进措施与甲方进行沟通。</w:t>
      </w:r>
    </w:p>
    <w:p w14:paraId="619C04F7" w14:textId="77777777" w:rsidR="001346FC" w:rsidRPr="0023063A" w:rsidRDefault="002D084F">
      <w:pPr>
        <w:pStyle w:val="1"/>
        <w:rPr>
          <w:bCs w:val="0"/>
          <w:color w:val="auto"/>
        </w:rPr>
      </w:pPr>
      <w:bookmarkStart w:id="264" w:name="_Toc40878905"/>
      <w:bookmarkStart w:id="265" w:name="_Toc61968930"/>
      <w:bookmarkStart w:id="266" w:name="_Toc55206957"/>
      <w:bookmarkStart w:id="267" w:name="_Toc65407400"/>
      <w:bookmarkStart w:id="268" w:name="_Toc205110448"/>
      <w:r w:rsidRPr="0023063A">
        <w:rPr>
          <w:bCs w:val="0"/>
          <w:color w:val="auto"/>
        </w:rPr>
        <w:t>结论</w:t>
      </w:r>
      <w:bookmarkEnd w:id="264"/>
      <w:bookmarkEnd w:id="265"/>
      <w:bookmarkEnd w:id="266"/>
      <w:bookmarkEnd w:id="267"/>
      <w:bookmarkEnd w:id="268"/>
    </w:p>
    <w:p w14:paraId="39775D2F" w14:textId="77777777" w:rsidR="001346FC" w:rsidRPr="0023063A" w:rsidRDefault="002D084F">
      <w:pPr>
        <w:spacing w:line="360" w:lineRule="auto"/>
        <w:ind w:firstLineChars="200" w:firstLine="440"/>
        <w:rPr>
          <w:sz w:val="22"/>
        </w:rPr>
      </w:pPr>
      <w:r w:rsidRPr="0023063A">
        <w:rPr>
          <w:rFonts w:hint="eastAsia"/>
          <w:sz w:val="22"/>
        </w:rPr>
        <w:t>此设计方案经过评审，合理可行，论证计算重复，并且关键技术通过多次验证，风险可控，完全可以满足设计要求。</w:t>
      </w:r>
    </w:p>
    <w:p w14:paraId="333EABAB" w14:textId="77777777" w:rsidR="001346FC" w:rsidRPr="0023063A" w:rsidRDefault="001346FC">
      <w:pPr>
        <w:rPr>
          <w:rFonts w:ascii="宋体" w:hAnsi="宋体" w:cs="宋体" w:hint="eastAsia"/>
          <w:sz w:val="22"/>
        </w:rPr>
      </w:pPr>
    </w:p>
    <w:sectPr w:rsidR="001346FC" w:rsidRPr="0023063A">
      <w:footerReference w:type="default" r:id="rId57"/>
      <w:pgSz w:w="11906" w:h="16838"/>
      <w:pgMar w:top="1134" w:right="1440" w:bottom="1134" w:left="144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程" w:date="2025-06-30T18:38:00Z" w:initials="程">
    <w:p w14:paraId="5E6013B8" w14:textId="17A7B4D9" w:rsidR="00D70682" w:rsidRDefault="00D70682">
      <w:pPr>
        <w:pStyle w:val="ad"/>
      </w:pPr>
      <w:r>
        <w:rPr>
          <w:rStyle w:val="aff1"/>
        </w:rPr>
        <w:annotationRef/>
      </w:r>
      <w:r>
        <w:rPr>
          <w:rFonts w:hint="eastAsia"/>
        </w:rPr>
        <w:t>按实际</w:t>
      </w:r>
      <w:r w:rsidR="003E39A0">
        <w:rPr>
          <w:rFonts w:hint="eastAsia"/>
        </w:rPr>
        <w:t>选用的接插件</w:t>
      </w:r>
      <w:r>
        <w:rPr>
          <w:rFonts w:hint="eastAsia"/>
        </w:rPr>
        <w:t>情况更新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6013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0D582C" w16cex:dateUtc="2025-06-30T1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6013B8" w16cid:durableId="2C0D58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69DE0" w14:textId="77777777" w:rsidR="00660A2C" w:rsidRDefault="00660A2C">
      <w:r>
        <w:separator/>
      </w:r>
    </w:p>
  </w:endnote>
  <w:endnote w:type="continuationSeparator" w:id="0">
    <w:p w14:paraId="70526DB3" w14:textId="77777777" w:rsidR="00660A2C" w:rsidRDefault="00660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AE93" w14:textId="77777777" w:rsidR="001346FC" w:rsidRDefault="001346FC">
    <w:pPr>
      <w:pStyle w:val="afa"/>
      <w:wordWrap w:val="0"/>
      <w:ind w:right="420"/>
      <w:rPr>
        <w:rFonts w:hAnsi="宋体" w:hint="eastAsia"/>
        <w:sz w:val="21"/>
        <w:szCs w:val="21"/>
      </w:rPr>
    </w:pPr>
  </w:p>
  <w:p w14:paraId="24E801E4" w14:textId="77777777" w:rsidR="001346FC" w:rsidRDefault="001346FC">
    <w:pPr>
      <w:pStyle w:val="afa"/>
      <w:rPr>
        <w:rFonts w:ascii="Times New Roman" w:hAnsi="Times New Roman" w:cs="Times New Roman"/>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763B" w14:textId="77777777" w:rsidR="001346FC" w:rsidRDefault="001346FC">
    <w:pPr>
      <w:pStyle w:val="afa"/>
      <w:wordWrap w:val="0"/>
      <w:ind w:right="420"/>
      <w:rPr>
        <w:rFonts w:hAnsi="宋体" w:hint="eastAsia"/>
        <w:sz w:val="21"/>
        <w:szCs w:val="21"/>
      </w:rPr>
    </w:pPr>
  </w:p>
  <w:p w14:paraId="699964F0" w14:textId="77777777" w:rsidR="001346FC" w:rsidRDefault="001346FC">
    <w:pPr>
      <w:pStyle w:val="afa"/>
      <w:rPr>
        <w:rFonts w:ascii="Times New Roman" w:hAnsi="Times New Roman" w:cs="Times New Roman"/>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049B" w14:textId="77777777" w:rsidR="001346FC" w:rsidRDefault="001346FC">
    <w:pPr>
      <w:pStyle w:val="afa"/>
      <w:wordWrap w:val="0"/>
      <w:ind w:right="420"/>
      <w:rPr>
        <w:rFonts w:hAnsi="宋体" w:hint="eastAsia"/>
        <w:sz w:val="21"/>
        <w:szCs w:val="21"/>
      </w:rPr>
    </w:pPr>
  </w:p>
  <w:p w14:paraId="7560B567" w14:textId="77777777" w:rsidR="001346FC" w:rsidRDefault="001346FC">
    <w:pPr>
      <w:pStyle w:val="afa"/>
      <w:rPr>
        <w:rFonts w:ascii="Times New Roman" w:hAnsi="Times New Roman" w:cs="Times New Roman"/>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369E" w14:textId="3E35A301" w:rsidR="001346FC" w:rsidRDefault="00A24352">
    <w:pPr>
      <w:pStyle w:val="afa"/>
      <w:wordWrap w:val="0"/>
      <w:ind w:right="420"/>
      <w:rPr>
        <w:rFonts w:hAnsi="宋体" w:hint="eastAsia"/>
        <w:sz w:val="21"/>
        <w:szCs w:val="21"/>
      </w:rPr>
    </w:pPr>
    <w:r>
      <w:rPr>
        <w:noProof/>
        <w:sz w:val="21"/>
      </w:rPr>
      <mc:AlternateContent>
        <mc:Choice Requires="wps">
          <w:drawing>
            <wp:anchor distT="0" distB="0" distL="114300" distR="114300" simplePos="0" relativeHeight="251657728" behindDoc="0" locked="0" layoutInCell="1" allowOverlap="1" wp14:anchorId="632BEF28" wp14:editId="62464E45">
              <wp:simplePos x="0" y="0"/>
              <wp:positionH relativeFrom="margin">
                <wp:align>right</wp:align>
              </wp:positionH>
              <wp:positionV relativeFrom="paragraph">
                <wp:posOffset>0</wp:posOffset>
              </wp:positionV>
              <wp:extent cx="916940" cy="147955"/>
              <wp:effectExtent l="4445" t="3175" r="2540" b="1270"/>
              <wp:wrapNone/>
              <wp:docPr id="2" name="文本框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694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1E7AE" w14:textId="77777777" w:rsidR="001346FC" w:rsidRDefault="002D084F">
                          <w:pPr>
                            <w:pStyle w:val="afa"/>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19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32BEF28" id="文本框 79" o:spid="_x0000_s1058" style="position:absolute;margin-left:21pt;margin-top:0;width:72.2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" filled="f" stroked="f">
              <v:textbox style="mso-fit-shape-to-text:t" inset="0,0,0,0">
                <w:txbxContent>
                  <w:p w14:paraId="4C61E7AE" w14:textId="77777777" w:rsidR="001346FC" w:rsidRDefault="002D084F">
                    <w:pPr>
                      <w:pStyle w:val="afa"/>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19 </w:t>
                    </w:r>
                    <w:r>
                      <w:rPr>
                        <w:rFonts w:hint="eastAsia"/>
                      </w:rPr>
                      <w:t>页</w:t>
                    </w:r>
                  </w:p>
                </w:txbxContent>
              </v:textbox>
              <w10:wrap anchorx="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9CB1" w14:textId="1B00BDC0" w:rsidR="001346FC" w:rsidRDefault="00A24352">
    <w:pPr>
      <w:pStyle w:val="afa"/>
    </w:pPr>
    <w:r>
      <w:rPr>
        <w:noProof/>
        <w:sz w:val="21"/>
      </w:rPr>
      <mc:AlternateContent>
        <mc:Choice Requires="wps">
          <w:drawing>
            <wp:anchor distT="0" distB="0" distL="114300" distR="114300" simplePos="0" relativeHeight="251658752" behindDoc="0" locked="0" layoutInCell="1" allowOverlap="1" wp14:anchorId="2782CAFE" wp14:editId="48DE80D1">
              <wp:simplePos x="0" y="0"/>
              <wp:positionH relativeFrom="margin">
                <wp:posOffset>4746625</wp:posOffset>
              </wp:positionH>
              <wp:positionV relativeFrom="paragraph">
                <wp:posOffset>-12065</wp:posOffset>
              </wp:positionV>
              <wp:extent cx="984250" cy="300355"/>
              <wp:effectExtent l="3175" t="4445" r="3175" b="0"/>
              <wp:wrapNone/>
              <wp:docPr id="1"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0"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F904F" w14:textId="77777777" w:rsidR="001346FC" w:rsidRDefault="002D084F">
                          <w:pPr>
                            <w:pStyle w:val="afa"/>
                            <w:spacing w:before="120" w:after="120"/>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19</w:t>
                          </w:r>
                          <w:r>
                            <w:rPr>
                              <w:rFonts w:hint="eastAsia"/>
                            </w:rPr>
                            <w:t>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2782CAFE" id="文本框 9" o:spid="_x0000_s1059" style="position:absolute;margin-left:373.75pt;margin-top:-.95pt;width:77.5pt;height:23.6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" filled="f" stroked="f">
              <v:textbox style="mso-fit-shape-to-text:t" inset="0,0,0,0">
                <w:txbxContent>
                  <w:p w14:paraId="570F904F" w14:textId="77777777" w:rsidR="001346FC" w:rsidRDefault="002D084F">
                    <w:pPr>
                      <w:pStyle w:val="afa"/>
                      <w:spacing w:before="120" w:after="120"/>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19</w:t>
                    </w:r>
                    <w:r>
                      <w:rPr>
                        <w:rFonts w:hint="eastAsia"/>
                      </w:rPr>
                      <w:t>页</w:t>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A63BE" w14:textId="77777777" w:rsidR="00660A2C" w:rsidRDefault="00660A2C">
      <w:r>
        <w:separator/>
      </w:r>
    </w:p>
  </w:footnote>
  <w:footnote w:type="continuationSeparator" w:id="0">
    <w:p w14:paraId="2A601AD6" w14:textId="77777777" w:rsidR="00660A2C" w:rsidRDefault="00660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9404" w14:textId="77777777" w:rsidR="001346FC" w:rsidRDefault="001346FC">
    <w:pPr>
      <w:pStyle w:val="af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1B91" w14:textId="6B783BB3" w:rsidR="001346FC" w:rsidRDefault="00A24352">
    <w:pPr>
      <w:pStyle w:val="afc"/>
      <w:pBdr>
        <w:bottom w:val="none" w:sz="0" w:space="0" w:color="auto"/>
      </w:pBdr>
    </w:pPr>
    <w:r>
      <w:rPr>
        <w:noProof/>
      </w:rPr>
      <mc:AlternateContent>
        <mc:Choice Requires="wpg">
          <w:drawing>
            <wp:anchor distT="0" distB="0" distL="114300" distR="114300" simplePos="0" relativeHeight="251656704" behindDoc="0" locked="0" layoutInCell="1" allowOverlap="1" wp14:anchorId="4A561337" wp14:editId="39EA457A">
              <wp:simplePos x="0" y="0"/>
              <wp:positionH relativeFrom="page">
                <wp:posOffset>1079500</wp:posOffset>
              </wp:positionH>
              <wp:positionV relativeFrom="page">
                <wp:posOffset>914400</wp:posOffset>
              </wp:positionV>
              <wp:extent cx="5401945" cy="8863965"/>
              <wp:effectExtent l="12700" t="9525" r="14605" b="13335"/>
              <wp:wrapNone/>
              <wp:docPr id="3" name="组合 1025"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1945" cy="8863965"/>
                        <a:chOff x="1700" y="1440"/>
                        <a:chExt cx="8507" cy="13959"/>
                      </a:xfrm>
                    </wpg:grpSpPr>
                    <wps:wsp>
                      <wps:cNvPr id="4" name="直线 1026" hidden="1"/>
                      <wps:cNvCnPr>
                        <a:cxnSpLocks noChangeShapeType="1"/>
                      </wps:cNvCnPr>
                      <wps:spPr bwMode="auto">
                        <a:xfrm>
                          <a:off x="1700" y="2138"/>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5" name="直线 1027" hidden="1"/>
                      <wps:cNvCnPr>
                        <a:cxnSpLocks noChangeShapeType="1"/>
                      </wps:cNvCnPr>
                      <wps:spPr bwMode="auto">
                        <a:xfrm>
                          <a:off x="1700" y="2836"/>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6" name="直线 1028" hidden="1"/>
                      <wps:cNvCnPr>
                        <a:cxnSpLocks noChangeShapeType="1"/>
                      </wps:cNvCnPr>
                      <wps:spPr bwMode="auto">
                        <a:xfrm>
                          <a:off x="1700" y="3534"/>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7" name="直线 1029" hidden="1"/>
                      <wps:cNvCnPr>
                        <a:cxnSpLocks noChangeShapeType="1"/>
                      </wps:cNvCnPr>
                      <wps:spPr bwMode="auto">
                        <a:xfrm>
                          <a:off x="1700" y="4232"/>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8" name="直线 1030" hidden="1"/>
                      <wps:cNvCnPr>
                        <a:cxnSpLocks noChangeShapeType="1"/>
                      </wps:cNvCnPr>
                      <wps:spPr bwMode="auto">
                        <a:xfrm>
                          <a:off x="1700" y="4930"/>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9" name="直线 1031" hidden="1"/>
                      <wps:cNvCnPr>
                        <a:cxnSpLocks noChangeShapeType="1"/>
                      </wps:cNvCnPr>
                      <wps:spPr bwMode="auto">
                        <a:xfrm>
                          <a:off x="1700" y="5628"/>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0" name="直线 1032" hidden="1"/>
                      <wps:cNvCnPr>
                        <a:cxnSpLocks noChangeShapeType="1"/>
                      </wps:cNvCnPr>
                      <wps:spPr bwMode="auto">
                        <a:xfrm>
                          <a:off x="1700" y="6326"/>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1" name="直线 1033" hidden="1"/>
                      <wps:cNvCnPr>
                        <a:cxnSpLocks noChangeShapeType="1"/>
                      </wps:cNvCnPr>
                      <wps:spPr bwMode="auto">
                        <a:xfrm>
                          <a:off x="1700" y="7024"/>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2" name="直线 1034" hidden="1"/>
                      <wps:cNvCnPr>
                        <a:cxnSpLocks noChangeShapeType="1"/>
                      </wps:cNvCnPr>
                      <wps:spPr bwMode="auto">
                        <a:xfrm>
                          <a:off x="1700" y="7722"/>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3" name="直线 1035" hidden="1"/>
                      <wps:cNvCnPr>
                        <a:cxnSpLocks noChangeShapeType="1"/>
                      </wps:cNvCnPr>
                      <wps:spPr bwMode="auto">
                        <a:xfrm>
                          <a:off x="1700" y="8419"/>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4" name="直线 1036" hidden="1"/>
                      <wps:cNvCnPr>
                        <a:cxnSpLocks noChangeShapeType="1"/>
                      </wps:cNvCnPr>
                      <wps:spPr bwMode="auto">
                        <a:xfrm>
                          <a:off x="1700" y="9117"/>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5" name="直线 1037" hidden="1"/>
                      <wps:cNvCnPr>
                        <a:cxnSpLocks noChangeShapeType="1"/>
                      </wps:cNvCnPr>
                      <wps:spPr bwMode="auto">
                        <a:xfrm>
                          <a:off x="1700" y="9815"/>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6" name="直线 1038" hidden="1"/>
                      <wps:cNvCnPr>
                        <a:cxnSpLocks noChangeShapeType="1"/>
                      </wps:cNvCnPr>
                      <wps:spPr bwMode="auto">
                        <a:xfrm>
                          <a:off x="1700" y="10513"/>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7" name="直线 1039" hidden="1"/>
                      <wps:cNvCnPr>
                        <a:cxnSpLocks noChangeShapeType="1"/>
                      </wps:cNvCnPr>
                      <wps:spPr bwMode="auto">
                        <a:xfrm>
                          <a:off x="1700" y="11211"/>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8" name="直线 1040" hidden="1"/>
                      <wps:cNvCnPr>
                        <a:cxnSpLocks noChangeShapeType="1"/>
                      </wps:cNvCnPr>
                      <wps:spPr bwMode="auto">
                        <a:xfrm>
                          <a:off x="1700" y="11909"/>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19" name="直线 1041" hidden="1"/>
                      <wps:cNvCnPr>
                        <a:cxnSpLocks noChangeShapeType="1"/>
                      </wps:cNvCnPr>
                      <wps:spPr bwMode="auto">
                        <a:xfrm>
                          <a:off x="1700" y="12607"/>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20" name="直线 1042" hidden="1"/>
                      <wps:cNvCnPr>
                        <a:cxnSpLocks noChangeShapeType="1"/>
                      </wps:cNvCnPr>
                      <wps:spPr bwMode="auto">
                        <a:xfrm>
                          <a:off x="1700" y="13305"/>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21" name="直线 1043" hidden="1"/>
                      <wps:cNvCnPr>
                        <a:cxnSpLocks noChangeShapeType="1"/>
                      </wps:cNvCnPr>
                      <wps:spPr bwMode="auto">
                        <a:xfrm>
                          <a:off x="1700" y="14003"/>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22" name="直线 1044" hidden="1"/>
                      <wps:cNvCnPr>
                        <a:cxnSpLocks noChangeShapeType="1"/>
                      </wps:cNvCnPr>
                      <wps:spPr bwMode="auto">
                        <a:xfrm>
                          <a:off x="1700" y="14701"/>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23" name="直线 1045" hidden="1"/>
                      <wps:cNvCnPr>
                        <a:cxnSpLocks noChangeShapeType="1"/>
                      </wps:cNvCnPr>
                      <wps:spPr bwMode="auto">
                        <a:xfrm>
                          <a:off x="1700" y="15399"/>
                          <a:ext cx="8507" cy="0"/>
                        </a:xfrm>
                        <a:prstGeom prst="line">
                          <a:avLst/>
                        </a:prstGeom>
                        <a:noFill/>
                        <a:ln w="6350">
                          <a:solidFill>
                            <a:srgbClr val="009300"/>
                          </a:solidFill>
                          <a:round/>
                          <a:headEnd/>
                          <a:tailEnd/>
                        </a:ln>
                        <a:extLst>
                          <a:ext uri="{909E8E84-426E-40DD-AFC4-6F175D3DCCD1}">
                            <a14:hiddenFill xmlns:a14="http://schemas.microsoft.com/office/drawing/2010/main">
                              <a:noFill/>
                            </a14:hiddenFill>
                          </a:ext>
                        </a:extLst>
                      </wps:spPr>
                      <wps:bodyPr/>
                    </wps:wsp>
                    <wps:wsp>
                      <wps:cNvPr id="24" name="矩形 1046" hidden="1"/>
                      <wps:cNvSpPr>
                        <a:spLocks noChangeArrowheads="1"/>
                      </wps:cNvSpPr>
                      <wps:spPr bwMode="auto">
                        <a:xfrm>
                          <a:off x="1700" y="1440"/>
                          <a:ext cx="8507" cy="13959"/>
                        </a:xfrm>
                        <a:prstGeom prst="rect">
                          <a:avLst/>
                        </a:prstGeom>
                        <a:noFill/>
                        <a:ln w="12700">
                          <a:solidFill>
                            <a:srgbClr val="009300"/>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0B5A17" id="组合 1025" o:spid="_x0000_s1026" style="position:absolute;left:0;text-align:left;margin-left:85pt;margin-top:1in;width:425.35pt;height:697.95pt;z-index:251656704;visibility:hidden;mso-position-horizontal-relative:page;mso-position-vertical-relative:page" coordorigin="1700,1440" coordsize="8507,13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">
              <v:line id="直线 1026" o:spid="_x0000_s1027" style="position:absolute;visibility:hidden;mso-wrap-style:square" from="1700,2138" to="10207,2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" strokecolor="#009300" strokeweight=".5pt"/>
              <v:line id="直线 1027" o:spid="_x0000_s1028" style="position:absolute;visibility:hidden;mso-wrap-style:square" from="1700,2836" to="10207,2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" strokecolor="#009300" strokeweight=".5pt"/>
              <v:line id="直线 1028" o:spid="_x0000_s1029" style="position:absolute;visibility:hidden;mso-wrap-style:square" from="1700,3534" to="10207,3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" strokecolor="#009300" strokeweight=".5pt"/>
              <v:line id="直线 1029" o:spid="_x0000_s1030" style="position:absolute;visibility:hidden;mso-wrap-style:square" from="1700,4232" to="10207,4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" strokecolor="#009300" strokeweight=".5pt"/>
              <v:line id="直线 1030" o:spid="_x0000_s1031" style="position:absolute;visibility:hidden;mso-wrap-style:square" from="1700,4930" to="10207,4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" strokecolor="#009300" strokeweight=".5pt"/>
              <v:line id="直线 1031" o:spid="_x0000_s1032" style="position:absolute;visibility:hidden;mso-wrap-style:square" from="1700,5628" to="10207,5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" strokecolor="#009300" strokeweight=".5pt"/>
              <v:line id="直线 1032" o:spid="_x0000_s1033" style="position:absolute;visibility:hidden;mso-wrap-style:square" from="1700,6326" to="10207,6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" strokecolor="#009300" strokeweight=".5pt"/>
              <v:line id="直线 1033" o:spid="_x0000_s1034" style="position:absolute;visibility:hidden;mso-wrap-style:square" from="1700,7024" to="10207,7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" strokecolor="#009300" strokeweight=".5pt"/>
              <v:line id="直线 1034" o:spid="_x0000_s1035" style="position:absolute;visibility:hidden;mso-wrap-style:square" from="1700,7722" to="10207,7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" strokecolor="#009300" strokeweight=".5pt"/>
              <v:line id="直线 1035" o:spid="_x0000_s1036" style="position:absolute;visibility:hidden;mso-wrap-style:square" from="1700,8419" to="10207,8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" strokecolor="#009300" strokeweight=".5pt"/>
              <v:line id="直线 1036" o:spid="_x0000_s1037" style="position:absolute;visibility:hidden;mso-wrap-style:square" from="1700,9117" to="10207,9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" strokecolor="#009300" strokeweight=".5pt"/>
              <v:line id="直线 1037" o:spid="_x0000_s1038" style="position:absolute;visibility:hidden;mso-wrap-style:square" from="1700,9815" to="10207,9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" strokecolor="#009300" strokeweight=".5pt"/>
              <v:line id="直线 1038" o:spid="_x0000_s1039" style="position:absolute;visibility:hidden;mso-wrap-style:square" from="1700,10513" to="10207,10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" strokecolor="#009300" strokeweight=".5pt"/>
              <v:line id="直线 1039" o:spid="_x0000_s1040" style="position:absolute;visibility:hidden;mso-wrap-style:square" from="1700,11211" to="10207,11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" strokecolor="#009300" strokeweight=".5pt"/>
              <v:line id="直线 1040" o:spid="_x0000_s1041" style="position:absolute;visibility:hidden;mso-wrap-style:square" from="1700,11909" to="10207,11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" strokecolor="#009300" strokeweight=".5pt"/>
              <v:line id="直线 1041" o:spid="_x0000_s1042" style="position:absolute;visibility:hidden;mso-wrap-style:square" from="1700,12607" to="10207,12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" strokecolor="#009300" strokeweight=".5pt"/>
              <v:line id="直线 1042" o:spid="_x0000_s1043" style="position:absolute;visibility:hidden;mso-wrap-style:square" from="1700,13305" to="10207,1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" strokecolor="#009300" strokeweight=".5pt"/>
              <v:line id="直线 1043" o:spid="_x0000_s1044" style="position:absolute;visibility:hidden;mso-wrap-style:square" from="1700,14003" to="10207,1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" strokecolor="#009300" strokeweight=".5pt"/>
              <v:line id="直线 1044" o:spid="_x0000_s1045" style="position:absolute;visibility:hidden;mso-wrap-style:square" from="1700,14701" to="10207,1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" strokecolor="#009300" strokeweight=".5pt"/>
              <v:line id="直线 1045" o:spid="_x0000_s1046" style="position:absolute;visibility:hidden;mso-wrap-style:square" from="1700,15399" to="10207,1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" strokecolor="#009300" strokeweight=".5pt"/>
              <v:rect id="矩形 1046" o:spid="_x0000_s1047" style="position:absolute;left:1700;top:1440;width:8507;height:13959;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" filled="f" strokecolor="#009300" strokeweight="1pt">
                <v:stroke miterlimit="2"/>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AFB6" w14:textId="77777777" w:rsidR="001346FC" w:rsidRDefault="001346FC">
    <w:pPr>
      <w:pStyle w:val="af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lvl w:ilvl="0" w:tentative="1">
      <w:start w:val="1"/>
      <w:numFmt w:val="upperLetter"/>
      <w:pStyle w:val="a"/>
      <w:suff w:val="space"/>
      <w:lvlText w:val="附录%1 "/>
      <w:lvlJc w:val="left"/>
      <w:pPr>
        <w:ind w:left="0" w:firstLine="0"/>
      </w:pPr>
      <w:rPr>
        <w:rFonts w:ascii="宋体" w:eastAsia="宋体" w:hint="eastAsia"/>
        <w:b/>
        <w:i w:val="0"/>
        <w:snapToGrid w:val="0"/>
        <w:kern w:val="0"/>
        <w:sz w:val="24"/>
      </w:rPr>
    </w:lvl>
    <w:lvl w:ilvl="1" w:tentative="1">
      <w:start w:val="1"/>
      <w:numFmt w:val="decimal"/>
      <w:suff w:val="space"/>
      <w:lvlText w:val="%1.%2 "/>
      <w:lvlJc w:val="left"/>
      <w:pPr>
        <w:ind w:left="0" w:firstLine="0"/>
      </w:pPr>
      <w:rPr>
        <w:rFonts w:ascii="宋体" w:eastAsia="宋体" w:hAnsi="Times New Roman" w:hint="eastAsia"/>
        <w:b/>
        <w:i w:val="0"/>
        <w:snapToGrid w:val="0"/>
        <w:kern w:val="0"/>
        <w:sz w:val="24"/>
      </w:rPr>
    </w:lvl>
    <w:lvl w:ilvl="2" w:tentative="1">
      <w:start w:val="1"/>
      <w:numFmt w:val="decimal"/>
      <w:suff w:val="space"/>
      <w:lvlText w:val="%1.%2.%3 "/>
      <w:lvlJc w:val="left"/>
      <w:pPr>
        <w:ind w:left="0" w:firstLine="0"/>
      </w:pPr>
      <w:rPr>
        <w:rFonts w:ascii="宋体" w:eastAsia="宋体" w:hAnsi="Times New Roman" w:hint="eastAsia"/>
        <w:b w:val="0"/>
        <w:i w:val="0"/>
        <w:sz w:val="24"/>
        <w:szCs w:val="24"/>
      </w:rPr>
    </w:lvl>
    <w:lvl w:ilvl="3" w:tentative="1">
      <w:start w:val="1"/>
      <w:numFmt w:val="decimal"/>
      <w:suff w:val="space"/>
      <w:lvlText w:val="%1.%2.%3.%4 "/>
      <w:lvlJc w:val="left"/>
      <w:pPr>
        <w:ind w:left="0" w:firstLine="0"/>
      </w:pPr>
      <w:rPr>
        <w:rFonts w:ascii="宋体" w:eastAsia="宋体" w:hAnsi="Times New Roman" w:hint="eastAsia"/>
        <w:b w:val="0"/>
        <w:i w:val="0"/>
        <w:sz w:val="24"/>
      </w:rPr>
    </w:lvl>
    <w:lvl w:ilvl="4" w:tentative="1">
      <w:start w:val="1"/>
      <w:numFmt w:val="decimal"/>
      <w:lvlRestart w:val="1"/>
      <w:pStyle w:val="a0"/>
      <w:suff w:val="space"/>
      <w:lvlText w:val="表%1.%5 "/>
      <w:lvlJc w:val="left"/>
      <w:pPr>
        <w:ind w:left="0" w:firstLine="0"/>
      </w:pPr>
      <w:rPr>
        <w:rFonts w:ascii="宋体" w:eastAsia="宋体" w:hAnsi="Times New Roman" w:hint="eastAsia"/>
        <w:b w:val="0"/>
        <w:i w:val="0"/>
        <w:sz w:val="24"/>
      </w:rPr>
    </w:lvl>
    <w:lvl w:ilvl="5" w:tentative="1">
      <w:start w:val="1"/>
      <w:numFmt w:val="decimal"/>
      <w:lvlRestart w:val="1"/>
      <w:pStyle w:val="a1"/>
      <w:suff w:val="space"/>
      <w:lvlText w:val="图%1.%6 "/>
      <w:lvlJc w:val="left"/>
      <w:pPr>
        <w:ind w:left="0" w:firstLine="0"/>
      </w:pPr>
      <w:rPr>
        <w:rFonts w:ascii="宋体" w:eastAsia="宋体" w:hAnsi="Times New Roman" w:hint="eastAsia"/>
        <w:b w:val="0"/>
        <w:i w:val="0"/>
        <w:sz w:val="24"/>
      </w:rPr>
    </w:lvl>
    <w:lvl w:ilvl="6" w:tentative="1">
      <w:start w:val="1"/>
      <w:numFmt w:val="decimal"/>
      <w:suff w:val="nothing"/>
      <w:lvlText w:val="%1%2.%3.%4.%5.%6.%7　"/>
      <w:lvlJc w:val="left"/>
      <w:pPr>
        <w:ind w:left="0" w:firstLine="0"/>
      </w:pPr>
      <w:rPr>
        <w:rFonts w:ascii="黑体" w:eastAsia="黑体" w:hAnsi="Times New Roman" w:hint="eastAsia"/>
        <w:b w:val="0"/>
        <w:i w:val="0"/>
        <w:sz w:val="21"/>
      </w:rPr>
    </w:lvl>
    <w:lvl w:ilvl="7" w:tentative="1">
      <w:start w:val="1"/>
      <w:numFmt w:val="decimal"/>
      <w:lvlText w:val="%1.%2.%3.%4.%5.%6.%7.%8"/>
      <w:lvlJc w:val="left"/>
      <w:pPr>
        <w:tabs>
          <w:tab w:val="left" w:pos="4351"/>
        </w:tabs>
        <w:ind w:left="3969" w:hanging="1418"/>
      </w:pPr>
      <w:rPr>
        <w:rFonts w:hint="eastAsia"/>
      </w:rPr>
    </w:lvl>
    <w:lvl w:ilvl="8" w:tentative="1">
      <w:start w:val="1"/>
      <w:numFmt w:val="decimal"/>
      <w:lvlText w:val="%1.%2.%3.%4.%5.%6.%7.%8.%9"/>
      <w:lvlJc w:val="left"/>
      <w:pPr>
        <w:tabs>
          <w:tab w:val="left" w:pos="4777"/>
        </w:tabs>
        <w:ind w:left="4677" w:hanging="1700"/>
      </w:pPr>
      <w:rPr>
        <w:rFonts w:hint="eastAsia"/>
      </w:rPr>
    </w:lvl>
  </w:abstractNum>
  <w:abstractNum w:abstractNumId="1" w15:restartNumberingAfterBreak="0">
    <w:nsid w:val="00000025"/>
    <w:multiLevelType w:val="multilevel"/>
    <w:tmpl w:val="00000025"/>
    <w:lvl w:ilvl="0" w:tentative="1">
      <w:start w:val="1"/>
      <w:numFmt w:val="decimal"/>
      <w:pStyle w:val="a2"/>
      <w:suff w:val="nothing"/>
      <w:lvlText w:val="(%1)"/>
      <w:lvlJc w:val="right"/>
      <w:pPr>
        <w:ind w:left="0" w:firstLine="288"/>
      </w:pPr>
      <w:rPr>
        <w:rFonts w:ascii="Times New Roman" w:eastAsia="宋体" w:hAnsi="Times New Roman" w:cs="Times New Roman" w:hint="default"/>
        <w:sz w:val="24"/>
        <w:szCs w:val="24"/>
      </w:rPr>
    </w:lvl>
    <w:lvl w:ilvl="1" w:tentative="1">
      <w:start w:val="1"/>
      <w:numFmt w:val="decimal"/>
      <w:lvlText w:val="%1.%2"/>
      <w:lvlJc w:val="left"/>
      <w:pPr>
        <w:ind w:left="992" w:hanging="567"/>
      </w:pPr>
      <w:rPr>
        <w:rFonts w:hint="eastAsia"/>
      </w:rPr>
    </w:lvl>
    <w:lvl w:ilvl="2" w:tentative="1">
      <w:start w:val="1"/>
      <w:numFmt w:val="decimal"/>
      <w:lvlText w:val="%1.%2.%3"/>
      <w:lvlJc w:val="left"/>
      <w:pPr>
        <w:ind w:left="1418" w:hanging="567"/>
      </w:pPr>
      <w:rPr>
        <w:rFonts w:hint="eastAsia"/>
      </w:rPr>
    </w:lvl>
    <w:lvl w:ilvl="3" w:tentative="1">
      <w:start w:val="1"/>
      <w:numFmt w:val="decimal"/>
      <w:lvlText w:val="%1.%2.%3.%4"/>
      <w:lvlJc w:val="left"/>
      <w:pPr>
        <w:ind w:left="1984" w:hanging="708"/>
      </w:pPr>
      <w:rPr>
        <w:rFonts w:hint="eastAsia"/>
      </w:rPr>
    </w:lvl>
    <w:lvl w:ilvl="4" w:tentative="1">
      <w:start w:val="1"/>
      <w:numFmt w:val="decimal"/>
      <w:lvlText w:val="%1.%2.%3.%4.%5"/>
      <w:lvlJc w:val="left"/>
      <w:pPr>
        <w:ind w:left="2551" w:hanging="850"/>
      </w:pPr>
      <w:rPr>
        <w:rFonts w:hint="eastAsia"/>
      </w:rPr>
    </w:lvl>
    <w:lvl w:ilvl="5" w:tentative="1">
      <w:start w:val="1"/>
      <w:numFmt w:val="decimal"/>
      <w:lvlText w:val="%1.%2.%3.%4.%5.%6"/>
      <w:lvlJc w:val="left"/>
      <w:pPr>
        <w:ind w:left="3260" w:hanging="1134"/>
      </w:pPr>
      <w:rPr>
        <w:rFonts w:hint="eastAsia"/>
      </w:rPr>
    </w:lvl>
    <w:lvl w:ilvl="6" w:tentative="1">
      <w:start w:val="1"/>
      <w:numFmt w:val="decimal"/>
      <w:lvlText w:val="%1.%2.%3.%4.%5.%6.%7"/>
      <w:lvlJc w:val="left"/>
      <w:pPr>
        <w:ind w:left="3827" w:hanging="1276"/>
      </w:pPr>
      <w:rPr>
        <w:rFonts w:hint="eastAsia"/>
      </w:rPr>
    </w:lvl>
    <w:lvl w:ilvl="7" w:tentative="1">
      <w:start w:val="1"/>
      <w:numFmt w:val="decimal"/>
      <w:lvlText w:val="%1.%2.%3.%4.%5.%6.%7.%8"/>
      <w:lvlJc w:val="left"/>
      <w:pPr>
        <w:ind w:left="4394" w:hanging="1418"/>
      </w:pPr>
      <w:rPr>
        <w:rFonts w:hint="eastAsia"/>
      </w:rPr>
    </w:lvl>
    <w:lvl w:ilvl="8" w:tentative="1">
      <w:numFmt w:val="decimal"/>
      <w:lvlText w:val="%1.%2.%3.%4.%5.%6.%7.%8.%9"/>
      <w:lvlJc w:val="left"/>
      <w:pPr>
        <w:ind w:left="5102" w:hanging="1700"/>
      </w:pPr>
      <w:rPr>
        <w:rFonts w:hint="eastAsia"/>
      </w:rPr>
    </w:lvl>
  </w:abstractNum>
  <w:abstractNum w:abstractNumId="2" w15:restartNumberingAfterBreak="0">
    <w:nsid w:val="00DD3E87"/>
    <w:multiLevelType w:val="multilevel"/>
    <w:tmpl w:val="00DD3E87"/>
    <w:lvl w:ilvl="0">
      <w:start w:val="1"/>
      <w:numFmt w:val="upperLetter"/>
      <w:lvlText w:val="%1）"/>
      <w:lvlJc w:val="left"/>
      <w:pPr>
        <w:ind w:left="951" w:hanging="384"/>
      </w:pPr>
      <w:rPr>
        <w:rFonts w:ascii="Calibri" w:hAnsi="Calibri" w:hint="default"/>
        <w:sz w:val="24"/>
      </w:rPr>
    </w:lvl>
    <w:lvl w:ilvl="1" w:tentative="1">
      <w:start w:val="1"/>
      <w:numFmt w:val="lowerLetter"/>
      <w:lvlText w:val="%2)"/>
      <w:lvlJc w:val="left"/>
      <w:pPr>
        <w:ind w:left="1407" w:hanging="420"/>
      </w:pPr>
    </w:lvl>
    <w:lvl w:ilvl="2" w:tentative="1">
      <w:start w:val="1"/>
      <w:numFmt w:val="lowerRoman"/>
      <w:lvlText w:val="%3."/>
      <w:lvlJc w:val="right"/>
      <w:pPr>
        <w:ind w:left="1827" w:hanging="420"/>
      </w:pPr>
    </w:lvl>
    <w:lvl w:ilvl="3" w:tentative="1">
      <w:start w:val="1"/>
      <w:numFmt w:val="decimal"/>
      <w:lvlText w:val="%4."/>
      <w:lvlJc w:val="left"/>
      <w:pPr>
        <w:ind w:left="2247" w:hanging="420"/>
      </w:pPr>
    </w:lvl>
    <w:lvl w:ilvl="4" w:tentative="1">
      <w:start w:val="1"/>
      <w:numFmt w:val="lowerLetter"/>
      <w:lvlText w:val="%5)"/>
      <w:lvlJc w:val="left"/>
      <w:pPr>
        <w:ind w:left="2667" w:hanging="420"/>
      </w:pPr>
    </w:lvl>
    <w:lvl w:ilvl="5" w:tentative="1">
      <w:start w:val="1"/>
      <w:numFmt w:val="lowerRoman"/>
      <w:lvlText w:val="%6."/>
      <w:lvlJc w:val="right"/>
      <w:pPr>
        <w:ind w:left="3087" w:hanging="420"/>
      </w:pPr>
    </w:lvl>
    <w:lvl w:ilvl="6" w:tentative="1">
      <w:start w:val="1"/>
      <w:numFmt w:val="decimal"/>
      <w:lvlText w:val="%7."/>
      <w:lvlJc w:val="left"/>
      <w:pPr>
        <w:ind w:left="3507" w:hanging="420"/>
      </w:pPr>
    </w:lvl>
    <w:lvl w:ilvl="7" w:tentative="1">
      <w:start w:val="1"/>
      <w:numFmt w:val="lowerLetter"/>
      <w:lvlText w:val="%8)"/>
      <w:lvlJc w:val="left"/>
      <w:pPr>
        <w:ind w:left="3927" w:hanging="420"/>
      </w:pPr>
    </w:lvl>
    <w:lvl w:ilvl="8" w:tentative="1">
      <w:start w:val="1"/>
      <w:numFmt w:val="lowerRoman"/>
      <w:lvlText w:val="%9."/>
      <w:lvlJc w:val="right"/>
      <w:pPr>
        <w:ind w:left="4347" w:hanging="420"/>
      </w:pPr>
    </w:lvl>
  </w:abstractNum>
  <w:abstractNum w:abstractNumId="3" w15:restartNumberingAfterBreak="0">
    <w:nsid w:val="01BD6CBA"/>
    <w:multiLevelType w:val="multilevel"/>
    <w:tmpl w:val="01BD6CBA"/>
    <w:lvl w:ilvl="0" w:tentative="1">
      <w:start w:val="1"/>
      <w:numFmt w:val="bullet"/>
      <w:pStyle w:val="00"/>
      <w:lvlText w:val=""/>
      <w:lvlJc w:val="left"/>
      <w:pPr>
        <w:ind w:left="620" w:hanging="420"/>
      </w:pPr>
      <w:rPr>
        <w:rFonts w:ascii="Wingdings" w:hAnsi="Wingdings" w:hint="default"/>
        <w:sz w:val="21"/>
      </w:rPr>
    </w:lvl>
    <w:lvl w:ilvl="1" w:tentative="1">
      <w:start w:val="1"/>
      <w:numFmt w:val="bullet"/>
      <w:lvlText w:val=""/>
      <w:lvlJc w:val="left"/>
      <w:pPr>
        <w:ind w:left="1040" w:hanging="420"/>
      </w:pPr>
      <w:rPr>
        <w:rFonts w:ascii="Wingdings" w:hAnsi="Wingdings" w:hint="default"/>
      </w:rPr>
    </w:lvl>
    <w:lvl w:ilvl="2" w:tentative="1">
      <w:start w:val="1"/>
      <w:numFmt w:val="bullet"/>
      <w:lvlText w:val=""/>
      <w:lvlJc w:val="left"/>
      <w:pPr>
        <w:ind w:left="1460" w:hanging="420"/>
      </w:pPr>
      <w:rPr>
        <w:rFonts w:ascii="Wingdings" w:hAnsi="Wingdings" w:hint="default"/>
      </w:rPr>
    </w:lvl>
    <w:lvl w:ilvl="3" w:tentative="1">
      <w:start w:val="1"/>
      <w:numFmt w:val="bullet"/>
      <w:lvlText w:val=""/>
      <w:lvlJc w:val="left"/>
      <w:pPr>
        <w:ind w:left="1880" w:hanging="420"/>
      </w:pPr>
      <w:rPr>
        <w:rFonts w:ascii="Wingdings" w:hAnsi="Wingdings" w:hint="default"/>
      </w:rPr>
    </w:lvl>
    <w:lvl w:ilvl="4" w:tentative="1">
      <w:start w:val="1"/>
      <w:numFmt w:val="bullet"/>
      <w:lvlText w:val=""/>
      <w:lvlJc w:val="left"/>
      <w:pPr>
        <w:ind w:left="2300" w:hanging="420"/>
      </w:pPr>
      <w:rPr>
        <w:rFonts w:ascii="Wingdings" w:hAnsi="Wingdings" w:hint="default"/>
      </w:rPr>
    </w:lvl>
    <w:lvl w:ilvl="5" w:tentative="1">
      <w:start w:val="1"/>
      <w:numFmt w:val="bullet"/>
      <w:lvlText w:val=""/>
      <w:lvlJc w:val="left"/>
      <w:pPr>
        <w:ind w:left="2720" w:hanging="420"/>
      </w:pPr>
      <w:rPr>
        <w:rFonts w:ascii="Wingdings" w:hAnsi="Wingdings" w:hint="default"/>
      </w:rPr>
    </w:lvl>
    <w:lvl w:ilvl="6" w:tentative="1">
      <w:start w:val="1"/>
      <w:numFmt w:val="bullet"/>
      <w:lvlText w:val=""/>
      <w:lvlJc w:val="left"/>
      <w:pPr>
        <w:ind w:left="3140" w:hanging="420"/>
      </w:pPr>
      <w:rPr>
        <w:rFonts w:ascii="Wingdings" w:hAnsi="Wingdings" w:hint="default"/>
      </w:rPr>
    </w:lvl>
    <w:lvl w:ilvl="7" w:tentative="1">
      <w:start w:val="1"/>
      <w:numFmt w:val="bullet"/>
      <w:lvlText w:val=""/>
      <w:lvlJc w:val="left"/>
      <w:pPr>
        <w:ind w:left="3560" w:hanging="420"/>
      </w:pPr>
      <w:rPr>
        <w:rFonts w:ascii="Wingdings" w:hAnsi="Wingdings" w:hint="default"/>
      </w:rPr>
    </w:lvl>
    <w:lvl w:ilvl="8" w:tentative="1">
      <w:start w:val="1"/>
      <w:numFmt w:val="bullet"/>
      <w:lvlText w:val=""/>
      <w:lvlJc w:val="left"/>
      <w:pPr>
        <w:ind w:left="3980" w:hanging="420"/>
      </w:pPr>
      <w:rPr>
        <w:rFonts w:ascii="Wingdings" w:hAnsi="Wingdings" w:hint="default"/>
      </w:rPr>
    </w:lvl>
  </w:abstractNum>
  <w:abstractNum w:abstractNumId="4" w15:restartNumberingAfterBreak="0">
    <w:nsid w:val="020B1751"/>
    <w:multiLevelType w:val="multilevel"/>
    <w:tmpl w:val="6E98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C521C"/>
    <w:multiLevelType w:val="multilevel"/>
    <w:tmpl w:val="055C521C"/>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6" w15:restartNumberingAfterBreak="0">
    <w:nsid w:val="073C3570"/>
    <w:multiLevelType w:val="hybridMultilevel"/>
    <w:tmpl w:val="ADA2A8A2"/>
    <w:lvl w:ilvl="0" w:tplc="FFFFFFFF">
      <w:start w:val="1"/>
      <w:numFmt w:val="lowerLetter"/>
      <w:lvlText w:val="%1)"/>
      <w:lvlJc w:val="left"/>
      <w:pPr>
        <w:ind w:left="855" w:hanging="420"/>
      </w:pPr>
    </w:lvl>
    <w:lvl w:ilvl="1" w:tplc="FFFFFFFF" w:tentative="1">
      <w:start w:val="1"/>
      <w:numFmt w:val="lowerLetter"/>
      <w:lvlText w:val="%2)"/>
      <w:lvlJc w:val="left"/>
      <w:pPr>
        <w:ind w:left="1275" w:hanging="420"/>
      </w:pPr>
    </w:lvl>
    <w:lvl w:ilvl="2" w:tplc="FFFFFFFF" w:tentative="1">
      <w:start w:val="1"/>
      <w:numFmt w:val="lowerRoman"/>
      <w:lvlText w:val="%3."/>
      <w:lvlJc w:val="right"/>
      <w:pPr>
        <w:ind w:left="1695" w:hanging="420"/>
      </w:pPr>
    </w:lvl>
    <w:lvl w:ilvl="3" w:tplc="FFFFFFFF" w:tentative="1">
      <w:start w:val="1"/>
      <w:numFmt w:val="decimal"/>
      <w:lvlText w:val="%4."/>
      <w:lvlJc w:val="left"/>
      <w:pPr>
        <w:ind w:left="2115" w:hanging="420"/>
      </w:pPr>
    </w:lvl>
    <w:lvl w:ilvl="4" w:tplc="FFFFFFFF" w:tentative="1">
      <w:start w:val="1"/>
      <w:numFmt w:val="lowerLetter"/>
      <w:lvlText w:val="%5)"/>
      <w:lvlJc w:val="left"/>
      <w:pPr>
        <w:ind w:left="2535" w:hanging="420"/>
      </w:pPr>
    </w:lvl>
    <w:lvl w:ilvl="5" w:tplc="FFFFFFFF" w:tentative="1">
      <w:start w:val="1"/>
      <w:numFmt w:val="lowerRoman"/>
      <w:lvlText w:val="%6."/>
      <w:lvlJc w:val="right"/>
      <w:pPr>
        <w:ind w:left="2955" w:hanging="420"/>
      </w:pPr>
    </w:lvl>
    <w:lvl w:ilvl="6" w:tplc="FFFFFFFF" w:tentative="1">
      <w:start w:val="1"/>
      <w:numFmt w:val="decimal"/>
      <w:lvlText w:val="%7."/>
      <w:lvlJc w:val="left"/>
      <w:pPr>
        <w:ind w:left="3375" w:hanging="420"/>
      </w:pPr>
    </w:lvl>
    <w:lvl w:ilvl="7" w:tplc="FFFFFFFF" w:tentative="1">
      <w:start w:val="1"/>
      <w:numFmt w:val="lowerLetter"/>
      <w:lvlText w:val="%8)"/>
      <w:lvlJc w:val="left"/>
      <w:pPr>
        <w:ind w:left="3795" w:hanging="420"/>
      </w:pPr>
    </w:lvl>
    <w:lvl w:ilvl="8" w:tplc="FFFFFFFF" w:tentative="1">
      <w:start w:val="1"/>
      <w:numFmt w:val="lowerRoman"/>
      <w:lvlText w:val="%9."/>
      <w:lvlJc w:val="right"/>
      <w:pPr>
        <w:ind w:left="4215" w:hanging="420"/>
      </w:pPr>
    </w:lvl>
  </w:abstractNum>
  <w:abstractNum w:abstractNumId="7" w15:restartNumberingAfterBreak="0">
    <w:nsid w:val="0A232344"/>
    <w:multiLevelType w:val="multilevel"/>
    <w:tmpl w:val="0A232344"/>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8" w15:restartNumberingAfterBreak="0">
    <w:nsid w:val="0F5C6786"/>
    <w:multiLevelType w:val="multilevel"/>
    <w:tmpl w:val="0F5C6786"/>
    <w:lvl w:ilvl="0" w:tentative="1">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9" w15:restartNumberingAfterBreak="0">
    <w:nsid w:val="14815F23"/>
    <w:multiLevelType w:val="multilevel"/>
    <w:tmpl w:val="14815F23"/>
    <w:lvl w:ilvl="0">
      <w:start w:val="1"/>
      <w:numFmt w:val="decimal"/>
      <w:pStyle w:val="1"/>
      <w:lvlText w:val="%1"/>
      <w:lvlJc w:val="left"/>
      <w:pPr>
        <w:tabs>
          <w:tab w:val="left" w:pos="431"/>
        </w:tabs>
        <w:ind w:left="431" w:hanging="425"/>
      </w:pPr>
      <w:rPr>
        <w:rFonts w:hint="eastAsia"/>
      </w:rPr>
    </w:lvl>
    <w:lvl w:ilvl="1">
      <w:start w:val="1"/>
      <w:numFmt w:val="decimal"/>
      <w:pStyle w:val="2"/>
      <w:lvlText w:val="%1.%2"/>
      <w:lvlJc w:val="left"/>
      <w:pPr>
        <w:tabs>
          <w:tab w:val="left" w:pos="567"/>
        </w:tabs>
        <w:ind w:left="567" w:hanging="567"/>
      </w:pPr>
      <w:rPr>
        <w:rFonts w:hint="eastAsia"/>
      </w:rPr>
    </w:lvl>
    <w:lvl w:ilvl="2">
      <w:start w:val="1"/>
      <w:numFmt w:val="decimal"/>
      <w:pStyle w:val="3"/>
      <w:lvlText w:val="%1.%2.%3"/>
      <w:lvlJc w:val="left"/>
      <w:pPr>
        <w:tabs>
          <w:tab w:val="left" w:pos="1134"/>
        </w:tabs>
        <w:ind w:left="1134" w:hanging="567"/>
      </w:pPr>
      <w:rPr>
        <w:rFonts w:hint="eastAsia"/>
      </w:rPr>
    </w:lvl>
    <w:lvl w:ilvl="3">
      <w:start w:val="1"/>
      <w:numFmt w:val="decimal"/>
      <w:pStyle w:val="4"/>
      <w:lvlText w:val="%1.%2.%3.%4"/>
      <w:lvlJc w:val="left"/>
      <w:pPr>
        <w:tabs>
          <w:tab w:val="left" w:pos="3773"/>
        </w:tabs>
        <w:ind w:left="3401" w:hanging="708"/>
      </w:pPr>
      <w:rPr>
        <w:rFonts w:hint="eastAsia"/>
      </w:rPr>
    </w:lvl>
    <w:lvl w:ilvl="4" w:tentative="1">
      <w:start w:val="1"/>
      <w:numFmt w:val="decimal"/>
      <w:lvlText w:val="%1.%2.%3.%4.%5"/>
      <w:lvlJc w:val="left"/>
      <w:pPr>
        <w:tabs>
          <w:tab w:val="left" w:pos="2787"/>
        </w:tabs>
        <w:ind w:left="2557" w:hanging="850"/>
      </w:pPr>
      <w:rPr>
        <w:rFonts w:hint="eastAsia"/>
      </w:rPr>
    </w:lvl>
    <w:lvl w:ilvl="5" w:tentative="1">
      <w:start w:val="1"/>
      <w:numFmt w:val="decimal"/>
      <w:lvlText w:val="%1.%2.%3.%4.%5.%6"/>
      <w:lvlJc w:val="left"/>
      <w:pPr>
        <w:tabs>
          <w:tab w:val="left" w:pos="3572"/>
        </w:tabs>
        <w:ind w:left="3266" w:hanging="1134"/>
      </w:pPr>
      <w:rPr>
        <w:rFonts w:hint="eastAsia"/>
      </w:rPr>
    </w:lvl>
    <w:lvl w:ilvl="6" w:tentative="1">
      <w:start w:val="1"/>
      <w:numFmt w:val="decimal"/>
      <w:lvlText w:val="%1.%2.%3.%4.%5.%6.%7"/>
      <w:lvlJc w:val="left"/>
      <w:pPr>
        <w:tabs>
          <w:tab w:val="left" w:pos="3997"/>
        </w:tabs>
        <w:ind w:left="3833" w:hanging="1276"/>
      </w:pPr>
      <w:rPr>
        <w:rFonts w:hint="eastAsia"/>
      </w:rPr>
    </w:lvl>
    <w:lvl w:ilvl="7" w:tentative="1">
      <w:start w:val="1"/>
      <w:numFmt w:val="decimal"/>
      <w:lvlText w:val="%1.%2.%3.%4.%5.%6.%7.%8"/>
      <w:lvlJc w:val="left"/>
      <w:pPr>
        <w:tabs>
          <w:tab w:val="left" w:pos="4782"/>
        </w:tabs>
        <w:ind w:left="4400" w:hanging="1418"/>
      </w:pPr>
      <w:rPr>
        <w:rFonts w:hint="eastAsia"/>
      </w:rPr>
    </w:lvl>
    <w:lvl w:ilvl="8" w:tentative="1">
      <w:start w:val="1"/>
      <w:numFmt w:val="decimal"/>
      <w:lvlText w:val="%1.%2.%3.%4.%5.%6.%7.%8.%9"/>
      <w:lvlJc w:val="left"/>
      <w:pPr>
        <w:tabs>
          <w:tab w:val="left" w:pos="5568"/>
        </w:tabs>
        <w:ind w:left="5108" w:hanging="1700"/>
      </w:pPr>
      <w:rPr>
        <w:rFonts w:hint="eastAsia"/>
      </w:rPr>
    </w:lvl>
  </w:abstractNum>
  <w:abstractNum w:abstractNumId="10" w15:restartNumberingAfterBreak="0">
    <w:nsid w:val="1FB81C57"/>
    <w:multiLevelType w:val="multilevel"/>
    <w:tmpl w:val="1FB81C57"/>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11" w15:restartNumberingAfterBreak="0">
    <w:nsid w:val="25BA7EDB"/>
    <w:multiLevelType w:val="multilevel"/>
    <w:tmpl w:val="25BA7EDB"/>
    <w:lvl w:ilvl="0" w:tentative="1">
      <w:start w:val="1"/>
      <w:numFmt w:val="none"/>
      <w:suff w:val="nothing"/>
      <w:lvlText w:val="%1"/>
      <w:lvlJc w:val="left"/>
      <w:pPr>
        <w:ind w:left="0" w:firstLine="0"/>
      </w:pPr>
      <w:rPr>
        <w:rFonts w:ascii="Times New Roman" w:hAnsi="Times New Roman" w:hint="default"/>
        <w:b/>
        <w:i w:val="0"/>
        <w:sz w:val="21"/>
      </w:rPr>
    </w:lvl>
    <w:lvl w:ilvl="1" w:tentative="1">
      <w:start w:val="1"/>
      <w:numFmt w:val="decimal"/>
      <w:suff w:val="nothing"/>
      <w:lvlText w:val="%2%1 "/>
      <w:lvlJc w:val="left"/>
      <w:pPr>
        <w:ind w:left="0" w:firstLine="0"/>
      </w:pPr>
      <w:rPr>
        <w:rFonts w:ascii="宋体" w:eastAsia="宋体" w:hAnsi="宋体" w:hint="eastAsia"/>
        <w:b/>
        <w:i w:val="0"/>
        <w:sz w:val="24"/>
      </w:rPr>
    </w:lvl>
    <w:lvl w:ilvl="2" w:tentative="1">
      <w:start w:val="1"/>
      <w:numFmt w:val="decimal"/>
      <w:suff w:val="nothing"/>
      <w:lvlText w:val="%1%2.%3 "/>
      <w:lvlJc w:val="left"/>
      <w:pPr>
        <w:ind w:left="0" w:firstLine="0"/>
      </w:pPr>
      <w:rPr>
        <w:rFonts w:ascii="宋体" w:eastAsia="宋体" w:hAnsi="宋体" w:hint="eastAsia"/>
        <w:b/>
        <w:i w:val="0"/>
        <w:sz w:val="24"/>
      </w:rPr>
    </w:lvl>
    <w:lvl w:ilvl="3" w:tentative="1">
      <w:start w:val="1"/>
      <w:numFmt w:val="decimal"/>
      <w:pStyle w:val="a3"/>
      <w:suff w:val="nothing"/>
      <w:lvlText w:val="%2.%3.%4 "/>
      <w:lvlJc w:val="left"/>
      <w:pPr>
        <w:ind w:left="0" w:firstLine="0"/>
      </w:pPr>
      <w:rPr>
        <w:rFonts w:ascii="宋体" w:eastAsia="宋体" w:hAnsi="宋体" w:hint="eastAsia"/>
        <w:b/>
        <w:i w:val="0"/>
        <w:sz w:val="24"/>
      </w:rPr>
    </w:lvl>
    <w:lvl w:ilvl="4" w:tentative="1">
      <w:start w:val="1"/>
      <w:numFmt w:val="decimal"/>
      <w:suff w:val="nothing"/>
      <w:lvlText w:val="%2.%3.%4.%5 "/>
      <w:lvlJc w:val="left"/>
      <w:pPr>
        <w:ind w:left="0" w:firstLine="0"/>
      </w:pPr>
      <w:rPr>
        <w:rFonts w:ascii="黑体" w:eastAsia="黑体" w:hAnsi="Times New Roman" w:hint="eastAsia"/>
        <w:b w:val="0"/>
        <w:i w:val="0"/>
        <w:sz w:val="24"/>
      </w:rPr>
    </w:lvl>
    <w:lvl w:ilvl="5" w:tentative="1">
      <w:start w:val="1"/>
      <w:numFmt w:val="decimal"/>
      <w:suff w:val="nothing"/>
      <w:lvlText w:val="%1%2.%3.%4%5.%6　"/>
      <w:lvlJc w:val="left"/>
      <w:pPr>
        <w:ind w:left="0" w:firstLine="0"/>
      </w:pPr>
      <w:rPr>
        <w:rFonts w:ascii="Times New Roman" w:eastAsia="黑体" w:hAnsi="Times New Roman" w:hint="default"/>
        <w:b w:val="0"/>
        <w:i w:val="0"/>
        <w:sz w:val="24"/>
      </w:rPr>
    </w:lvl>
    <w:lvl w:ilvl="6" w:tentative="1">
      <w:start w:val="1"/>
      <w:numFmt w:val="decimal"/>
      <w:suff w:val="nothing"/>
      <w:lvlText w:val="%1%2.%3.%4.%5.%6.%7　"/>
      <w:lvlJc w:val="left"/>
      <w:pPr>
        <w:ind w:left="0" w:firstLine="0"/>
      </w:pPr>
      <w:rPr>
        <w:rFonts w:ascii="Times New Roman" w:eastAsia="黑体" w:hAnsi="Times New Roman" w:hint="default"/>
        <w:b w:val="0"/>
        <w:i w:val="0"/>
        <w:sz w:val="24"/>
      </w:rPr>
    </w:lvl>
    <w:lvl w:ilvl="7" w:tentative="1">
      <w:start w:val="1"/>
      <w:numFmt w:val="decimal"/>
      <w:lvlText w:val="%1.%2.%3.%4.%5.%6.%7.%8"/>
      <w:lvlJc w:val="left"/>
      <w:pPr>
        <w:tabs>
          <w:tab w:val="left" w:pos="4351"/>
        </w:tabs>
        <w:ind w:left="3969" w:hanging="1418"/>
      </w:pPr>
      <w:rPr>
        <w:rFonts w:hint="eastAsia"/>
      </w:rPr>
    </w:lvl>
    <w:lvl w:ilvl="8" w:tentative="1">
      <w:start w:val="1"/>
      <w:numFmt w:val="decimal"/>
      <w:lvlText w:val="%1.%2.%3.%4.%5.%6.%7.%8.%9"/>
      <w:lvlJc w:val="left"/>
      <w:pPr>
        <w:tabs>
          <w:tab w:val="left" w:pos="4777"/>
        </w:tabs>
        <w:ind w:left="4677" w:hanging="1700"/>
      </w:pPr>
      <w:rPr>
        <w:rFonts w:hint="eastAsia"/>
      </w:rPr>
    </w:lvl>
  </w:abstractNum>
  <w:abstractNum w:abstractNumId="12" w15:restartNumberingAfterBreak="0">
    <w:nsid w:val="299035FF"/>
    <w:multiLevelType w:val="multilevel"/>
    <w:tmpl w:val="299035FF"/>
    <w:lvl w:ilvl="0">
      <w:start w:val="1"/>
      <w:numFmt w:val="decimal"/>
      <w:lvlText w:val="%1）"/>
      <w:lvlJc w:val="left"/>
      <w:pPr>
        <w:ind w:left="984" w:hanging="360"/>
      </w:pPr>
      <w:rPr>
        <w:rFonts w:hint="default"/>
      </w:rPr>
    </w:lvl>
    <w:lvl w:ilvl="1" w:tentative="1">
      <w:start w:val="1"/>
      <w:numFmt w:val="lowerLetter"/>
      <w:lvlText w:val="%2)"/>
      <w:lvlJc w:val="left"/>
      <w:pPr>
        <w:ind w:left="1464" w:hanging="420"/>
      </w:pPr>
    </w:lvl>
    <w:lvl w:ilvl="2" w:tentative="1">
      <w:start w:val="1"/>
      <w:numFmt w:val="lowerRoman"/>
      <w:lvlText w:val="%3."/>
      <w:lvlJc w:val="right"/>
      <w:pPr>
        <w:ind w:left="1884" w:hanging="420"/>
      </w:pPr>
    </w:lvl>
    <w:lvl w:ilvl="3" w:tentative="1">
      <w:start w:val="1"/>
      <w:numFmt w:val="decimal"/>
      <w:lvlText w:val="%4."/>
      <w:lvlJc w:val="left"/>
      <w:pPr>
        <w:ind w:left="2304" w:hanging="420"/>
      </w:pPr>
    </w:lvl>
    <w:lvl w:ilvl="4" w:tentative="1">
      <w:start w:val="1"/>
      <w:numFmt w:val="lowerLetter"/>
      <w:lvlText w:val="%5)"/>
      <w:lvlJc w:val="left"/>
      <w:pPr>
        <w:ind w:left="2724" w:hanging="420"/>
      </w:pPr>
    </w:lvl>
    <w:lvl w:ilvl="5" w:tentative="1">
      <w:start w:val="1"/>
      <w:numFmt w:val="lowerRoman"/>
      <w:lvlText w:val="%6."/>
      <w:lvlJc w:val="right"/>
      <w:pPr>
        <w:ind w:left="3144" w:hanging="420"/>
      </w:pPr>
    </w:lvl>
    <w:lvl w:ilvl="6" w:tentative="1">
      <w:start w:val="1"/>
      <w:numFmt w:val="decimal"/>
      <w:lvlText w:val="%7."/>
      <w:lvlJc w:val="left"/>
      <w:pPr>
        <w:ind w:left="3564" w:hanging="420"/>
      </w:pPr>
    </w:lvl>
    <w:lvl w:ilvl="7" w:tentative="1">
      <w:start w:val="1"/>
      <w:numFmt w:val="lowerLetter"/>
      <w:lvlText w:val="%8)"/>
      <w:lvlJc w:val="left"/>
      <w:pPr>
        <w:ind w:left="3984" w:hanging="420"/>
      </w:pPr>
    </w:lvl>
    <w:lvl w:ilvl="8" w:tentative="1">
      <w:start w:val="1"/>
      <w:numFmt w:val="lowerRoman"/>
      <w:lvlText w:val="%9."/>
      <w:lvlJc w:val="right"/>
      <w:pPr>
        <w:ind w:left="4404" w:hanging="420"/>
      </w:pPr>
    </w:lvl>
  </w:abstractNum>
  <w:abstractNum w:abstractNumId="13" w15:restartNumberingAfterBreak="0">
    <w:nsid w:val="2DB23F47"/>
    <w:multiLevelType w:val="hybridMultilevel"/>
    <w:tmpl w:val="A3FC9AD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31A2E3A"/>
    <w:multiLevelType w:val="hybridMultilevel"/>
    <w:tmpl w:val="483ED5DA"/>
    <w:lvl w:ilvl="0" w:tplc="6D06DF9C">
      <w:start w:val="1"/>
      <w:numFmt w:val="lowerLetter"/>
      <w:lvlText w:val="%1.1.1.1.1"/>
      <w:lvlJc w:val="left"/>
      <w:pPr>
        <w:ind w:left="902"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75B562F"/>
    <w:multiLevelType w:val="multilevel"/>
    <w:tmpl w:val="375B562F"/>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16" w15:restartNumberingAfterBreak="0">
    <w:nsid w:val="3D1923D1"/>
    <w:multiLevelType w:val="multilevel"/>
    <w:tmpl w:val="3D1923D1"/>
    <w:lvl w:ilvl="0" w:tentative="1">
      <w:start w:val="1"/>
      <w:numFmt w:val="decimal"/>
      <w:pStyle w:val="10"/>
      <w:lvlText w:val="%1"/>
      <w:lvlJc w:val="left"/>
      <w:pPr>
        <w:ind w:left="420" w:hanging="420"/>
      </w:pPr>
      <w:rPr>
        <w:b w:val="0"/>
        <w:bCs w:val="0"/>
        <w:i w:val="0"/>
        <w:iCs w:val="0"/>
        <w:caps w:val="0"/>
        <w:smallCaps w:val="0"/>
        <w:strike w:val="0"/>
        <w:dstrike w:val="0"/>
        <w:color w:val="000000"/>
        <w:spacing w:val="0"/>
        <w:position w:val="0"/>
        <w:u w:val="none"/>
      </w:rPr>
    </w:lvl>
    <w:lvl w:ilvl="1" w:tentative="1">
      <w:start w:val="1"/>
      <w:numFmt w:val="decimal"/>
      <w:pStyle w:val="20"/>
      <w:isLgl/>
      <w:lvlText w:val="%1.%2"/>
      <w:lvlJc w:val="left"/>
      <w:pPr>
        <w:ind w:left="495" w:hanging="495"/>
      </w:pPr>
      <w:rPr>
        <w:b w:val="0"/>
        <w:bCs w:val="0"/>
        <w:i w:val="0"/>
        <w:iCs w:val="0"/>
        <w:caps w:val="0"/>
        <w:smallCaps w:val="0"/>
        <w:strike w:val="0"/>
        <w:dstrike w:val="0"/>
        <w:color w:val="000000"/>
        <w:spacing w:val="0"/>
        <w:position w:val="0"/>
        <w:u w:val="none"/>
      </w:rPr>
    </w:lvl>
    <w:lvl w:ilvl="2">
      <w:start w:val="1"/>
      <w:numFmt w:val="decimal"/>
      <w:pStyle w:val="30"/>
      <w:isLgl/>
      <w:lvlText w:val="%1.%2.%3"/>
      <w:lvlJc w:val="left"/>
      <w:pPr>
        <w:ind w:left="720" w:hanging="720"/>
      </w:pPr>
      <w:rPr>
        <w:b w:val="0"/>
        <w:bCs w:val="0"/>
        <w:i w:val="0"/>
        <w:iCs w:val="0"/>
        <w:caps w:val="0"/>
        <w:smallCaps w:val="0"/>
        <w:strike w:val="0"/>
        <w:dstrike w:val="0"/>
        <w:color w:val="000000"/>
        <w:spacing w:val="0"/>
        <w:position w:val="0"/>
        <w:u w:val="none"/>
      </w:rPr>
    </w:lvl>
    <w:lvl w:ilvl="3" w:tentative="1">
      <w:start w:val="1"/>
      <w:numFmt w:val="decimal"/>
      <w:pStyle w:val="40"/>
      <w:isLgl/>
      <w:lvlText w:val="%1.%2.%3.%4"/>
      <w:lvlJc w:val="left"/>
      <w:pPr>
        <w:ind w:left="1080" w:hanging="1080"/>
      </w:pPr>
      <w:rPr>
        <w:b w:val="0"/>
        <w:bCs w:val="0"/>
        <w:i w:val="0"/>
        <w:iCs w:val="0"/>
        <w:caps w:val="0"/>
        <w:smallCaps w:val="0"/>
        <w:strike w:val="0"/>
        <w:dstrike w:val="0"/>
        <w:color w:val="000000"/>
        <w:spacing w:val="0"/>
        <w:position w:val="0"/>
        <w:sz w:val="24"/>
        <w:szCs w:val="24"/>
        <w:u w:val="none"/>
      </w:rPr>
    </w:lvl>
    <w:lvl w:ilvl="4" w:tentative="1">
      <w:start w:val="1"/>
      <w:numFmt w:val="decimal"/>
      <w:isLgl/>
      <w:lvlText w:val="%1.%2.%3.%4.%5"/>
      <w:lvlJc w:val="left"/>
      <w:pPr>
        <w:ind w:left="1080" w:hanging="1080"/>
      </w:pPr>
      <w:rPr>
        <w:rFonts w:hint="default"/>
      </w:rPr>
    </w:lvl>
    <w:lvl w:ilvl="5" w:tentative="1">
      <w:start w:val="1"/>
      <w:numFmt w:val="decimal"/>
      <w:isLgl/>
      <w:lvlText w:val="%1.%2.%3.%4.%5.%6"/>
      <w:lvlJc w:val="left"/>
      <w:pPr>
        <w:ind w:left="1440" w:hanging="1440"/>
      </w:pPr>
      <w:rPr>
        <w:rFonts w:hint="default"/>
      </w:rPr>
    </w:lvl>
    <w:lvl w:ilvl="6" w:tentative="1">
      <w:start w:val="1"/>
      <w:numFmt w:val="decimal"/>
      <w:isLgl/>
      <w:lvlText w:val="%1.%2.%3.%4.%5.%6.%7"/>
      <w:lvlJc w:val="left"/>
      <w:pPr>
        <w:ind w:left="1440" w:hanging="1440"/>
      </w:pPr>
      <w:rPr>
        <w:rFonts w:hint="default"/>
      </w:rPr>
    </w:lvl>
    <w:lvl w:ilvl="7" w:tentative="1">
      <w:start w:val="1"/>
      <w:numFmt w:val="decimal"/>
      <w:isLgl/>
      <w:lvlText w:val="%1.%2.%3.%4.%5.%6.%7.%8"/>
      <w:lvlJc w:val="left"/>
      <w:pPr>
        <w:ind w:left="1800" w:hanging="1800"/>
      </w:pPr>
      <w:rPr>
        <w:rFonts w:hint="default"/>
      </w:rPr>
    </w:lvl>
    <w:lvl w:ilvl="8" w:tentative="1">
      <w:start w:val="1"/>
      <w:numFmt w:val="decimal"/>
      <w:isLgl/>
      <w:lvlText w:val="%1.%2.%3.%4.%5.%6.%7.%8.%9"/>
      <w:lvlJc w:val="left"/>
      <w:pPr>
        <w:ind w:left="2160" w:hanging="2160"/>
      </w:pPr>
      <w:rPr>
        <w:rFonts w:hint="default"/>
      </w:rPr>
    </w:lvl>
  </w:abstractNum>
  <w:abstractNum w:abstractNumId="17" w15:restartNumberingAfterBreak="0">
    <w:nsid w:val="404B51CA"/>
    <w:multiLevelType w:val="singleLevel"/>
    <w:tmpl w:val="404B51CA"/>
    <w:lvl w:ilvl="0" w:tentative="1">
      <w:start w:val="1"/>
      <w:numFmt w:val="lowerLetter"/>
      <w:pStyle w:val="a4"/>
      <w:lvlText w:val="%1."/>
      <w:lvlJc w:val="left"/>
      <w:pPr>
        <w:tabs>
          <w:tab w:val="left" w:pos="848"/>
        </w:tabs>
        <w:ind w:left="0" w:firstLine="567"/>
      </w:pPr>
      <w:rPr>
        <w:rFonts w:ascii="Times New Roman" w:hAnsi="Times New Roman" w:hint="default"/>
        <w:b w:val="0"/>
        <w:i w:val="0"/>
        <w:sz w:val="28"/>
        <w:szCs w:val="28"/>
        <w:u w:val="none"/>
      </w:rPr>
    </w:lvl>
  </w:abstractNum>
  <w:abstractNum w:abstractNumId="18" w15:restartNumberingAfterBreak="0">
    <w:nsid w:val="471D6DD9"/>
    <w:multiLevelType w:val="multilevel"/>
    <w:tmpl w:val="E01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75B07"/>
    <w:multiLevelType w:val="multilevel"/>
    <w:tmpl w:val="4BC75B07"/>
    <w:lvl w:ilvl="0" w:tentative="1">
      <w:start w:val="1"/>
      <w:numFmt w:val="decimal"/>
      <w:pStyle w:val="11"/>
      <w:lvlText w:val="%1"/>
      <w:lvlJc w:val="left"/>
      <w:pPr>
        <w:ind w:left="425" w:hanging="425"/>
      </w:pPr>
      <w:rPr>
        <w:rFonts w:hint="eastAsia"/>
      </w:rPr>
    </w:lvl>
    <w:lvl w:ilvl="1" w:tentative="1">
      <w:start w:val="1"/>
      <w:numFmt w:val="decimal"/>
      <w:pStyle w:val="110"/>
      <w:lvlText w:val="%1.%2"/>
      <w:lvlJc w:val="left"/>
      <w:pPr>
        <w:ind w:left="992" w:hanging="567"/>
      </w:pPr>
      <w:rPr>
        <w:rFonts w:hint="eastAsia"/>
      </w:rPr>
    </w:lvl>
    <w:lvl w:ilvl="2" w:tentative="1">
      <w:start w:val="1"/>
      <w:numFmt w:val="decimal"/>
      <w:pStyle w:val="111"/>
      <w:lvlText w:val="%1.%2.%3"/>
      <w:lvlJc w:val="left"/>
      <w:pPr>
        <w:ind w:left="1418" w:hanging="567"/>
      </w:pPr>
      <w:rPr>
        <w:rFonts w:hint="eastAsia"/>
      </w:rPr>
    </w:lvl>
    <w:lvl w:ilvl="3" w:tentative="1">
      <w:start w:val="1"/>
      <w:numFmt w:val="decimal"/>
      <w:pStyle w:val="1111"/>
      <w:lvlText w:val="%1.%2.%3.%4"/>
      <w:lvlJc w:val="left"/>
      <w:pPr>
        <w:ind w:left="1984" w:hanging="708"/>
      </w:pPr>
      <w:rPr>
        <w:rFonts w:hint="eastAsia"/>
      </w:rPr>
    </w:lvl>
    <w:lvl w:ilvl="4" w:tentative="1">
      <w:start w:val="1"/>
      <w:numFmt w:val="decimal"/>
      <w:lvlText w:val="%1.%2.%3.%4.%5"/>
      <w:lvlJc w:val="left"/>
      <w:pPr>
        <w:ind w:left="2551" w:hanging="850"/>
      </w:pPr>
      <w:rPr>
        <w:rFonts w:hint="eastAsia"/>
      </w:rPr>
    </w:lvl>
    <w:lvl w:ilvl="5" w:tentative="1">
      <w:start w:val="1"/>
      <w:numFmt w:val="decimal"/>
      <w:lvlText w:val="%1.%2.%3.%4.%5.%6"/>
      <w:lvlJc w:val="left"/>
      <w:pPr>
        <w:ind w:left="3260" w:hanging="1134"/>
      </w:pPr>
      <w:rPr>
        <w:rFonts w:hint="eastAsia"/>
      </w:rPr>
    </w:lvl>
    <w:lvl w:ilvl="6" w:tentative="1">
      <w:start w:val="1"/>
      <w:numFmt w:val="decimal"/>
      <w:lvlText w:val="%1.%2.%3.%4.%5.%6.%7"/>
      <w:lvlJc w:val="left"/>
      <w:pPr>
        <w:ind w:left="3827" w:hanging="1276"/>
      </w:pPr>
      <w:rPr>
        <w:rFonts w:hint="eastAsia"/>
      </w:rPr>
    </w:lvl>
    <w:lvl w:ilvl="7" w:tentative="1">
      <w:start w:val="1"/>
      <w:numFmt w:val="decimal"/>
      <w:lvlText w:val="%1.%2.%3.%4.%5.%6.%7.%8"/>
      <w:lvlJc w:val="left"/>
      <w:pPr>
        <w:ind w:left="4394" w:hanging="1418"/>
      </w:pPr>
      <w:rPr>
        <w:rFonts w:hint="eastAsia"/>
      </w:rPr>
    </w:lvl>
    <w:lvl w:ilvl="8" w:tentative="1">
      <w:start w:val="1"/>
      <w:numFmt w:val="decimal"/>
      <w:lvlText w:val="%1.%2.%3.%4.%5.%6.%7.%8.%9"/>
      <w:lvlJc w:val="left"/>
      <w:pPr>
        <w:ind w:left="5102" w:hanging="1700"/>
      </w:pPr>
      <w:rPr>
        <w:rFonts w:hint="eastAsia"/>
      </w:rPr>
    </w:lvl>
  </w:abstractNum>
  <w:abstractNum w:abstractNumId="20" w15:restartNumberingAfterBreak="0">
    <w:nsid w:val="4D394C4C"/>
    <w:multiLevelType w:val="multilevel"/>
    <w:tmpl w:val="4D394C4C"/>
    <w:lvl w:ilvl="0">
      <w:start w:val="1"/>
      <w:numFmt w:val="bullet"/>
      <w:pStyle w:val="a5"/>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21" w15:restartNumberingAfterBreak="0">
    <w:nsid w:val="53273912"/>
    <w:multiLevelType w:val="multilevel"/>
    <w:tmpl w:val="53273912"/>
    <w:lvl w:ilvl="0">
      <w:start w:val="1"/>
      <w:numFmt w:val="lowerLetter"/>
      <w:lvlText w:val="%1)"/>
      <w:lvlJc w:val="left"/>
      <w:pPr>
        <w:ind w:left="900" w:hanging="420"/>
      </w:p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22" w15:restartNumberingAfterBreak="0">
    <w:nsid w:val="54C26ACE"/>
    <w:multiLevelType w:val="multilevel"/>
    <w:tmpl w:val="54C26ACE"/>
    <w:lvl w:ilvl="0" w:tentative="1">
      <w:start w:val="1"/>
      <w:numFmt w:val="bullet"/>
      <w:pStyle w:val="0"/>
      <w:lvlText w:val=""/>
      <w:lvlJc w:val="left"/>
      <w:pPr>
        <w:ind w:left="840" w:hanging="420"/>
      </w:pPr>
      <w:rPr>
        <w:rFonts w:ascii="Wingdings" w:hAnsi="Wingdings" w:hint="default"/>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23" w15:restartNumberingAfterBreak="0">
    <w:nsid w:val="55770918"/>
    <w:multiLevelType w:val="multilevel"/>
    <w:tmpl w:val="55770918"/>
    <w:lvl w:ilvl="0" w:tentative="1">
      <w:start w:val="1"/>
      <w:numFmt w:val="none"/>
      <w:suff w:val="nothing"/>
      <w:lvlText w:val="%1"/>
      <w:lvlJc w:val="left"/>
      <w:pPr>
        <w:ind w:left="-2340" w:firstLine="0"/>
      </w:pPr>
      <w:rPr>
        <w:rFonts w:ascii="Times New Roman" w:hAnsi="Times New Roman" w:hint="default"/>
        <w:b/>
        <w:i w:val="0"/>
        <w:sz w:val="21"/>
      </w:rPr>
    </w:lvl>
    <w:lvl w:ilvl="1" w:tentative="1">
      <w:start w:val="1"/>
      <w:numFmt w:val="decimal"/>
      <w:pStyle w:val="a6"/>
      <w:suff w:val="nothing"/>
      <w:lvlText w:val="%1%2　"/>
      <w:lvlJc w:val="left"/>
      <w:pPr>
        <w:ind w:left="0" w:firstLine="0"/>
      </w:pPr>
      <w:rPr>
        <w:rFonts w:ascii="黑体" w:eastAsia="黑体" w:hAnsi="Times New Roman" w:hint="eastAsia"/>
        <w:b w:val="0"/>
        <w:i w:val="0"/>
        <w:sz w:val="24"/>
        <w:szCs w:val="24"/>
      </w:rPr>
    </w:lvl>
    <w:lvl w:ilvl="2" w:tentative="1">
      <w:start w:val="1"/>
      <w:numFmt w:val="decimal"/>
      <w:pStyle w:val="12"/>
      <w:suff w:val="nothing"/>
      <w:lvlText w:val="%1%2.%3　"/>
      <w:lvlJc w:val="left"/>
      <w:pPr>
        <w:ind w:left="1260" w:firstLine="0"/>
      </w:pPr>
      <w:rPr>
        <w:rFonts w:ascii="黑体" w:eastAsia="黑体" w:hAnsi="Times New Roman" w:hint="eastAsia"/>
        <w:b w:val="0"/>
        <w:i w:val="0"/>
        <w:sz w:val="24"/>
        <w:szCs w:val="24"/>
      </w:rPr>
    </w:lvl>
    <w:lvl w:ilvl="3" w:tentative="1">
      <w:start w:val="1"/>
      <w:numFmt w:val="decimal"/>
      <w:pStyle w:val="21"/>
      <w:suff w:val="nothing"/>
      <w:lvlText w:val="%1%2.%3.%4　"/>
      <w:lvlJc w:val="left"/>
      <w:pPr>
        <w:ind w:left="0" w:firstLine="0"/>
      </w:pPr>
      <w:rPr>
        <w:rFonts w:ascii="黑体" w:eastAsia="黑体" w:hAnsi="Times New Roman" w:hint="eastAsia"/>
        <w:b w:val="0"/>
        <w:i w:val="0"/>
        <w:sz w:val="24"/>
        <w:szCs w:val="24"/>
      </w:rPr>
    </w:lvl>
    <w:lvl w:ilvl="4" w:tentative="1">
      <w:start w:val="1"/>
      <w:numFmt w:val="decimal"/>
      <w:suff w:val="nothing"/>
      <w:lvlText w:val="%1%2.%3.%4.%5　"/>
      <w:lvlJc w:val="left"/>
      <w:pPr>
        <w:ind w:left="0" w:firstLine="0"/>
      </w:pPr>
      <w:rPr>
        <w:rFonts w:ascii="黑体" w:eastAsia="黑体" w:hAnsi="Times New Roman" w:hint="eastAsia"/>
        <w:b w:val="0"/>
        <w:i w:val="0"/>
        <w:sz w:val="24"/>
        <w:szCs w:val="24"/>
      </w:rPr>
    </w:lvl>
    <w:lvl w:ilvl="5" w:tentative="1">
      <w:start w:val="1"/>
      <w:numFmt w:val="decimal"/>
      <w:suff w:val="nothing"/>
      <w:lvlText w:val="%1%2.%3.%4.%5.%6　"/>
      <w:lvlJc w:val="left"/>
      <w:pPr>
        <w:ind w:left="0" w:firstLine="0"/>
      </w:pPr>
      <w:rPr>
        <w:rFonts w:ascii="黑体" w:eastAsia="黑体" w:hAnsi="Times New Roman" w:hint="eastAsia"/>
        <w:b w:val="0"/>
        <w:i w:val="0"/>
        <w:sz w:val="24"/>
        <w:szCs w:val="24"/>
      </w:rPr>
    </w:lvl>
    <w:lvl w:ilvl="6" w:tentative="1">
      <w:start w:val="1"/>
      <w:numFmt w:val="decimal"/>
      <w:suff w:val="nothing"/>
      <w:lvlText w:val="%1%2.%3.%4.%5.%6.%7　"/>
      <w:lvlJc w:val="left"/>
      <w:pPr>
        <w:ind w:left="-2340" w:firstLine="0"/>
      </w:pPr>
      <w:rPr>
        <w:rFonts w:ascii="黑体" w:eastAsia="黑体" w:hAnsi="Times New Roman" w:hint="eastAsia"/>
        <w:b w:val="0"/>
        <w:i w:val="0"/>
        <w:sz w:val="21"/>
      </w:rPr>
    </w:lvl>
    <w:lvl w:ilvl="7" w:tentative="1">
      <w:start w:val="1"/>
      <w:numFmt w:val="decimal"/>
      <w:lvlText w:val="%1.%2.%3.%4.%5.%6.%7.%8"/>
      <w:lvlJc w:val="left"/>
      <w:pPr>
        <w:tabs>
          <w:tab w:val="left" w:pos="2011"/>
        </w:tabs>
        <w:ind w:left="1629" w:hanging="1418"/>
      </w:pPr>
      <w:rPr>
        <w:rFonts w:hint="eastAsia"/>
      </w:rPr>
    </w:lvl>
    <w:lvl w:ilvl="8" w:tentative="1">
      <w:start w:val="1"/>
      <w:numFmt w:val="decimal"/>
      <w:lvlText w:val="%1.%2.%3.%4.%5.%6.%7.%8.%9"/>
      <w:lvlJc w:val="left"/>
      <w:pPr>
        <w:tabs>
          <w:tab w:val="left" w:pos="2437"/>
        </w:tabs>
        <w:ind w:left="2337" w:hanging="1700"/>
      </w:pPr>
      <w:rPr>
        <w:rFonts w:hint="eastAsia"/>
      </w:rPr>
    </w:lvl>
  </w:abstractNum>
  <w:abstractNum w:abstractNumId="24" w15:restartNumberingAfterBreak="0">
    <w:nsid w:val="557C2AF5"/>
    <w:multiLevelType w:val="multilevel"/>
    <w:tmpl w:val="557C2AF5"/>
    <w:lvl w:ilvl="0" w:tentative="1">
      <w:start w:val="1"/>
      <w:numFmt w:val="decimal"/>
      <w:pStyle w:val="a7"/>
      <w:suff w:val="nothing"/>
      <w:lvlText w:val="图%1　"/>
      <w:lvlJc w:val="left"/>
      <w:pPr>
        <w:ind w:left="2552" w:firstLine="0"/>
      </w:pPr>
      <w:rPr>
        <w:rFonts w:ascii="黑体" w:eastAsia="黑体" w:hAnsi="Times New Roman" w:hint="eastAsia"/>
        <w:b w:val="0"/>
        <w:i w:val="0"/>
        <w:sz w:val="24"/>
        <w:szCs w:val="24"/>
      </w:rPr>
    </w:lvl>
    <w:lvl w:ilvl="1" w:tentative="1">
      <w:start w:val="1"/>
      <w:numFmt w:val="decimal"/>
      <w:suff w:val="nothing"/>
      <w:lvlText w:val="%1%2　"/>
      <w:lvlJc w:val="left"/>
      <w:pPr>
        <w:ind w:left="0" w:firstLine="0"/>
      </w:pPr>
      <w:rPr>
        <w:rFonts w:ascii="Times New Roman" w:eastAsia="黑体" w:hAnsi="Times New Roman" w:hint="default"/>
        <w:b w:val="0"/>
        <w:i w:val="0"/>
        <w:sz w:val="21"/>
      </w:rPr>
    </w:lvl>
    <w:lvl w:ilvl="2" w:tentative="1">
      <w:start w:val="1"/>
      <w:numFmt w:val="decimal"/>
      <w:suff w:val="nothing"/>
      <w:lvlText w:val="%1%2.%3　"/>
      <w:lvlJc w:val="left"/>
      <w:pPr>
        <w:ind w:left="0" w:firstLine="0"/>
      </w:pPr>
      <w:rPr>
        <w:rFonts w:ascii="Times New Roman" w:eastAsia="黑体" w:hAnsi="Times New Roman" w:hint="default"/>
        <w:b w:val="0"/>
        <w:i w:val="0"/>
        <w:sz w:val="21"/>
      </w:rPr>
    </w:lvl>
    <w:lvl w:ilvl="3" w:tentative="1">
      <w:start w:val="1"/>
      <w:numFmt w:val="decimal"/>
      <w:lvlText w:val="%4."/>
      <w:lvlJc w:val="left"/>
      <w:pPr>
        <w:tabs>
          <w:tab w:val="left" w:pos="420"/>
        </w:tabs>
        <w:ind w:left="420" w:hanging="420"/>
      </w:pPr>
      <w:rPr>
        <w:rFonts w:hint="eastAsia"/>
        <w:b w:val="0"/>
        <w:i w:val="0"/>
        <w:sz w:val="21"/>
      </w:rPr>
    </w:lvl>
    <w:lvl w:ilvl="4" w:tentative="1">
      <w:start w:val="1"/>
      <w:numFmt w:val="decimal"/>
      <w:suff w:val="nothing"/>
      <w:lvlText w:val="%1%2.%3.%4.%5　"/>
      <w:lvlJc w:val="left"/>
      <w:pPr>
        <w:ind w:left="0" w:firstLine="0"/>
      </w:pPr>
      <w:rPr>
        <w:rFonts w:ascii="Times New Roman" w:eastAsia="黑体" w:hAnsi="Times New Roman" w:hint="default"/>
        <w:b w:val="0"/>
        <w:i w:val="0"/>
        <w:sz w:val="21"/>
      </w:rPr>
    </w:lvl>
    <w:lvl w:ilvl="5" w:tentative="1">
      <w:start w:val="1"/>
      <w:numFmt w:val="decimal"/>
      <w:suff w:val="nothing"/>
      <w:lvlText w:val="%1%2.%3.%4.%5.%6　"/>
      <w:lvlJc w:val="left"/>
      <w:pPr>
        <w:ind w:left="0" w:firstLine="0"/>
      </w:pPr>
      <w:rPr>
        <w:rFonts w:ascii="Times New Roman" w:eastAsia="黑体" w:hAnsi="Times New Roman" w:hint="default"/>
        <w:b w:val="0"/>
        <w:i w:val="0"/>
        <w:sz w:val="21"/>
      </w:rPr>
    </w:lvl>
    <w:lvl w:ilvl="6" w:tentative="1">
      <w:start w:val="1"/>
      <w:numFmt w:val="decimal"/>
      <w:suff w:val="nothing"/>
      <w:lvlText w:val="%1%2.%3.%4.%5.%6.%7　"/>
      <w:lvlJc w:val="left"/>
      <w:pPr>
        <w:ind w:left="0" w:firstLine="0"/>
      </w:pPr>
      <w:rPr>
        <w:rFonts w:ascii="Times New Roman" w:eastAsia="黑体" w:hAnsi="Times New Roman" w:hint="default"/>
        <w:b w:val="0"/>
        <w:i w:val="0"/>
        <w:sz w:val="21"/>
      </w:rPr>
    </w:lvl>
    <w:lvl w:ilvl="7" w:tentative="1">
      <w:start w:val="1"/>
      <w:numFmt w:val="decimal"/>
      <w:lvlText w:val="%1.%2.%3.%4.%5.%6.%7.%8"/>
      <w:lvlJc w:val="left"/>
      <w:pPr>
        <w:tabs>
          <w:tab w:val="left" w:pos="4351"/>
        </w:tabs>
        <w:ind w:left="3969" w:hanging="1418"/>
      </w:pPr>
      <w:rPr>
        <w:rFonts w:hint="eastAsia"/>
      </w:rPr>
    </w:lvl>
    <w:lvl w:ilvl="8" w:tentative="1">
      <w:start w:val="1"/>
      <w:numFmt w:val="decimal"/>
      <w:lvlText w:val="%1.%2.%3.%4.%5.%6.%7.%8.%9"/>
      <w:lvlJc w:val="left"/>
      <w:pPr>
        <w:tabs>
          <w:tab w:val="left" w:pos="4777"/>
        </w:tabs>
        <w:ind w:left="4677" w:hanging="1700"/>
      </w:pPr>
      <w:rPr>
        <w:rFonts w:hint="eastAsia"/>
      </w:rPr>
    </w:lvl>
  </w:abstractNum>
  <w:abstractNum w:abstractNumId="25" w15:restartNumberingAfterBreak="0">
    <w:nsid w:val="5FBD2994"/>
    <w:multiLevelType w:val="multilevel"/>
    <w:tmpl w:val="EF6CC4FC"/>
    <w:lvl w:ilvl="0">
      <w:start w:val="1"/>
      <w:numFmt w:val="decimal"/>
      <w:pStyle w:val="my1"/>
      <w:lvlText w:val="%1"/>
      <w:lvlJc w:val="left"/>
      <w:pPr>
        <w:ind w:left="425" w:hanging="425"/>
      </w:pPr>
      <w:rPr>
        <w:rFonts w:hint="eastAsia"/>
      </w:rPr>
    </w:lvl>
    <w:lvl w:ilvl="1">
      <w:start w:val="1"/>
      <w:numFmt w:val="decimal"/>
      <w:pStyle w:val="my2"/>
      <w:lvlText w:val="%1.%2"/>
      <w:lvlJc w:val="left"/>
      <w:pPr>
        <w:ind w:left="425" w:hanging="425"/>
      </w:pPr>
      <w:rPr>
        <w:rFonts w:hint="eastAsia"/>
      </w:rPr>
    </w:lvl>
    <w:lvl w:ilvl="2">
      <w:start w:val="1"/>
      <w:numFmt w:val="decimal"/>
      <w:pStyle w:val="my3"/>
      <w:lvlText w:val="%1.%2.%3"/>
      <w:lvlJc w:val="left"/>
      <w:pPr>
        <w:ind w:left="850" w:hanging="567"/>
      </w:pPr>
      <w:rPr>
        <w:rFonts w:hint="eastAsia"/>
      </w:rPr>
    </w:lvl>
    <w:lvl w:ilvl="3">
      <w:start w:val="1"/>
      <w:numFmt w:val="decimal"/>
      <w:lvlText w:val="%1.%2.%3.%4"/>
      <w:lvlJc w:val="left"/>
      <w:pPr>
        <w:ind w:left="709" w:hanging="709"/>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63712B66"/>
    <w:multiLevelType w:val="multilevel"/>
    <w:tmpl w:val="63712B66"/>
    <w:lvl w:ilvl="0">
      <w:start w:val="1"/>
      <w:numFmt w:val="decimal"/>
      <w:lvlText w:val="%1）"/>
      <w:lvlJc w:val="left"/>
      <w:pPr>
        <w:ind w:left="780" w:hanging="360"/>
      </w:pPr>
      <w:rPr>
        <w:rFonts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7" w15:restartNumberingAfterBreak="0">
    <w:nsid w:val="647D4E2D"/>
    <w:multiLevelType w:val="multilevel"/>
    <w:tmpl w:val="647D4E2D"/>
    <w:lvl w:ilvl="0">
      <w:start w:val="1"/>
      <w:numFmt w:val="decimal"/>
      <w:lvlText w:val="%1、"/>
      <w:lvlJc w:val="left"/>
      <w:pPr>
        <w:ind w:left="840" w:hanging="360"/>
      </w:pPr>
      <w:rPr>
        <w:rFonts w:ascii="宋体" w:eastAsia="宋体" w:hAnsi="宋体" w:cs="Times New Roman"/>
      </w:r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28" w15:restartNumberingAfterBreak="0">
    <w:nsid w:val="671D7EF6"/>
    <w:multiLevelType w:val="multilevel"/>
    <w:tmpl w:val="5E9851AA"/>
    <w:lvl w:ilvl="0">
      <w:start w:val="1"/>
      <w:numFmt w:val="lowerLetter"/>
      <w:lvlText w:val="%1)"/>
      <w:lvlJc w:val="left"/>
      <w:pPr>
        <w:ind w:left="900" w:hanging="420"/>
      </w:pPr>
    </w:lvl>
    <w:lvl w:ilvl="1">
      <w:start w:val="3"/>
      <w:numFmt w:val="decimal"/>
      <w:lvlText w:val="%2，"/>
      <w:lvlJc w:val="left"/>
      <w:pPr>
        <w:ind w:left="1260" w:hanging="360"/>
      </w:pPr>
      <w:rPr>
        <w:rFonts w:hint="default"/>
      </w:r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29" w15:restartNumberingAfterBreak="0">
    <w:nsid w:val="7B751B64"/>
    <w:multiLevelType w:val="multilevel"/>
    <w:tmpl w:val="7B751B64"/>
    <w:lvl w:ilvl="0">
      <w:start w:val="1"/>
      <w:numFmt w:val="lowerLetter"/>
      <w:lvlText w:val="%1)"/>
      <w:lvlJc w:val="left"/>
      <w:pPr>
        <w:ind w:left="900" w:hanging="420"/>
      </w:p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30" w15:restartNumberingAfterBreak="0">
    <w:nsid w:val="7C5D6258"/>
    <w:multiLevelType w:val="multilevel"/>
    <w:tmpl w:val="7C5D6258"/>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31" w15:restartNumberingAfterBreak="0">
    <w:nsid w:val="7CC84F95"/>
    <w:multiLevelType w:val="hybridMultilevel"/>
    <w:tmpl w:val="6950BB26"/>
    <w:lvl w:ilvl="0" w:tplc="7214E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07038880">
    <w:abstractNumId w:val="9"/>
  </w:num>
  <w:num w:numId="2" w16cid:durableId="1120495691">
    <w:abstractNumId w:val="16"/>
  </w:num>
  <w:num w:numId="3" w16cid:durableId="1254784766">
    <w:abstractNumId w:val="23"/>
  </w:num>
  <w:num w:numId="4" w16cid:durableId="731125234">
    <w:abstractNumId w:val="22"/>
  </w:num>
  <w:num w:numId="5" w16cid:durableId="348870744">
    <w:abstractNumId w:val="19"/>
  </w:num>
  <w:num w:numId="6" w16cid:durableId="1445267474">
    <w:abstractNumId w:val="17"/>
  </w:num>
  <w:num w:numId="7" w16cid:durableId="1761639158">
    <w:abstractNumId w:val="3"/>
  </w:num>
  <w:num w:numId="8" w16cid:durableId="2115437921">
    <w:abstractNumId w:val="0"/>
  </w:num>
  <w:num w:numId="9" w16cid:durableId="1436898034">
    <w:abstractNumId w:val="1"/>
  </w:num>
  <w:num w:numId="10" w16cid:durableId="152525830">
    <w:abstractNumId w:val="11"/>
  </w:num>
  <w:num w:numId="11" w16cid:durableId="1453555483">
    <w:abstractNumId w:val="24"/>
  </w:num>
  <w:num w:numId="12" w16cid:durableId="1215847785">
    <w:abstractNumId w:val="20"/>
  </w:num>
  <w:num w:numId="13" w16cid:durableId="2044210107">
    <w:abstractNumId w:val="21"/>
  </w:num>
  <w:num w:numId="14" w16cid:durableId="73361577">
    <w:abstractNumId w:val="8"/>
  </w:num>
  <w:num w:numId="15" w16cid:durableId="484928993">
    <w:abstractNumId w:val="28"/>
  </w:num>
  <w:num w:numId="16" w16cid:durableId="2070686636">
    <w:abstractNumId w:val="27"/>
  </w:num>
  <w:num w:numId="17" w16cid:durableId="644629485">
    <w:abstractNumId w:val="26"/>
  </w:num>
  <w:num w:numId="18" w16cid:durableId="2112238128">
    <w:abstractNumId w:val="2"/>
  </w:num>
  <w:num w:numId="19" w16cid:durableId="1605189111">
    <w:abstractNumId w:val="5"/>
  </w:num>
  <w:num w:numId="20" w16cid:durableId="165482396">
    <w:abstractNumId w:val="10"/>
  </w:num>
  <w:num w:numId="21" w16cid:durableId="1517649634">
    <w:abstractNumId w:val="29"/>
  </w:num>
  <w:num w:numId="22" w16cid:durableId="1798912751">
    <w:abstractNumId w:val="15"/>
  </w:num>
  <w:num w:numId="23" w16cid:durableId="1891841254">
    <w:abstractNumId w:val="30"/>
  </w:num>
  <w:num w:numId="24" w16cid:durableId="1642883637">
    <w:abstractNumId w:val="7"/>
  </w:num>
  <w:num w:numId="25" w16cid:durableId="745959276">
    <w:abstractNumId w:val="12"/>
  </w:num>
  <w:num w:numId="26" w16cid:durableId="219097824">
    <w:abstractNumId w:val="9"/>
  </w:num>
  <w:num w:numId="27" w16cid:durableId="815806539">
    <w:abstractNumId w:val="31"/>
  </w:num>
  <w:num w:numId="28" w16cid:durableId="433980382">
    <w:abstractNumId w:val="13"/>
  </w:num>
  <w:num w:numId="29" w16cid:durableId="1894848468">
    <w:abstractNumId w:val="6"/>
  </w:num>
  <w:num w:numId="30" w16cid:durableId="809324559">
    <w:abstractNumId w:val="25"/>
  </w:num>
  <w:num w:numId="31" w16cid:durableId="161555582">
    <w:abstractNumId w:val="14"/>
  </w:num>
  <w:num w:numId="32" w16cid:durableId="604386030">
    <w:abstractNumId w:val="18"/>
  </w:num>
  <w:num w:numId="33" w16cid:durableId="2820315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程">
    <w15:presenceInfo w15:providerId="Windows Live" w15:userId="9dd0869463e9285a"/>
  </w15:person>
  <w15:person w15:author="liu biao">
    <w15:presenceInfo w15:providerId="Windows Live" w15:userId="480119eac8e2b3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FC"/>
    <w:rsid w:val="0000112F"/>
    <w:rsid w:val="0001079C"/>
    <w:rsid w:val="0001752F"/>
    <w:rsid w:val="00027769"/>
    <w:rsid w:val="00041C51"/>
    <w:rsid w:val="00042D77"/>
    <w:rsid w:val="00047322"/>
    <w:rsid w:val="00081A62"/>
    <w:rsid w:val="00093960"/>
    <w:rsid w:val="000A0B8E"/>
    <w:rsid w:val="000A21AF"/>
    <w:rsid w:val="000A2FF3"/>
    <w:rsid w:val="000A7EE4"/>
    <w:rsid w:val="000B0E68"/>
    <w:rsid w:val="000C1E9A"/>
    <w:rsid w:val="000D2FA4"/>
    <w:rsid w:val="000E0335"/>
    <w:rsid w:val="000E0502"/>
    <w:rsid w:val="000F58BD"/>
    <w:rsid w:val="00100522"/>
    <w:rsid w:val="00102923"/>
    <w:rsid w:val="0010517F"/>
    <w:rsid w:val="00124EC4"/>
    <w:rsid w:val="00133C00"/>
    <w:rsid w:val="00134438"/>
    <w:rsid w:val="001346C4"/>
    <w:rsid w:val="001346FC"/>
    <w:rsid w:val="00137A0F"/>
    <w:rsid w:val="001422EE"/>
    <w:rsid w:val="001529F4"/>
    <w:rsid w:val="00172894"/>
    <w:rsid w:val="0019115F"/>
    <w:rsid w:val="001A1558"/>
    <w:rsid w:val="001B2309"/>
    <w:rsid w:val="001B3F50"/>
    <w:rsid w:val="001B44CD"/>
    <w:rsid w:val="001B69A9"/>
    <w:rsid w:val="001C3CC7"/>
    <w:rsid w:val="001E04ED"/>
    <w:rsid w:val="001E0EAF"/>
    <w:rsid w:val="001E6681"/>
    <w:rsid w:val="001F147F"/>
    <w:rsid w:val="001F31E9"/>
    <w:rsid w:val="001F5F9E"/>
    <w:rsid w:val="00207914"/>
    <w:rsid w:val="00207BB0"/>
    <w:rsid w:val="00211DF7"/>
    <w:rsid w:val="00214EDC"/>
    <w:rsid w:val="00221F14"/>
    <w:rsid w:val="0023063A"/>
    <w:rsid w:val="002408A8"/>
    <w:rsid w:val="002411EF"/>
    <w:rsid w:val="002413AE"/>
    <w:rsid w:val="002670ED"/>
    <w:rsid w:val="00273E7A"/>
    <w:rsid w:val="002776B0"/>
    <w:rsid w:val="00294871"/>
    <w:rsid w:val="002A6136"/>
    <w:rsid w:val="002B0A11"/>
    <w:rsid w:val="002C239C"/>
    <w:rsid w:val="002D084F"/>
    <w:rsid w:val="002F30BF"/>
    <w:rsid w:val="00305DCF"/>
    <w:rsid w:val="00332ED5"/>
    <w:rsid w:val="00333814"/>
    <w:rsid w:val="00342BFE"/>
    <w:rsid w:val="00343418"/>
    <w:rsid w:val="00346810"/>
    <w:rsid w:val="00355DC5"/>
    <w:rsid w:val="00357AB2"/>
    <w:rsid w:val="00366F7F"/>
    <w:rsid w:val="0038044B"/>
    <w:rsid w:val="003874D0"/>
    <w:rsid w:val="0039067C"/>
    <w:rsid w:val="00394873"/>
    <w:rsid w:val="003B5533"/>
    <w:rsid w:val="003C118A"/>
    <w:rsid w:val="003C2549"/>
    <w:rsid w:val="003D14A1"/>
    <w:rsid w:val="003D4ECF"/>
    <w:rsid w:val="003E39A0"/>
    <w:rsid w:val="003F26C8"/>
    <w:rsid w:val="003F6233"/>
    <w:rsid w:val="00424AEC"/>
    <w:rsid w:val="00433ED8"/>
    <w:rsid w:val="00451EE4"/>
    <w:rsid w:val="00453FB1"/>
    <w:rsid w:val="00456CEC"/>
    <w:rsid w:val="00463824"/>
    <w:rsid w:val="00465378"/>
    <w:rsid w:val="00474FC4"/>
    <w:rsid w:val="00477307"/>
    <w:rsid w:val="004924B4"/>
    <w:rsid w:val="00492D13"/>
    <w:rsid w:val="00497E6F"/>
    <w:rsid w:val="004A07C2"/>
    <w:rsid w:val="004A38FB"/>
    <w:rsid w:val="004A493E"/>
    <w:rsid w:val="004B19E1"/>
    <w:rsid w:val="004C0E7E"/>
    <w:rsid w:val="004C7ED7"/>
    <w:rsid w:val="004D3827"/>
    <w:rsid w:val="004E1863"/>
    <w:rsid w:val="004E2D1C"/>
    <w:rsid w:val="004E59F8"/>
    <w:rsid w:val="004F22F9"/>
    <w:rsid w:val="004F38B1"/>
    <w:rsid w:val="004F6020"/>
    <w:rsid w:val="005029D5"/>
    <w:rsid w:val="005277DB"/>
    <w:rsid w:val="00541066"/>
    <w:rsid w:val="00581399"/>
    <w:rsid w:val="00583AC3"/>
    <w:rsid w:val="005859ED"/>
    <w:rsid w:val="00587397"/>
    <w:rsid w:val="0059399E"/>
    <w:rsid w:val="005A09B2"/>
    <w:rsid w:val="005B45EA"/>
    <w:rsid w:val="005B5FF6"/>
    <w:rsid w:val="005B7A0B"/>
    <w:rsid w:val="005C6678"/>
    <w:rsid w:val="005D0FB5"/>
    <w:rsid w:val="005D1227"/>
    <w:rsid w:val="005D37F6"/>
    <w:rsid w:val="005E0785"/>
    <w:rsid w:val="005E6F00"/>
    <w:rsid w:val="005F0483"/>
    <w:rsid w:val="005F712B"/>
    <w:rsid w:val="00601FC9"/>
    <w:rsid w:val="00632221"/>
    <w:rsid w:val="006329A9"/>
    <w:rsid w:val="0063553B"/>
    <w:rsid w:val="0063798E"/>
    <w:rsid w:val="00642C6F"/>
    <w:rsid w:val="00660A2C"/>
    <w:rsid w:val="00665ED3"/>
    <w:rsid w:val="006717CB"/>
    <w:rsid w:val="00682B45"/>
    <w:rsid w:val="00684004"/>
    <w:rsid w:val="00690412"/>
    <w:rsid w:val="0069100C"/>
    <w:rsid w:val="00693525"/>
    <w:rsid w:val="006954FF"/>
    <w:rsid w:val="00696175"/>
    <w:rsid w:val="00697E8C"/>
    <w:rsid w:val="006B0930"/>
    <w:rsid w:val="006B1FC3"/>
    <w:rsid w:val="006D1FD1"/>
    <w:rsid w:val="006F14A4"/>
    <w:rsid w:val="00700149"/>
    <w:rsid w:val="00703363"/>
    <w:rsid w:val="00704975"/>
    <w:rsid w:val="00706C38"/>
    <w:rsid w:val="00711D1A"/>
    <w:rsid w:val="007326E7"/>
    <w:rsid w:val="00732AB0"/>
    <w:rsid w:val="00741B9E"/>
    <w:rsid w:val="00746F99"/>
    <w:rsid w:val="0075090F"/>
    <w:rsid w:val="007514D1"/>
    <w:rsid w:val="007619F5"/>
    <w:rsid w:val="00765473"/>
    <w:rsid w:val="00773AE6"/>
    <w:rsid w:val="00777F4C"/>
    <w:rsid w:val="00782ECD"/>
    <w:rsid w:val="007850B2"/>
    <w:rsid w:val="007A49E0"/>
    <w:rsid w:val="007B7149"/>
    <w:rsid w:val="007D3976"/>
    <w:rsid w:val="007D6B09"/>
    <w:rsid w:val="007E20C8"/>
    <w:rsid w:val="007F112A"/>
    <w:rsid w:val="00812929"/>
    <w:rsid w:val="00813DC9"/>
    <w:rsid w:val="00816E4E"/>
    <w:rsid w:val="00852705"/>
    <w:rsid w:val="00855CB4"/>
    <w:rsid w:val="00865CA6"/>
    <w:rsid w:val="00867574"/>
    <w:rsid w:val="00871EF3"/>
    <w:rsid w:val="008726B3"/>
    <w:rsid w:val="00873C1C"/>
    <w:rsid w:val="008A3977"/>
    <w:rsid w:val="008A4D9C"/>
    <w:rsid w:val="008B2550"/>
    <w:rsid w:val="008B362C"/>
    <w:rsid w:val="008C758C"/>
    <w:rsid w:val="008E082E"/>
    <w:rsid w:val="008E0C8C"/>
    <w:rsid w:val="008F2D69"/>
    <w:rsid w:val="008F565B"/>
    <w:rsid w:val="008F6BCF"/>
    <w:rsid w:val="0090109D"/>
    <w:rsid w:val="00901627"/>
    <w:rsid w:val="00905A0C"/>
    <w:rsid w:val="00906BB5"/>
    <w:rsid w:val="00914325"/>
    <w:rsid w:val="00920A04"/>
    <w:rsid w:val="00922380"/>
    <w:rsid w:val="00923CAA"/>
    <w:rsid w:val="00925738"/>
    <w:rsid w:val="00926718"/>
    <w:rsid w:val="00933C6D"/>
    <w:rsid w:val="00942C26"/>
    <w:rsid w:val="00943EDF"/>
    <w:rsid w:val="009444F2"/>
    <w:rsid w:val="009542C6"/>
    <w:rsid w:val="00962520"/>
    <w:rsid w:val="00963FE1"/>
    <w:rsid w:val="00971185"/>
    <w:rsid w:val="009833EA"/>
    <w:rsid w:val="00983FD0"/>
    <w:rsid w:val="00985593"/>
    <w:rsid w:val="009946A2"/>
    <w:rsid w:val="009A66E5"/>
    <w:rsid w:val="009D05DF"/>
    <w:rsid w:val="009D79A6"/>
    <w:rsid w:val="009F3572"/>
    <w:rsid w:val="009F7353"/>
    <w:rsid w:val="00A009DD"/>
    <w:rsid w:val="00A0101F"/>
    <w:rsid w:val="00A02462"/>
    <w:rsid w:val="00A14B31"/>
    <w:rsid w:val="00A14C0A"/>
    <w:rsid w:val="00A163CC"/>
    <w:rsid w:val="00A24352"/>
    <w:rsid w:val="00A2798B"/>
    <w:rsid w:val="00A33AEB"/>
    <w:rsid w:val="00A42118"/>
    <w:rsid w:val="00A44CC4"/>
    <w:rsid w:val="00A47534"/>
    <w:rsid w:val="00A57CB8"/>
    <w:rsid w:val="00A915D2"/>
    <w:rsid w:val="00A97BC5"/>
    <w:rsid w:val="00AB4F9A"/>
    <w:rsid w:val="00AC0D7C"/>
    <w:rsid w:val="00AF2068"/>
    <w:rsid w:val="00AF5566"/>
    <w:rsid w:val="00B024C3"/>
    <w:rsid w:val="00B048E9"/>
    <w:rsid w:val="00B127AB"/>
    <w:rsid w:val="00B12D6C"/>
    <w:rsid w:val="00B148D3"/>
    <w:rsid w:val="00B22412"/>
    <w:rsid w:val="00B46D78"/>
    <w:rsid w:val="00B612AC"/>
    <w:rsid w:val="00B62576"/>
    <w:rsid w:val="00B7417C"/>
    <w:rsid w:val="00B75183"/>
    <w:rsid w:val="00B82857"/>
    <w:rsid w:val="00B910BE"/>
    <w:rsid w:val="00BA054A"/>
    <w:rsid w:val="00BA0A85"/>
    <w:rsid w:val="00BA58FA"/>
    <w:rsid w:val="00BC5193"/>
    <w:rsid w:val="00BE4E87"/>
    <w:rsid w:val="00BF3865"/>
    <w:rsid w:val="00C0353E"/>
    <w:rsid w:val="00C06357"/>
    <w:rsid w:val="00C06626"/>
    <w:rsid w:val="00C160DD"/>
    <w:rsid w:val="00C338E6"/>
    <w:rsid w:val="00C5453E"/>
    <w:rsid w:val="00C71594"/>
    <w:rsid w:val="00C91B59"/>
    <w:rsid w:val="00C96CBA"/>
    <w:rsid w:val="00CA51C7"/>
    <w:rsid w:val="00CB3F75"/>
    <w:rsid w:val="00CC46A8"/>
    <w:rsid w:val="00CD1827"/>
    <w:rsid w:val="00CE2A83"/>
    <w:rsid w:val="00CE2F1D"/>
    <w:rsid w:val="00CF6948"/>
    <w:rsid w:val="00D00ED1"/>
    <w:rsid w:val="00D05198"/>
    <w:rsid w:val="00D05F8F"/>
    <w:rsid w:val="00D25EDD"/>
    <w:rsid w:val="00D30308"/>
    <w:rsid w:val="00D33919"/>
    <w:rsid w:val="00D40C00"/>
    <w:rsid w:val="00D5795B"/>
    <w:rsid w:val="00D628C7"/>
    <w:rsid w:val="00D705D5"/>
    <w:rsid w:val="00D70682"/>
    <w:rsid w:val="00D74435"/>
    <w:rsid w:val="00D7458B"/>
    <w:rsid w:val="00D750E6"/>
    <w:rsid w:val="00D928A8"/>
    <w:rsid w:val="00D951BA"/>
    <w:rsid w:val="00D9676D"/>
    <w:rsid w:val="00DA76F0"/>
    <w:rsid w:val="00DC1E06"/>
    <w:rsid w:val="00DD1A42"/>
    <w:rsid w:val="00DE25B1"/>
    <w:rsid w:val="00DF6B6B"/>
    <w:rsid w:val="00E20732"/>
    <w:rsid w:val="00E275D8"/>
    <w:rsid w:val="00E34014"/>
    <w:rsid w:val="00E43AFB"/>
    <w:rsid w:val="00E4401E"/>
    <w:rsid w:val="00E520DA"/>
    <w:rsid w:val="00E62FF0"/>
    <w:rsid w:val="00E63E92"/>
    <w:rsid w:val="00E759C2"/>
    <w:rsid w:val="00E82C36"/>
    <w:rsid w:val="00E87315"/>
    <w:rsid w:val="00E9053F"/>
    <w:rsid w:val="00EA5941"/>
    <w:rsid w:val="00EC3995"/>
    <w:rsid w:val="00EC6D58"/>
    <w:rsid w:val="00ED080D"/>
    <w:rsid w:val="00ED34BE"/>
    <w:rsid w:val="00F0293D"/>
    <w:rsid w:val="00F42727"/>
    <w:rsid w:val="00F43195"/>
    <w:rsid w:val="00F53132"/>
    <w:rsid w:val="00F646EF"/>
    <w:rsid w:val="00F67D3F"/>
    <w:rsid w:val="00F8239C"/>
    <w:rsid w:val="00F842BF"/>
    <w:rsid w:val="00F86469"/>
    <w:rsid w:val="00F90F7E"/>
    <w:rsid w:val="00FA17A4"/>
    <w:rsid w:val="00FB034E"/>
    <w:rsid w:val="00FC1306"/>
    <w:rsid w:val="00FD0118"/>
    <w:rsid w:val="00FD2DBD"/>
    <w:rsid w:val="00FD2E90"/>
    <w:rsid w:val="00FE03C3"/>
    <w:rsid w:val="00FE293C"/>
    <w:rsid w:val="00FF1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790C4572"/>
  <w15:docId w15:val="{A9A90D7F-2802-4A60-B525-CF8A80441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99" w:qFormat="1"/>
    <w:lsdException w:name="footnote text" w:semiHidden="1" w:unhideWhenUsed="1"/>
    <w:lsdException w:name="annotation text" w:semiHidden="1" w:uiPriority="99" w:unhideWhenUsed="1"/>
    <w:lsdException w:name="header" w:uiPriority="99" w:unhideWhenUsed="1" w:qFormat="1"/>
    <w:lsdException w:name="footer" w:uiPriority="99" w:unhideWhenUsed="1"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iPriority="99" w:unhideWhenUsed="1" w:qFormat="1"/>
    <w:lsdException w:name="Strong" w:uiPriority="22" w:qFormat="1"/>
    <w:lsdException w:name="Emphasis" w:uiPriority="20" w:qFormat="1"/>
    <w:lsdException w:name="Document Map" w:semiHidden="1" w:uiPriority="99"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pPr>
      <w:widowControl w:val="0"/>
      <w:jc w:val="both"/>
    </w:pPr>
    <w:rPr>
      <w:rFonts w:cs="黑体"/>
      <w:kern w:val="2"/>
      <w:sz w:val="21"/>
      <w:szCs w:val="22"/>
    </w:rPr>
  </w:style>
  <w:style w:type="paragraph" w:styleId="1">
    <w:name w:val="heading 1"/>
    <w:basedOn w:val="a8"/>
    <w:next w:val="a8"/>
    <w:link w:val="13"/>
    <w:qFormat/>
    <w:pPr>
      <w:keepNext/>
      <w:keepLines/>
      <w:numPr>
        <w:numId w:val="1"/>
      </w:numPr>
      <w:spacing w:before="120" w:after="120" w:line="578" w:lineRule="auto"/>
      <w:jc w:val="left"/>
      <w:outlineLvl w:val="0"/>
    </w:pPr>
    <w:rPr>
      <w:rFonts w:ascii="Times New Roman" w:hAnsi="Times New Roman" w:cs="Times New Roman"/>
      <w:b/>
      <w:bCs/>
      <w:color w:val="000000"/>
      <w:kern w:val="44"/>
      <w:sz w:val="28"/>
      <w:szCs w:val="44"/>
    </w:rPr>
  </w:style>
  <w:style w:type="paragraph" w:styleId="2">
    <w:name w:val="heading 2"/>
    <w:basedOn w:val="a8"/>
    <w:next w:val="a8"/>
    <w:link w:val="22"/>
    <w:qFormat/>
    <w:pPr>
      <w:keepNext/>
      <w:keepLines/>
      <w:numPr>
        <w:ilvl w:val="1"/>
        <w:numId w:val="1"/>
      </w:numPr>
      <w:tabs>
        <w:tab w:val="left" w:pos="431"/>
        <w:tab w:val="left" w:pos="709"/>
      </w:tabs>
      <w:adjustRightInd w:val="0"/>
      <w:snapToGrid w:val="0"/>
      <w:spacing w:beforeLines="50" w:line="360" w:lineRule="auto"/>
      <w:outlineLvl w:val="1"/>
    </w:pPr>
    <w:rPr>
      <w:rFonts w:eastAsia="黑体" w:cs="Times New Roman"/>
      <w:b/>
      <w:bCs/>
      <w:color w:val="000000"/>
      <w:sz w:val="22"/>
      <w:szCs w:val="24"/>
    </w:rPr>
  </w:style>
  <w:style w:type="paragraph" w:styleId="3">
    <w:name w:val="heading 3"/>
    <w:basedOn w:val="a8"/>
    <w:next w:val="a8"/>
    <w:link w:val="31"/>
    <w:qFormat/>
    <w:pPr>
      <w:numPr>
        <w:ilvl w:val="2"/>
        <w:numId w:val="1"/>
      </w:numPr>
      <w:tabs>
        <w:tab w:val="left" w:pos="431"/>
        <w:tab w:val="left" w:pos="567"/>
      </w:tabs>
      <w:adjustRightInd w:val="0"/>
      <w:snapToGrid w:val="0"/>
      <w:spacing w:beforeLines="50" w:line="360" w:lineRule="auto"/>
      <w:outlineLvl w:val="2"/>
    </w:pPr>
    <w:rPr>
      <w:rFonts w:ascii="Times New Roman" w:hAnsi="Times New Roman" w:cs="Times New Roman"/>
      <w:b/>
      <w:kern w:val="0"/>
      <w:sz w:val="24"/>
      <w:szCs w:val="24"/>
    </w:rPr>
  </w:style>
  <w:style w:type="paragraph" w:styleId="4">
    <w:name w:val="heading 4"/>
    <w:basedOn w:val="30"/>
    <w:next w:val="a8"/>
    <w:link w:val="41"/>
    <w:qFormat/>
    <w:rsid w:val="009542C6"/>
    <w:pPr>
      <w:keepNext/>
      <w:keepLines/>
      <w:numPr>
        <w:ilvl w:val="3"/>
        <w:numId w:val="1"/>
      </w:numPr>
      <w:tabs>
        <w:tab w:val="left" w:pos="431"/>
      </w:tabs>
      <w:spacing w:before="50" w:after="50"/>
      <w:ind w:left="0" w:firstLine="0"/>
      <w:jc w:val="left"/>
      <w:outlineLvl w:val="3"/>
    </w:pPr>
    <w:rPr>
      <w:rFonts w:ascii="Arial" w:hAnsi="Arial"/>
      <w:b/>
      <w:bCs/>
      <w:sz w:val="22"/>
    </w:rPr>
  </w:style>
  <w:style w:type="paragraph" w:styleId="5">
    <w:name w:val="heading 5"/>
    <w:basedOn w:val="a8"/>
    <w:next w:val="a8"/>
    <w:link w:val="50"/>
    <w:unhideWhenUsed/>
    <w:qFormat/>
    <w:pPr>
      <w:keepNext/>
      <w:keepLines/>
      <w:spacing w:before="40" w:after="50" w:line="376" w:lineRule="auto"/>
      <w:outlineLvl w:val="4"/>
    </w:pPr>
    <w:rPr>
      <w:b/>
      <w:bCs/>
      <w:sz w:val="24"/>
      <w:szCs w:val="28"/>
    </w:rPr>
  </w:style>
  <w:style w:type="paragraph" w:styleId="6">
    <w:name w:val="heading 6"/>
    <w:basedOn w:val="a8"/>
    <w:next w:val="a8"/>
    <w:link w:val="60"/>
    <w:qFormat/>
    <w:pPr>
      <w:keepNext/>
      <w:keepLines/>
      <w:tabs>
        <w:tab w:val="left" w:pos="1152"/>
      </w:tabs>
      <w:spacing w:before="240" w:after="64" w:line="320" w:lineRule="auto"/>
      <w:ind w:left="1152" w:hanging="1152"/>
      <w:outlineLvl w:val="5"/>
    </w:pPr>
    <w:rPr>
      <w:rFonts w:ascii="Arial" w:hAnsi="Arial" w:cs="Times New Roman"/>
      <w:bCs/>
      <w:sz w:val="24"/>
      <w:szCs w:val="24"/>
    </w:rPr>
  </w:style>
  <w:style w:type="paragraph" w:styleId="7">
    <w:name w:val="heading 7"/>
    <w:basedOn w:val="a8"/>
    <w:next w:val="a8"/>
    <w:link w:val="70"/>
    <w:qFormat/>
    <w:pPr>
      <w:keepNext/>
      <w:keepLines/>
      <w:tabs>
        <w:tab w:val="left" w:pos="1296"/>
      </w:tabs>
      <w:spacing w:before="240" w:after="64" w:line="320" w:lineRule="auto"/>
      <w:ind w:left="1296" w:hanging="1296"/>
      <w:outlineLvl w:val="6"/>
    </w:pPr>
    <w:rPr>
      <w:rFonts w:ascii="Times New Roman" w:hAnsi="Times New Roman" w:cs="Times New Roman"/>
      <w:bCs/>
      <w:sz w:val="24"/>
      <w:szCs w:val="24"/>
    </w:rPr>
  </w:style>
  <w:style w:type="paragraph" w:styleId="8">
    <w:name w:val="heading 8"/>
    <w:basedOn w:val="a8"/>
    <w:next w:val="a8"/>
    <w:link w:val="80"/>
    <w:qFormat/>
    <w:pPr>
      <w:keepNext/>
      <w:keepLines/>
      <w:tabs>
        <w:tab w:val="left" w:pos="1440"/>
      </w:tabs>
      <w:spacing w:before="240" w:after="64" w:line="320" w:lineRule="auto"/>
      <w:ind w:left="1440" w:hanging="1440"/>
      <w:outlineLvl w:val="7"/>
    </w:pPr>
    <w:rPr>
      <w:rFonts w:ascii="Arial" w:hAnsi="Arial" w:cs="Times New Roman"/>
      <w:b/>
      <w:sz w:val="24"/>
      <w:szCs w:val="24"/>
    </w:rPr>
  </w:style>
  <w:style w:type="paragraph" w:styleId="9">
    <w:name w:val="heading 9"/>
    <w:basedOn w:val="a8"/>
    <w:next w:val="a8"/>
    <w:link w:val="90"/>
    <w:qFormat/>
    <w:pPr>
      <w:keepNext/>
      <w:keepLines/>
      <w:tabs>
        <w:tab w:val="left" w:pos="1584"/>
      </w:tabs>
      <w:spacing w:before="240" w:after="64" w:line="320" w:lineRule="auto"/>
      <w:ind w:left="1584" w:hanging="1584"/>
      <w:outlineLvl w:val="8"/>
    </w:pPr>
    <w:rPr>
      <w:rFonts w:ascii="Arial" w:hAnsi="Arial" w:cs="Times New Roman"/>
      <w:b/>
      <w:szCs w:val="21"/>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annotation subject"/>
    <w:basedOn w:val="ad"/>
    <w:next w:val="ad"/>
    <w:link w:val="ae"/>
    <w:uiPriority w:val="99"/>
    <w:semiHidden/>
    <w:unhideWhenUsed/>
    <w:rPr>
      <w:b/>
      <w:bCs/>
    </w:rPr>
  </w:style>
  <w:style w:type="paragraph" w:styleId="ad">
    <w:name w:val="annotation text"/>
    <w:basedOn w:val="a8"/>
    <w:link w:val="af"/>
    <w:uiPriority w:val="99"/>
    <w:unhideWhenUsed/>
    <w:pPr>
      <w:jc w:val="left"/>
    </w:pPr>
  </w:style>
  <w:style w:type="paragraph" w:styleId="TOC7">
    <w:name w:val="toc 7"/>
    <w:basedOn w:val="a8"/>
    <w:next w:val="a8"/>
    <w:uiPriority w:val="39"/>
    <w:unhideWhenUsed/>
    <w:qFormat/>
    <w:pPr>
      <w:ind w:left="1260"/>
      <w:jc w:val="left"/>
    </w:pPr>
    <w:rPr>
      <w:sz w:val="18"/>
      <w:szCs w:val="18"/>
    </w:rPr>
  </w:style>
  <w:style w:type="paragraph" w:styleId="af0">
    <w:name w:val="Normal Indent"/>
    <w:basedOn w:val="a8"/>
    <w:link w:val="af1"/>
    <w:uiPriority w:val="99"/>
    <w:qFormat/>
    <w:pPr>
      <w:spacing w:line="360" w:lineRule="auto"/>
      <w:ind w:firstLine="420"/>
    </w:pPr>
    <w:rPr>
      <w:rFonts w:ascii="宋体" w:hAnsi="Times New Roman"/>
      <w:sz w:val="24"/>
    </w:rPr>
  </w:style>
  <w:style w:type="character" w:customStyle="1" w:styleId="Char">
    <w:name w:val="正文缩进 Char"/>
    <w:uiPriority w:val="99"/>
    <w:qFormat/>
    <w:rPr>
      <w:rFonts w:ascii="宋体" w:hAnsi="Times New Roman"/>
      <w:kern w:val="2"/>
      <w:sz w:val="24"/>
    </w:rPr>
  </w:style>
  <w:style w:type="paragraph" w:styleId="af2">
    <w:name w:val="caption"/>
    <w:aliases w:val="Char,图注,图注 Char,题注 Char1 Char,题注 Char Char Char,图注 Char Char Char,Char Char1 Char,图注 Char1 Char,Char Char,Caption Char,题注 Char Char1,Char Char Char Char Char Char1,题注 Char Char1 Char Char,默认段落字体 Char Char, Char,我的题注,表题注,HB,Ch,Cha"/>
    <w:next w:val="a8"/>
    <w:link w:val="af3"/>
    <w:qFormat/>
    <w:pPr>
      <w:keepNext/>
      <w:widowControl w:val="0"/>
      <w:topLinePunct/>
      <w:adjustRightInd w:val="0"/>
      <w:snapToGrid w:val="0"/>
      <w:spacing w:before="240" w:after="120" w:line="360" w:lineRule="auto"/>
      <w:jc w:val="center"/>
    </w:pPr>
    <w:rPr>
      <w:rFonts w:ascii="Times New Roman" w:hAnsi="宋体"/>
      <w:snapToGrid w:val="0"/>
      <w:kern w:val="2"/>
      <w:sz w:val="24"/>
      <w:szCs w:val="24"/>
    </w:rPr>
  </w:style>
  <w:style w:type="character" w:customStyle="1" w:styleId="Char0">
    <w:name w:val="题注 Char"/>
    <w:uiPriority w:val="35"/>
    <w:qFormat/>
    <w:rPr>
      <w:rFonts w:ascii="Times New Roman" w:hAnsi="宋体"/>
      <w:snapToGrid w:val="0"/>
      <w:kern w:val="2"/>
      <w:sz w:val="24"/>
      <w:szCs w:val="24"/>
    </w:rPr>
  </w:style>
  <w:style w:type="paragraph" w:styleId="af4">
    <w:name w:val="Document Map"/>
    <w:basedOn w:val="a8"/>
    <w:link w:val="af5"/>
    <w:uiPriority w:val="99"/>
    <w:semiHidden/>
    <w:unhideWhenUsed/>
    <w:qFormat/>
    <w:rPr>
      <w:rFonts w:ascii="宋体"/>
      <w:sz w:val="18"/>
      <w:szCs w:val="18"/>
    </w:rPr>
  </w:style>
  <w:style w:type="paragraph" w:styleId="af6">
    <w:name w:val="Body Text Indent"/>
    <w:basedOn w:val="a8"/>
    <w:link w:val="af7"/>
    <w:qFormat/>
    <w:pPr>
      <w:snapToGrid w:val="0"/>
      <w:spacing w:line="300" w:lineRule="auto"/>
      <w:ind w:firstLine="540"/>
    </w:pPr>
    <w:rPr>
      <w:rFonts w:ascii="Times New Roman" w:hAnsi="Times New Roman" w:cs="Times New Roman"/>
      <w:sz w:val="28"/>
      <w:szCs w:val="20"/>
    </w:rPr>
  </w:style>
  <w:style w:type="paragraph" w:styleId="TOC5">
    <w:name w:val="toc 5"/>
    <w:basedOn w:val="a8"/>
    <w:next w:val="a8"/>
    <w:uiPriority w:val="39"/>
    <w:unhideWhenUsed/>
    <w:qFormat/>
    <w:pPr>
      <w:ind w:left="840"/>
      <w:jc w:val="left"/>
    </w:pPr>
    <w:rPr>
      <w:sz w:val="18"/>
      <w:szCs w:val="18"/>
    </w:rPr>
  </w:style>
  <w:style w:type="paragraph" w:styleId="TOC3">
    <w:name w:val="toc 3"/>
    <w:basedOn w:val="a8"/>
    <w:next w:val="a8"/>
    <w:uiPriority w:val="39"/>
    <w:unhideWhenUsed/>
    <w:qFormat/>
    <w:pPr>
      <w:ind w:left="420"/>
      <w:jc w:val="left"/>
    </w:pPr>
    <w:rPr>
      <w:i/>
      <w:iCs/>
      <w:sz w:val="20"/>
      <w:szCs w:val="20"/>
    </w:rPr>
  </w:style>
  <w:style w:type="paragraph" w:styleId="TOC8">
    <w:name w:val="toc 8"/>
    <w:basedOn w:val="a8"/>
    <w:next w:val="a8"/>
    <w:uiPriority w:val="39"/>
    <w:unhideWhenUsed/>
    <w:qFormat/>
    <w:pPr>
      <w:ind w:left="1470"/>
      <w:jc w:val="left"/>
    </w:pPr>
    <w:rPr>
      <w:sz w:val="18"/>
      <w:szCs w:val="18"/>
    </w:rPr>
  </w:style>
  <w:style w:type="paragraph" w:styleId="af8">
    <w:name w:val="Balloon Text"/>
    <w:basedOn w:val="a8"/>
    <w:link w:val="af9"/>
    <w:uiPriority w:val="99"/>
    <w:semiHidden/>
    <w:unhideWhenUsed/>
    <w:qFormat/>
    <w:rPr>
      <w:sz w:val="18"/>
      <w:szCs w:val="18"/>
    </w:rPr>
  </w:style>
  <w:style w:type="paragraph" w:styleId="afa">
    <w:name w:val="footer"/>
    <w:basedOn w:val="a8"/>
    <w:link w:val="afb"/>
    <w:uiPriority w:val="99"/>
    <w:unhideWhenUsed/>
    <w:qFormat/>
    <w:pPr>
      <w:tabs>
        <w:tab w:val="center" w:pos="4153"/>
        <w:tab w:val="right" w:pos="8306"/>
      </w:tabs>
      <w:snapToGrid w:val="0"/>
      <w:jc w:val="left"/>
    </w:pPr>
    <w:rPr>
      <w:sz w:val="18"/>
      <w:szCs w:val="18"/>
    </w:rPr>
  </w:style>
  <w:style w:type="paragraph" w:styleId="afc">
    <w:name w:val="header"/>
    <w:basedOn w:val="a8"/>
    <w:link w:val="af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8"/>
    <w:next w:val="a8"/>
    <w:uiPriority w:val="39"/>
    <w:qFormat/>
    <w:pPr>
      <w:spacing w:before="120" w:after="120"/>
      <w:jc w:val="left"/>
    </w:pPr>
    <w:rPr>
      <w:b/>
      <w:bCs/>
      <w:caps/>
      <w:sz w:val="20"/>
      <w:szCs w:val="20"/>
    </w:rPr>
  </w:style>
  <w:style w:type="paragraph" w:styleId="TOC4">
    <w:name w:val="toc 4"/>
    <w:basedOn w:val="a8"/>
    <w:next w:val="a8"/>
    <w:uiPriority w:val="39"/>
    <w:unhideWhenUsed/>
    <w:qFormat/>
    <w:pPr>
      <w:ind w:left="630"/>
      <w:jc w:val="left"/>
    </w:pPr>
    <w:rPr>
      <w:sz w:val="18"/>
      <w:szCs w:val="18"/>
    </w:rPr>
  </w:style>
  <w:style w:type="paragraph" w:styleId="TOC6">
    <w:name w:val="toc 6"/>
    <w:basedOn w:val="a8"/>
    <w:next w:val="a8"/>
    <w:uiPriority w:val="39"/>
    <w:unhideWhenUsed/>
    <w:qFormat/>
    <w:pPr>
      <w:ind w:left="1050"/>
      <w:jc w:val="left"/>
    </w:pPr>
    <w:rPr>
      <w:sz w:val="18"/>
      <w:szCs w:val="18"/>
    </w:rPr>
  </w:style>
  <w:style w:type="paragraph" w:styleId="TOC2">
    <w:name w:val="toc 2"/>
    <w:basedOn w:val="a8"/>
    <w:next w:val="a8"/>
    <w:uiPriority w:val="39"/>
    <w:qFormat/>
    <w:pPr>
      <w:ind w:left="210"/>
      <w:jc w:val="left"/>
    </w:pPr>
    <w:rPr>
      <w:smallCaps/>
      <w:sz w:val="20"/>
      <w:szCs w:val="20"/>
    </w:rPr>
  </w:style>
  <w:style w:type="paragraph" w:styleId="TOC9">
    <w:name w:val="toc 9"/>
    <w:basedOn w:val="a8"/>
    <w:next w:val="a8"/>
    <w:uiPriority w:val="39"/>
    <w:unhideWhenUsed/>
    <w:qFormat/>
    <w:pPr>
      <w:ind w:left="1680"/>
      <w:jc w:val="left"/>
    </w:pPr>
    <w:rPr>
      <w:sz w:val="18"/>
      <w:szCs w:val="18"/>
    </w:rPr>
  </w:style>
  <w:style w:type="paragraph" w:styleId="afe">
    <w:name w:val="Normal (Web)"/>
    <w:basedOn w:val="a8"/>
    <w:uiPriority w:val="99"/>
    <w:unhideWhenUsed/>
    <w:qFormat/>
    <w:pPr>
      <w:widowControl/>
      <w:spacing w:before="100" w:beforeAutospacing="1" w:after="100" w:afterAutospacing="1"/>
      <w:jc w:val="left"/>
    </w:pPr>
    <w:rPr>
      <w:rFonts w:ascii="宋体" w:hAnsi="宋体" w:cs="宋体"/>
      <w:kern w:val="0"/>
      <w:sz w:val="24"/>
      <w:szCs w:val="24"/>
    </w:rPr>
  </w:style>
  <w:style w:type="character" w:styleId="aff">
    <w:name w:val="FollowedHyperlink"/>
    <w:uiPriority w:val="99"/>
    <w:semiHidden/>
    <w:unhideWhenUsed/>
    <w:qFormat/>
    <w:rPr>
      <w:color w:val="800080"/>
      <w:u w:val="single"/>
    </w:rPr>
  </w:style>
  <w:style w:type="character" w:styleId="aff0">
    <w:name w:val="Hyperlink"/>
    <w:uiPriority w:val="99"/>
    <w:qFormat/>
    <w:rPr>
      <w:color w:val="0000FF"/>
      <w:u w:val="single"/>
    </w:rPr>
  </w:style>
  <w:style w:type="character" w:styleId="aff1">
    <w:name w:val="annotation reference"/>
    <w:uiPriority w:val="99"/>
    <w:semiHidden/>
    <w:unhideWhenUsed/>
    <w:rPr>
      <w:sz w:val="21"/>
      <w:szCs w:val="21"/>
    </w:rPr>
  </w:style>
  <w:style w:type="paragraph" w:customStyle="1" w:styleId="30">
    <w:name w:val="样式3"/>
    <w:basedOn w:val="a8"/>
    <w:link w:val="3CharChar"/>
    <w:qFormat/>
    <w:pPr>
      <w:numPr>
        <w:ilvl w:val="2"/>
        <w:numId w:val="2"/>
      </w:numPr>
      <w:spacing w:beforeLines="50" w:afterLines="50"/>
      <w:outlineLvl w:val="2"/>
    </w:pPr>
    <w:rPr>
      <w:rFonts w:ascii="Times New Roman" w:hAnsi="Times New Roman" w:cs="Times New Roman"/>
      <w:sz w:val="28"/>
      <w:szCs w:val="28"/>
    </w:rPr>
  </w:style>
  <w:style w:type="paragraph" w:customStyle="1" w:styleId="10">
    <w:name w:val="样式1"/>
    <w:basedOn w:val="a8"/>
    <w:qFormat/>
    <w:pPr>
      <w:numPr>
        <w:numId w:val="2"/>
      </w:numPr>
      <w:spacing w:beforeLines="50" w:afterLines="50"/>
      <w:jc w:val="left"/>
      <w:outlineLvl w:val="0"/>
    </w:pPr>
    <w:rPr>
      <w:rFonts w:ascii="Times New Roman" w:hAnsi="Times New Roman" w:cs="Times New Roman"/>
      <w:b/>
      <w:color w:val="000000"/>
      <w:sz w:val="32"/>
      <w:szCs w:val="32"/>
    </w:rPr>
  </w:style>
  <w:style w:type="paragraph" w:customStyle="1" w:styleId="01">
    <w:name w:val="样式0"/>
    <w:basedOn w:val="a8"/>
    <w:link w:val="0CharChar"/>
    <w:qFormat/>
    <w:pPr>
      <w:spacing w:line="360" w:lineRule="auto"/>
      <w:ind w:firstLineChars="200" w:firstLine="200"/>
    </w:pPr>
    <w:rPr>
      <w:rFonts w:ascii="Times New Roman" w:hAnsi="Times New Roman" w:cs="Times New Roman"/>
      <w:sz w:val="24"/>
      <w:szCs w:val="28"/>
    </w:rPr>
  </w:style>
  <w:style w:type="paragraph" w:customStyle="1" w:styleId="40">
    <w:name w:val="样式4"/>
    <w:basedOn w:val="01"/>
    <w:qFormat/>
    <w:pPr>
      <w:numPr>
        <w:ilvl w:val="3"/>
        <w:numId w:val="2"/>
      </w:numPr>
      <w:tabs>
        <w:tab w:val="left" w:pos="360"/>
      </w:tabs>
      <w:spacing w:beforeLines="50" w:afterLines="50"/>
      <w:ind w:left="851" w:firstLineChars="0" w:hanging="851"/>
      <w:outlineLvl w:val="3"/>
    </w:pPr>
  </w:style>
  <w:style w:type="paragraph" w:customStyle="1" w:styleId="20">
    <w:name w:val="样式2"/>
    <w:basedOn w:val="a8"/>
    <w:qFormat/>
    <w:pPr>
      <w:numPr>
        <w:ilvl w:val="1"/>
        <w:numId w:val="2"/>
      </w:numPr>
      <w:spacing w:beforeLines="50" w:afterLines="50"/>
      <w:outlineLvl w:val="1"/>
    </w:pPr>
    <w:rPr>
      <w:rFonts w:ascii="Times New Roman" w:hAnsi="Times New Roman" w:cs="Times New Roman"/>
      <w:b/>
      <w:sz w:val="28"/>
      <w:szCs w:val="28"/>
    </w:rPr>
  </w:style>
  <w:style w:type="paragraph" w:customStyle="1" w:styleId="14">
    <w:name w:val="列表段落1"/>
    <w:basedOn w:val="a8"/>
    <w:link w:val="aff2"/>
    <w:uiPriority w:val="34"/>
    <w:qFormat/>
    <w:pPr>
      <w:ind w:firstLineChars="200" w:firstLine="420"/>
    </w:pPr>
    <w:rPr>
      <w:rFonts w:cs="Times New Roman"/>
      <w:sz w:val="24"/>
    </w:rPr>
  </w:style>
  <w:style w:type="paragraph" w:customStyle="1" w:styleId="-">
    <w:name w:val="技术文件-正文"/>
    <w:basedOn w:val="a8"/>
    <w:qFormat/>
    <w:pPr>
      <w:spacing w:beforeLines="50" w:line="300" w:lineRule="auto"/>
      <w:ind w:firstLineChars="200" w:firstLine="200"/>
      <w:jc w:val="left"/>
    </w:pPr>
    <w:rPr>
      <w:rFonts w:ascii="Times New Roman" w:hAnsi="Times New Roman" w:cs="Times New Roman"/>
      <w:sz w:val="24"/>
      <w:szCs w:val="24"/>
    </w:rPr>
  </w:style>
  <w:style w:type="paragraph" w:customStyle="1" w:styleId="aff3">
    <w:name w:val="中文正文"/>
    <w:basedOn w:val="a8"/>
    <w:next w:val="a8"/>
    <w:link w:val="CharChar"/>
    <w:qFormat/>
    <w:pPr>
      <w:spacing w:after="20" w:line="380" w:lineRule="exact"/>
    </w:pPr>
    <w:rPr>
      <w:rFonts w:ascii="Times New Roman" w:hAnsi="Times New Roman" w:cs="Times New Roman"/>
      <w:sz w:val="24"/>
      <w:szCs w:val="24"/>
    </w:rPr>
  </w:style>
  <w:style w:type="paragraph" w:customStyle="1" w:styleId="23">
    <w:name w:val="正文2"/>
    <w:basedOn w:val="a8"/>
    <w:qFormat/>
    <w:pPr>
      <w:adjustRightInd w:val="0"/>
      <w:snapToGrid w:val="0"/>
      <w:spacing w:before="468" w:line="360" w:lineRule="auto"/>
      <w:jc w:val="center"/>
    </w:pPr>
    <w:rPr>
      <w:rFonts w:ascii="Times New Roman" w:hAnsi="Times New Roman" w:cs="Times New Roman"/>
      <w:spacing w:val="8"/>
      <w:szCs w:val="20"/>
    </w:rPr>
  </w:style>
  <w:style w:type="paragraph" w:customStyle="1" w:styleId="aff4">
    <w:name w:val="图片&amp;说明"/>
    <w:link w:val="CharChar0"/>
    <w:qFormat/>
    <w:pPr>
      <w:keepNext/>
      <w:widowControl w:val="0"/>
      <w:topLinePunct/>
      <w:adjustRightInd w:val="0"/>
      <w:snapToGrid w:val="0"/>
      <w:jc w:val="center"/>
    </w:pPr>
    <w:rPr>
      <w:rFonts w:ascii="Times New Roman" w:hAnsi="Times New Roman"/>
      <w:snapToGrid w:val="0"/>
      <w:kern w:val="2"/>
      <w:sz w:val="21"/>
      <w:szCs w:val="24"/>
    </w:rPr>
  </w:style>
  <w:style w:type="paragraph" w:customStyle="1" w:styleId="21">
    <w:name w:val="2级有标题条"/>
    <w:basedOn w:val="a8"/>
    <w:next w:val="a8"/>
    <w:qFormat/>
    <w:pPr>
      <w:widowControl/>
      <w:numPr>
        <w:ilvl w:val="3"/>
        <w:numId w:val="3"/>
      </w:numPr>
      <w:spacing w:line="300" w:lineRule="auto"/>
      <w:jc w:val="left"/>
      <w:outlineLvl w:val="3"/>
    </w:pPr>
    <w:rPr>
      <w:rFonts w:ascii="黑体" w:eastAsia="黑体" w:hAnsi="黑体" w:cs="Times New Roman"/>
      <w:kern w:val="0"/>
      <w:sz w:val="24"/>
      <w:szCs w:val="20"/>
    </w:rPr>
  </w:style>
  <w:style w:type="paragraph" w:customStyle="1" w:styleId="32">
    <w:name w:val="3级有标题条"/>
    <w:basedOn w:val="21"/>
    <w:next w:val="a8"/>
    <w:qFormat/>
    <w:pPr>
      <w:numPr>
        <w:numId w:val="0"/>
      </w:numPr>
      <w:outlineLvl w:val="4"/>
    </w:pPr>
  </w:style>
  <w:style w:type="paragraph" w:customStyle="1" w:styleId="42">
    <w:name w:val="4级有标题条"/>
    <w:basedOn w:val="32"/>
    <w:next w:val="a8"/>
    <w:qFormat/>
    <w:pPr>
      <w:outlineLvl w:val="5"/>
    </w:pPr>
  </w:style>
  <w:style w:type="paragraph" w:customStyle="1" w:styleId="12">
    <w:name w:val="1级有标题条"/>
    <w:basedOn w:val="a8"/>
    <w:next w:val="a8"/>
    <w:qFormat/>
    <w:pPr>
      <w:widowControl/>
      <w:numPr>
        <w:ilvl w:val="2"/>
        <w:numId w:val="3"/>
      </w:numPr>
      <w:spacing w:line="300" w:lineRule="auto"/>
      <w:jc w:val="left"/>
      <w:outlineLvl w:val="2"/>
    </w:pPr>
    <w:rPr>
      <w:rFonts w:ascii="黑体" w:eastAsia="黑体" w:hAnsi="黑体" w:cs="Times New Roman"/>
      <w:kern w:val="0"/>
      <w:sz w:val="24"/>
      <w:szCs w:val="20"/>
    </w:rPr>
  </w:style>
  <w:style w:type="paragraph" w:customStyle="1" w:styleId="a6">
    <w:name w:val="[ 章标题]"/>
    <w:next w:val="a8"/>
    <w:qFormat/>
    <w:pPr>
      <w:numPr>
        <w:ilvl w:val="1"/>
        <w:numId w:val="3"/>
      </w:numPr>
      <w:spacing w:line="360" w:lineRule="auto"/>
      <w:outlineLvl w:val="1"/>
    </w:pPr>
    <w:rPr>
      <w:rFonts w:ascii="黑体" w:eastAsia="黑体" w:hAnsi="黑体"/>
      <w:sz w:val="24"/>
    </w:rPr>
  </w:style>
  <w:style w:type="paragraph" w:customStyle="1" w:styleId="0">
    <w:name w:val="正文_标题0"/>
    <w:basedOn w:val="a8"/>
    <w:qFormat/>
    <w:pPr>
      <w:numPr>
        <w:numId w:val="4"/>
      </w:numPr>
      <w:tabs>
        <w:tab w:val="left" w:pos="0"/>
        <w:tab w:val="left" w:pos="840"/>
      </w:tabs>
      <w:topLinePunct/>
      <w:adjustRightInd w:val="0"/>
      <w:snapToGrid w:val="0"/>
      <w:spacing w:line="300" w:lineRule="auto"/>
      <w:ind w:left="0" w:firstLineChars="200" w:firstLine="420"/>
    </w:pPr>
    <w:rPr>
      <w:rFonts w:ascii="Times New Roman" w:hAnsi="Times New Roman" w:cs="Times New Roman"/>
      <w:snapToGrid w:val="0"/>
      <w:sz w:val="24"/>
      <w:szCs w:val="24"/>
    </w:rPr>
  </w:style>
  <w:style w:type="paragraph" w:customStyle="1" w:styleId="aff5">
    <w:name w:val="标准正文"/>
    <w:basedOn w:val="a8"/>
    <w:link w:val="CharChar1"/>
    <w:qFormat/>
    <w:rPr>
      <w:rFonts w:cs="Times New Roman"/>
      <w:kern w:val="0"/>
      <w:sz w:val="24"/>
      <w:szCs w:val="24"/>
    </w:rPr>
  </w:style>
  <w:style w:type="paragraph" w:customStyle="1" w:styleId="02">
    <w:name w:val="正文_0"/>
    <w:qFormat/>
    <w:pPr>
      <w:widowControl w:val="0"/>
      <w:jc w:val="both"/>
    </w:pPr>
    <w:rPr>
      <w:rFonts w:ascii="Times New Roman" w:hAnsi="Times New Roman"/>
      <w:kern w:val="2"/>
      <w:sz w:val="21"/>
      <w:szCs w:val="24"/>
    </w:rPr>
  </w:style>
  <w:style w:type="paragraph" w:customStyle="1" w:styleId="11">
    <w:name w:val="1"/>
    <w:basedOn w:val="a8"/>
    <w:qFormat/>
    <w:pPr>
      <w:numPr>
        <w:numId w:val="5"/>
      </w:numPr>
      <w:spacing w:beforeLines="150" w:line="360" w:lineRule="auto"/>
      <w:ind w:left="0" w:firstLineChars="200" w:firstLine="200"/>
      <w:outlineLvl w:val="0"/>
    </w:pPr>
    <w:rPr>
      <w:rFonts w:ascii="Times New Roman" w:eastAsia="黑体" w:hAnsi="Times New Roman" w:cs="宋体"/>
      <w:sz w:val="24"/>
      <w:szCs w:val="20"/>
    </w:rPr>
  </w:style>
  <w:style w:type="paragraph" w:customStyle="1" w:styleId="110">
    <w:name w:val="1.1"/>
    <w:basedOn w:val="a8"/>
    <w:qFormat/>
    <w:pPr>
      <w:numPr>
        <w:ilvl w:val="1"/>
        <w:numId w:val="5"/>
      </w:numPr>
      <w:spacing w:line="360" w:lineRule="auto"/>
      <w:ind w:left="567" w:firstLineChars="200" w:firstLine="200"/>
      <w:contextualSpacing/>
      <w:outlineLvl w:val="1"/>
    </w:pPr>
    <w:rPr>
      <w:rFonts w:ascii="Times New Roman" w:eastAsia="黑体" w:hAnsi="Times New Roman" w:cs="宋体"/>
      <w:sz w:val="24"/>
      <w:szCs w:val="20"/>
    </w:rPr>
  </w:style>
  <w:style w:type="paragraph" w:customStyle="1" w:styleId="111">
    <w:name w:val="1.1.1"/>
    <w:basedOn w:val="a8"/>
    <w:qFormat/>
    <w:pPr>
      <w:numPr>
        <w:ilvl w:val="2"/>
        <w:numId w:val="5"/>
      </w:numPr>
      <w:spacing w:line="360" w:lineRule="auto"/>
      <w:ind w:leftChars="200" w:left="200" w:firstLineChars="200" w:firstLine="200"/>
      <w:contextualSpacing/>
      <w:outlineLvl w:val="2"/>
    </w:pPr>
    <w:rPr>
      <w:rFonts w:ascii="Times New Roman" w:eastAsia="黑体" w:hAnsi="Times New Roman" w:cs="宋体"/>
      <w:sz w:val="24"/>
      <w:szCs w:val="20"/>
    </w:rPr>
  </w:style>
  <w:style w:type="paragraph" w:customStyle="1" w:styleId="1111">
    <w:name w:val="1.1.1.1"/>
    <w:basedOn w:val="a8"/>
    <w:qFormat/>
    <w:pPr>
      <w:numPr>
        <w:ilvl w:val="3"/>
        <w:numId w:val="5"/>
      </w:numPr>
      <w:spacing w:line="360" w:lineRule="auto"/>
      <w:ind w:leftChars="200" w:left="480" w:firstLineChars="200" w:firstLine="480"/>
      <w:jc w:val="left"/>
      <w:outlineLvl w:val="3"/>
    </w:pPr>
    <w:rPr>
      <w:rFonts w:ascii="Times New Roman" w:eastAsia="黑体" w:hAnsi="Times New Roman" w:cs="宋体"/>
      <w:sz w:val="24"/>
      <w:szCs w:val="20"/>
    </w:rPr>
  </w:style>
  <w:style w:type="paragraph" w:customStyle="1" w:styleId="aff6">
    <w:name w:val="表格_居中"/>
    <w:basedOn w:val="a8"/>
    <w:qFormat/>
    <w:pPr>
      <w:topLinePunct/>
      <w:adjustRightInd w:val="0"/>
      <w:snapToGrid w:val="0"/>
      <w:jc w:val="center"/>
    </w:pPr>
    <w:rPr>
      <w:rFonts w:ascii="Times New Roman" w:hAnsi="Times New Roman" w:cs="Times New Roman"/>
      <w:snapToGrid w:val="0"/>
      <w:color w:val="000000"/>
      <w:szCs w:val="24"/>
    </w:rPr>
  </w:style>
  <w:style w:type="paragraph" w:customStyle="1" w:styleId="aff7">
    <w:name w:val="公式序号"/>
    <w:basedOn w:val="a8"/>
    <w:qFormat/>
    <w:pPr>
      <w:topLinePunct/>
      <w:adjustRightInd w:val="0"/>
      <w:snapToGrid w:val="0"/>
      <w:spacing w:line="300" w:lineRule="auto"/>
      <w:jc w:val="right"/>
    </w:pPr>
    <w:rPr>
      <w:rFonts w:ascii="Times New Roman" w:hAnsi="Times New Roman" w:cs="Times New Roman"/>
      <w:snapToGrid w:val="0"/>
      <w:sz w:val="24"/>
      <w:szCs w:val="24"/>
    </w:rPr>
  </w:style>
  <w:style w:type="paragraph" w:customStyle="1" w:styleId="aff8">
    <w:name w:val="公式"/>
    <w:qFormat/>
    <w:pPr>
      <w:tabs>
        <w:tab w:val="center" w:pos="3990"/>
      </w:tabs>
      <w:adjustRightInd w:val="0"/>
      <w:snapToGrid w:val="0"/>
      <w:textAlignment w:val="center"/>
    </w:pPr>
    <w:rPr>
      <w:rFonts w:ascii="Times New Roman" w:hAnsi="Times New Roman"/>
      <w:snapToGrid w:val="0"/>
      <w:color w:val="000000"/>
      <w:kern w:val="2"/>
      <w:sz w:val="24"/>
      <w:szCs w:val="24"/>
    </w:rPr>
  </w:style>
  <w:style w:type="paragraph" w:customStyle="1" w:styleId="aff9">
    <w:name w:val="表内容"/>
    <w:basedOn w:val="a8"/>
    <w:uiPriority w:val="99"/>
    <w:qFormat/>
    <w:pPr>
      <w:widowControl/>
      <w:adjustRightInd w:val="0"/>
      <w:snapToGrid w:val="0"/>
      <w:spacing w:beforeLines="20" w:afterLines="20"/>
      <w:jc w:val="center"/>
    </w:pPr>
    <w:rPr>
      <w:rFonts w:ascii="宋体" w:hAnsi="宋体" w:cs="宋体"/>
      <w:color w:val="000000"/>
      <w:kern w:val="0"/>
      <w:sz w:val="18"/>
      <w:szCs w:val="18"/>
    </w:rPr>
  </w:style>
  <w:style w:type="paragraph" w:customStyle="1" w:styleId="15">
    <w:name w:val="列出段落1"/>
    <w:basedOn w:val="a8"/>
    <w:uiPriority w:val="34"/>
    <w:qFormat/>
    <w:pPr>
      <w:spacing w:line="360" w:lineRule="auto"/>
      <w:ind w:firstLineChars="200" w:firstLine="420"/>
    </w:pPr>
    <w:rPr>
      <w:rFonts w:cs="Times New Roman"/>
    </w:rPr>
  </w:style>
  <w:style w:type="paragraph" w:customStyle="1" w:styleId="805">
    <w:name w:val="805正文"/>
    <w:basedOn w:val="a8"/>
    <w:link w:val="805CharChar"/>
    <w:qFormat/>
    <w:pPr>
      <w:spacing w:line="360" w:lineRule="auto"/>
      <w:ind w:firstLineChars="200" w:firstLine="200"/>
    </w:pPr>
    <w:rPr>
      <w:rFonts w:ascii="Times New Roman" w:hAnsi="Times New Roman" w:cs="Times New Roman"/>
      <w:sz w:val="24"/>
      <w:szCs w:val="24"/>
    </w:rPr>
  </w:style>
  <w:style w:type="paragraph" w:customStyle="1" w:styleId="a4">
    <w:name w:val="编号"/>
    <w:basedOn w:val="a8"/>
    <w:qFormat/>
    <w:pPr>
      <w:numPr>
        <w:numId w:val="6"/>
      </w:numPr>
      <w:adjustRightInd w:val="0"/>
      <w:snapToGrid w:val="0"/>
      <w:spacing w:line="360" w:lineRule="auto"/>
    </w:pPr>
    <w:rPr>
      <w:rFonts w:ascii="Times New Roman" w:hAnsi="Times New Roman" w:cs="Times New Roman"/>
      <w:sz w:val="28"/>
      <w:szCs w:val="20"/>
    </w:rPr>
  </w:style>
  <w:style w:type="paragraph" w:customStyle="1" w:styleId="affa">
    <w:name w:val="正基"/>
    <w:basedOn w:val="a8"/>
    <w:link w:val="CharChar2"/>
    <w:qFormat/>
    <w:pPr>
      <w:adjustRightInd w:val="0"/>
      <w:snapToGrid w:val="0"/>
      <w:spacing w:line="360" w:lineRule="auto"/>
      <w:ind w:firstLineChars="200" w:firstLine="480"/>
    </w:pPr>
    <w:rPr>
      <w:rFonts w:ascii="Times New Roman" w:hAnsi="Times New Roman" w:cs="Times New Roman"/>
      <w:sz w:val="24"/>
      <w:szCs w:val="28"/>
    </w:rPr>
  </w:style>
  <w:style w:type="paragraph" w:customStyle="1" w:styleId="1806">
    <w:name w:val="1806表内容"/>
    <w:basedOn w:val="a8"/>
    <w:link w:val="1806CharChar"/>
    <w:qFormat/>
    <w:locked/>
    <w:pPr>
      <w:adjustRightInd w:val="0"/>
      <w:snapToGrid w:val="0"/>
      <w:jc w:val="center"/>
    </w:pPr>
    <w:rPr>
      <w:rFonts w:ascii="Times New Roman" w:hAnsi="Times New Roman" w:cs="Times New Roman"/>
      <w:sz w:val="24"/>
      <w:szCs w:val="24"/>
    </w:rPr>
  </w:style>
  <w:style w:type="paragraph" w:customStyle="1" w:styleId="8051">
    <w:name w:val="805正文1"/>
    <w:basedOn w:val="a8"/>
    <w:link w:val="8051CharChar"/>
    <w:qFormat/>
    <w:pPr>
      <w:spacing w:line="360" w:lineRule="auto"/>
      <w:ind w:firstLineChars="200" w:firstLine="480"/>
    </w:pPr>
    <w:rPr>
      <w:rFonts w:ascii="Times New Roman" w:hAnsi="Times New Roman" w:cs="Times New Roman"/>
      <w:color w:val="000000"/>
      <w:sz w:val="24"/>
      <w:szCs w:val="24"/>
    </w:rPr>
  </w:style>
  <w:style w:type="paragraph" w:customStyle="1" w:styleId="00">
    <w:name w:val="正文_标题00"/>
    <w:basedOn w:val="a8"/>
    <w:qFormat/>
    <w:pPr>
      <w:numPr>
        <w:numId w:val="7"/>
      </w:numPr>
      <w:tabs>
        <w:tab w:val="left" w:pos="840"/>
      </w:tabs>
      <w:topLinePunct/>
      <w:adjustRightInd w:val="0"/>
      <w:snapToGrid w:val="0"/>
      <w:spacing w:line="300" w:lineRule="auto"/>
    </w:pPr>
    <w:rPr>
      <w:rFonts w:ascii="Times New Roman" w:hAnsi="Times New Roman" w:cs="Times New Roman"/>
      <w:snapToGrid w:val="0"/>
      <w:sz w:val="24"/>
      <w:szCs w:val="24"/>
    </w:rPr>
  </w:style>
  <w:style w:type="paragraph" w:customStyle="1" w:styleId="a1">
    <w:name w:val="附录图"/>
    <w:basedOn w:val="a8"/>
    <w:next w:val="a8"/>
    <w:qFormat/>
    <w:pPr>
      <w:numPr>
        <w:ilvl w:val="5"/>
        <w:numId w:val="8"/>
      </w:numPr>
      <w:adjustRightInd w:val="0"/>
      <w:snapToGrid w:val="0"/>
      <w:jc w:val="center"/>
    </w:pPr>
    <w:rPr>
      <w:rFonts w:ascii="宋体" w:hAnsi="Times New Roman" w:cs="Times New Roman"/>
      <w:b/>
      <w:kern w:val="24"/>
      <w:sz w:val="24"/>
      <w:szCs w:val="20"/>
    </w:rPr>
  </w:style>
  <w:style w:type="paragraph" w:customStyle="1" w:styleId="a0">
    <w:name w:val="附录表"/>
    <w:basedOn w:val="a8"/>
    <w:next w:val="a8"/>
    <w:qFormat/>
    <w:pPr>
      <w:numPr>
        <w:ilvl w:val="4"/>
        <w:numId w:val="8"/>
      </w:numPr>
      <w:tabs>
        <w:tab w:val="left" w:pos="621"/>
      </w:tabs>
      <w:adjustRightInd w:val="0"/>
      <w:snapToGrid w:val="0"/>
      <w:jc w:val="center"/>
    </w:pPr>
    <w:rPr>
      <w:rFonts w:ascii="宋体" w:hAnsi="Times New Roman" w:cs="Times New Roman"/>
      <w:b/>
      <w:snapToGrid w:val="0"/>
      <w:kern w:val="0"/>
      <w:sz w:val="24"/>
      <w:szCs w:val="20"/>
    </w:rPr>
  </w:style>
  <w:style w:type="paragraph" w:customStyle="1" w:styleId="a">
    <w:name w:val="（资料性附录）"/>
    <w:next w:val="a8"/>
    <w:qFormat/>
    <w:pPr>
      <w:numPr>
        <w:numId w:val="8"/>
      </w:numPr>
      <w:spacing w:line="360" w:lineRule="auto"/>
      <w:jc w:val="center"/>
      <w:outlineLvl w:val="0"/>
    </w:pPr>
    <w:rPr>
      <w:rFonts w:ascii="Times New Roman" w:eastAsia="黑体" w:hAnsi="Times New Roman"/>
      <w:sz w:val="24"/>
    </w:rPr>
  </w:style>
  <w:style w:type="paragraph" w:customStyle="1" w:styleId="affb">
    <w:name w:val="表文居中"/>
    <w:qFormat/>
    <w:pPr>
      <w:snapToGrid w:val="0"/>
      <w:spacing w:before="60" w:after="40"/>
      <w:jc w:val="center"/>
    </w:pPr>
    <w:rPr>
      <w:rFonts w:ascii="Times New Roman" w:hAnsi="Times New Roman"/>
      <w:sz w:val="24"/>
    </w:rPr>
  </w:style>
  <w:style w:type="paragraph" w:customStyle="1" w:styleId="affc">
    <w:name w:val="图像居中"/>
    <w:basedOn w:val="a8"/>
    <w:qFormat/>
    <w:pPr>
      <w:spacing w:line="360" w:lineRule="auto"/>
      <w:jc w:val="center"/>
    </w:pPr>
    <w:rPr>
      <w:rFonts w:ascii="Times New Roman" w:hAnsi="Times New Roman" w:cs="宋体"/>
      <w:sz w:val="24"/>
      <w:szCs w:val="20"/>
    </w:rPr>
  </w:style>
  <w:style w:type="paragraph" w:customStyle="1" w:styleId="51">
    <w:name w:val="5标"/>
    <w:basedOn w:val="5"/>
    <w:qFormat/>
    <w:pPr>
      <w:adjustRightInd w:val="0"/>
      <w:spacing w:before="0" w:after="0" w:line="276" w:lineRule="auto"/>
      <w:jc w:val="left"/>
    </w:pPr>
    <w:rPr>
      <w:rFonts w:ascii="仿宋_GB2312" w:eastAsia="仿宋_GB2312" w:hAnsi="Times New Roman" w:cs="宋体"/>
      <w:spacing w:val="8"/>
      <w:kern w:val="0"/>
      <w:szCs w:val="24"/>
    </w:rPr>
  </w:style>
  <w:style w:type="paragraph" w:customStyle="1" w:styleId="a2">
    <w:name w:val="公式编号"/>
    <w:basedOn w:val="a8"/>
    <w:qFormat/>
    <w:pPr>
      <w:numPr>
        <w:numId w:val="9"/>
      </w:numPr>
      <w:jc w:val="right"/>
    </w:pPr>
    <w:rPr>
      <w:sz w:val="24"/>
      <w:szCs w:val="24"/>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GB231208504115">
    <w:name w:val="样式 仿宋_GB2312 首行缩进:  0.85 厘米 加宽量  0.4 磅 行距: 多倍行距 1.15 字行"/>
    <w:basedOn w:val="a8"/>
    <w:qFormat/>
    <w:pPr>
      <w:adjustRightInd w:val="0"/>
      <w:snapToGrid w:val="0"/>
      <w:spacing w:line="360" w:lineRule="auto"/>
      <w:ind w:firstLine="482"/>
    </w:pPr>
    <w:rPr>
      <w:rFonts w:ascii="Times New Roman" w:hAnsi="宋体" w:cs="Times New Roman"/>
      <w:spacing w:val="8"/>
      <w:sz w:val="24"/>
      <w:szCs w:val="20"/>
    </w:rPr>
  </w:style>
  <w:style w:type="paragraph" w:customStyle="1" w:styleId="61">
    <w:name w:val="样式6"/>
    <w:basedOn w:val="a8"/>
    <w:link w:val="6CharChar"/>
    <w:qFormat/>
    <w:pPr>
      <w:adjustRightInd w:val="0"/>
      <w:snapToGrid w:val="0"/>
      <w:spacing w:line="500" w:lineRule="exact"/>
      <w:ind w:firstLineChars="200" w:firstLine="600"/>
    </w:pPr>
    <w:rPr>
      <w:rFonts w:ascii="仿宋" w:eastAsia="仿宋" w:hAnsi="仿宋" w:cs="Times New Roman"/>
      <w:kern w:val="0"/>
      <w:sz w:val="30"/>
      <w:szCs w:val="30"/>
      <w:lang w:val="zh-CN"/>
    </w:rPr>
  </w:style>
  <w:style w:type="paragraph" w:customStyle="1" w:styleId="affd">
    <w:name w:val="正文(北激)"/>
    <w:basedOn w:val="a8"/>
    <w:link w:val="CharChar3"/>
    <w:uiPriority w:val="99"/>
    <w:qFormat/>
    <w:pPr>
      <w:adjustRightInd w:val="0"/>
      <w:snapToGrid w:val="0"/>
      <w:spacing w:beforeLines="50" w:afterLines="50" w:line="440" w:lineRule="atLeast"/>
      <w:ind w:firstLineChars="200" w:firstLine="480"/>
    </w:pPr>
    <w:rPr>
      <w:rFonts w:ascii="Times New Roman" w:hAnsi="Times New Roman" w:cs="Times New Roman"/>
      <w:snapToGrid w:val="0"/>
      <w:kern w:val="28"/>
      <w:sz w:val="24"/>
      <w:szCs w:val="24"/>
    </w:rPr>
  </w:style>
  <w:style w:type="paragraph" w:customStyle="1" w:styleId="43">
    <w:name w:val="4号正文"/>
    <w:basedOn w:val="a8"/>
    <w:link w:val="4CharChar"/>
    <w:qFormat/>
    <w:pPr>
      <w:adjustRightInd w:val="0"/>
      <w:snapToGrid w:val="0"/>
      <w:spacing w:beforeLines="50" w:afterLines="50" w:line="500" w:lineRule="exact"/>
      <w:ind w:firstLineChars="200" w:firstLine="200"/>
    </w:pPr>
    <w:rPr>
      <w:rFonts w:ascii="Times New Roman" w:hAnsi="Times New Roman" w:cs="宋体"/>
      <w:kern w:val="28"/>
      <w:sz w:val="24"/>
      <w:szCs w:val="24"/>
    </w:rPr>
  </w:style>
  <w:style w:type="paragraph" w:customStyle="1" w:styleId="affe">
    <w:name w:val="首行"/>
    <w:basedOn w:val="a8"/>
    <w:qFormat/>
    <w:rPr>
      <w:rFonts w:ascii="Times New Roman" w:hAnsi="Times New Roman" w:cs="Times New Roman"/>
      <w:sz w:val="24"/>
      <w:szCs w:val="20"/>
    </w:rPr>
  </w:style>
  <w:style w:type="paragraph" w:customStyle="1" w:styleId="afff">
    <w:name w:val="一级条标题"/>
    <w:basedOn w:val="2"/>
    <w:next w:val="af0"/>
    <w:link w:val="CharChar4"/>
    <w:qFormat/>
    <w:pPr>
      <w:numPr>
        <w:numId w:val="0"/>
      </w:numPr>
      <w:tabs>
        <w:tab w:val="clear" w:pos="709"/>
      </w:tabs>
      <w:adjustRightInd/>
      <w:snapToGrid/>
      <w:outlineLvl w:val="2"/>
    </w:pPr>
    <w:rPr>
      <w:rFonts w:ascii="Times New Roman" w:hAnsi="Times New Roman"/>
      <w:b w:val="0"/>
      <w:bCs w:val="0"/>
      <w:color w:val="auto"/>
      <w:szCs w:val="20"/>
      <w:lang w:val="zh-CN"/>
    </w:rPr>
  </w:style>
  <w:style w:type="paragraph" w:customStyle="1" w:styleId="a3">
    <w:name w:val="二级条标题"/>
    <w:basedOn w:val="afff"/>
    <w:next w:val="af0"/>
    <w:link w:val="CharChar5"/>
    <w:qFormat/>
    <w:pPr>
      <w:numPr>
        <w:ilvl w:val="3"/>
        <w:numId w:val="10"/>
      </w:numPr>
      <w:tabs>
        <w:tab w:val="clear" w:pos="431"/>
        <w:tab w:val="clear" w:pos="567"/>
      </w:tabs>
      <w:ind w:left="2100" w:hanging="420"/>
      <w:outlineLvl w:val="3"/>
    </w:pPr>
    <w:rPr>
      <w:rFonts w:ascii="宋体" w:eastAsia="宋体" w:hAnsi="宋体"/>
    </w:rPr>
  </w:style>
  <w:style w:type="paragraph" w:customStyle="1" w:styleId="afff0">
    <w:name w:val="三级条标题"/>
    <w:basedOn w:val="a3"/>
    <w:next w:val="af0"/>
    <w:qFormat/>
    <w:pPr>
      <w:numPr>
        <w:numId w:val="0"/>
      </w:numPr>
      <w:ind w:left="2520" w:hanging="420"/>
      <w:outlineLvl w:val="4"/>
    </w:pPr>
  </w:style>
  <w:style w:type="paragraph" w:customStyle="1" w:styleId="afff1">
    <w:name w:val="四级条标题"/>
    <w:basedOn w:val="afff0"/>
    <w:next w:val="af0"/>
    <w:qFormat/>
    <w:pPr>
      <w:ind w:left="2940"/>
      <w:outlineLvl w:val="5"/>
    </w:pPr>
  </w:style>
  <w:style w:type="paragraph" w:customStyle="1" w:styleId="afff2">
    <w:name w:val="五级条标题"/>
    <w:basedOn w:val="afff1"/>
    <w:next w:val="af0"/>
    <w:qFormat/>
    <w:pPr>
      <w:ind w:left="3360"/>
      <w:outlineLvl w:val="6"/>
    </w:pPr>
  </w:style>
  <w:style w:type="paragraph" w:customStyle="1" w:styleId="24">
    <w:name w:val="正文缩进2字符"/>
    <w:basedOn w:val="a8"/>
    <w:link w:val="2CharChar"/>
    <w:qFormat/>
    <w:pPr>
      <w:spacing w:line="360" w:lineRule="auto"/>
      <w:ind w:firstLineChars="200" w:firstLine="480"/>
    </w:pPr>
    <w:rPr>
      <w:rFonts w:ascii="宋体" w:hAnsi="Times New Roman" w:cs="Times New Roman"/>
      <w:sz w:val="24"/>
      <w:szCs w:val="20"/>
      <w:lang w:val="zh-CN"/>
    </w:rPr>
  </w:style>
  <w:style w:type="paragraph" w:customStyle="1" w:styleId="a7">
    <w:name w:val="正文图标题"/>
    <w:next w:val="af0"/>
    <w:pPr>
      <w:numPr>
        <w:numId w:val="11"/>
      </w:numPr>
      <w:spacing w:line="360" w:lineRule="auto"/>
      <w:ind w:left="3686"/>
      <w:jc w:val="center"/>
    </w:pPr>
    <w:rPr>
      <w:rFonts w:ascii="Times New Roman" w:eastAsia="黑体" w:hAnsi="Times New Roman"/>
      <w:sz w:val="21"/>
    </w:rPr>
  </w:style>
  <w:style w:type="paragraph" w:customStyle="1" w:styleId="afff3">
    <w:name w:val="段"/>
    <w:basedOn w:val="a8"/>
    <w:link w:val="CharChar6"/>
    <w:qFormat/>
    <w:pPr>
      <w:spacing w:line="300" w:lineRule="auto"/>
      <w:ind w:firstLineChars="200" w:firstLine="200"/>
    </w:pPr>
    <w:rPr>
      <w:rFonts w:ascii="宋体" w:hAnsi="Times New Roman" w:cs="Times New Roman"/>
      <w:sz w:val="24"/>
      <w:szCs w:val="24"/>
      <w:lang w:val="zh-CN"/>
    </w:rPr>
  </w:style>
  <w:style w:type="paragraph" w:customStyle="1" w:styleId="10BodyIndent">
    <w:name w:val="10 Body Indent"/>
    <w:basedOn w:val="a8"/>
    <w:link w:val="10BodyIndentCharChar"/>
    <w:qFormat/>
    <w:pPr>
      <w:widowControl/>
      <w:tabs>
        <w:tab w:val="left" w:pos="1350"/>
      </w:tabs>
      <w:autoSpaceDE w:val="0"/>
      <w:autoSpaceDN w:val="0"/>
      <w:adjustRightInd w:val="0"/>
      <w:spacing w:line="480" w:lineRule="auto"/>
    </w:pPr>
    <w:rPr>
      <w:rFonts w:ascii="Cambria" w:eastAsia="Malgun Gothic" w:hAnsi="Cambria"/>
      <w:spacing w:val="-8"/>
      <w:sz w:val="24"/>
      <w:szCs w:val="24"/>
    </w:rPr>
  </w:style>
  <w:style w:type="paragraph" w:customStyle="1" w:styleId="a5">
    <w:name w:val="图题目"/>
    <w:basedOn w:val="afff4"/>
    <w:link w:val="CharChar7"/>
    <w:qFormat/>
    <w:pPr>
      <w:numPr>
        <w:numId w:val="12"/>
      </w:numPr>
      <w:spacing w:line="240" w:lineRule="auto"/>
      <w:ind w:firstLineChars="0" w:firstLine="0"/>
      <w:jc w:val="center"/>
    </w:pPr>
    <w:rPr>
      <w:rFonts w:ascii="Calibri"/>
      <w:szCs w:val="21"/>
    </w:rPr>
  </w:style>
  <w:style w:type="paragraph" w:customStyle="1" w:styleId="afff4">
    <w:name w:val="[段]"/>
    <w:next w:val="a8"/>
    <w:link w:val="CharChar8"/>
    <w:qFormat/>
    <w:pPr>
      <w:autoSpaceDE w:val="0"/>
      <w:autoSpaceDN w:val="0"/>
      <w:spacing w:line="300" w:lineRule="auto"/>
      <w:ind w:firstLineChars="200" w:firstLine="200"/>
      <w:jc w:val="both"/>
    </w:pPr>
    <w:rPr>
      <w:rFonts w:ascii="宋体" w:hAnsi="宋体" w:cs="黑体"/>
      <w:kern w:val="2"/>
      <w:sz w:val="24"/>
      <w:szCs w:val="24"/>
    </w:rPr>
  </w:style>
  <w:style w:type="paragraph" w:customStyle="1" w:styleId="03">
    <w:name w:val="0正文"/>
    <w:basedOn w:val="a8"/>
    <w:link w:val="0CharChar0"/>
    <w:qFormat/>
    <w:pPr>
      <w:spacing w:line="300" w:lineRule="auto"/>
      <w:ind w:firstLineChars="200" w:firstLine="480"/>
    </w:pPr>
    <w:rPr>
      <w:sz w:val="24"/>
      <w:szCs w:val="24"/>
    </w:rPr>
  </w:style>
  <w:style w:type="paragraph" w:customStyle="1" w:styleId="afff5">
    <w:name w:val="正文表标题"/>
    <w:next w:val="afff3"/>
    <w:link w:val="CharChar9"/>
    <w:qFormat/>
    <w:pPr>
      <w:tabs>
        <w:tab w:val="left" w:pos="426"/>
        <w:tab w:val="left" w:pos="600"/>
      </w:tabs>
      <w:spacing w:line="300" w:lineRule="auto"/>
      <w:ind w:left="620" w:hanging="420"/>
      <w:jc w:val="center"/>
    </w:pPr>
    <w:rPr>
      <w:rFonts w:ascii="黑体" w:eastAsia="黑体" w:cs="黑体"/>
      <w:kern w:val="2"/>
      <w:sz w:val="24"/>
      <w:szCs w:val="22"/>
    </w:rPr>
  </w:style>
  <w:style w:type="paragraph" w:customStyle="1" w:styleId="16">
    <w:name w:val="正文_标题1)"/>
    <w:basedOn w:val="a8"/>
    <w:qFormat/>
    <w:pPr>
      <w:tabs>
        <w:tab w:val="left" w:pos="360"/>
        <w:tab w:val="left" w:pos="840"/>
      </w:tabs>
      <w:topLinePunct/>
      <w:adjustRightInd w:val="0"/>
      <w:snapToGrid w:val="0"/>
      <w:spacing w:line="300" w:lineRule="auto"/>
      <w:ind w:firstLineChars="200" w:firstLine="200"/>
      <w:outlineLvl w:val="4"/>
    </w:pPr>
    <w:rPr>
      <w:rFonts w:ascii="Times New Roman" w:hAnsi="Times New Roman" w:cs="Times New Roman"/>
      <w:snapToGrid w:val="0"/>
      <w:sz w:val="24"/>
      <w:szCs w:val="24"/>
    </w:rPr>
  </w:style>
  <w:style w:type="paragraph" w:customStyle="1" w:styleId="afff6">
    <w:name w:val="表中文字"/>
    <w:basedOn w:val="a8"/>
    <w:qFormat/>
    <w:pPr>
      <w:adjustRightInd w:val="0"/>
      <w:snapToGrid w:val="0"/>
    </w:pPr>
    <w:rPr>
      <w:rFonts w:ascii="宋体" w:hAnsi="Times New Roman" w:cs="Times New Roman"/>
      <w:kern w:val="24"/>
      <w:sz w:val="24"/>
      <w:szCs w:val="20"/>
    </w:rPr>
  </w:style>
  <w:style w:type="paragraph" w:customStyle="1" w:styleId="GF">
    <w:name w:val="GF 图片"/>
    <w:basedOn w:val="a8"/>
    <w:next w:val="a8"/>
    <w:link w:val="GFCharChar"/>
    <w:uiPriority w:val="99"/>
    <w:qFormat/>
    <w:pPr>
      <w:keepNext/>
      <w:spacing w:line="500" w:lineRule="atLeast"/>
      <w:jc w:val="center"/>
      <w:textAlignment w:val="baseline"/>
    </w:pPr>
    <w:rPr>
      <w:rFonts w:ascii="Times New Roman" w:eastAsia="仿宋_GB2312" w:hAnsi="Times New Roman" w:cs="Times New Roman"/>
      <w:sz w:val="28"/>
      <w:szCs w:val="24"/>
      <w:lang w:val="zh-CN"/>
    </w:rPr>
  </w:style>
  <w:style w:type="paragraph" w:customStyle="1" w:styleId="Char2CharCharCharCharCharCharCharCharCharCharCharCharCharCharCharCharCharChar">
    <w:name w:val="Char2 Char Char Char Char Char Char Char Char Char Char Char Char Char Char Char Char Char Char"/>
    <w:basedOn w:val="a8"/>
    <w:pPr>
      <w:spacing w:after="160" w:line="240" w:lineRule="exact"/>
    </w:pPr>
    <w:rPr>
      <w:rFonts w:ascii="Verdana" w:hAnsi="Verdana" w:cs="Verdana"/>
      <w:sz w:val="20"/>
      <w:szCs w:val="28"/>
      <w:lang w:eastAsia="en-US"/>
    </w:rPr>
  </w:style>
  <w:style w:type="paragraph" w:customStyle="1" w:styleId="T1">
    <w:name w:val="T1"/>
    <w:basedOn w:val="af2"/>
    <w:link w:val="T1CharChar"/>
    <w:qFormat/>
    <w:pPr>
      <w:spacing w:before="60" w:after="60" w:line="240" w:lineRule="auto"/>
    </w:pPr>
    <w:rPr>
      <w:rFonts w:hAnsi="Times New Roman"/>
      <w:sz w:val="21"/>
      <w:szCs w:val="20"/>
    </w:rPr>
  </w:style>
  <w:style w:type="paragraph" w:customStyle="1" w:styleId="c2">
    <w:name w:val="c2"/>
    <w:basedOn w:val="a8"/>
    <w:link w:val="c2CharChar"/>
    <w:qFormat/>
    <w:pPr>
      <w:tabs>
        <w:tab w:val="left" w:pos="2160"/>
      </w:tabs>
      <w:spacing w:line="360" w:lineRule="auto"/>
      <w:ind w:firstLineChars="200" w:firstLine="480"/>
    </w:pPr>
    <w:rPr>
      <w:rFonts w:ascii="Times New Roman" w:cs="Times New Roman"/>
      <w:sz w:val="24"/>
    </w:rPr>
  </w:style>
  <w:style w:type="paragraph" w:customStyle="1" w:styleId="afff7">
    <w:name w:val="报告正文"/>
    <w:basedOn w:val="a8"/>
    <w:qFormat/>
    <w:pPr>
      <w:spacing w:line="300" w:lineRule="auto"/>
      <w:ind w:firstLine="425"/>
    </w:pPr>
    <w:rPr>
      <w:rFonts w:ascii="Times New Roman" w:hAnsi="Times New Roman" w:cs="Times New Roman"/>
      <w:spacing w:val="-4"/>
      <w:kern w:val="24"/>
      <w:sz w:val="24"/>
      <w:szCs w:val="20"/>
    </w:rPr>
  </w:style>
  <w:style w:type="paragraph" w:customStyle="1" w:styleId="afff8">
    <w:name w:val="标准文件_标准正文"/>
    <w:qFormat/>
    <w:pPr>
      <w:adjustRightInd w:val="0"/>
      <w:snapToGrid w:val="0"/>
      <w:spacing w:line="420" w:lineRule="exact"/>
      <w:ind w:firstLineChars="200" w:firstLine="480"/>
    </w:pPr>
    <w:rPr>
      <w:rFonts w:ascii="宋体" w:hAnsi="宋体"/>
      <w:bCs/>
      <w:snapToGrid w:val="0"/>
      <w:color w:val="000000"/>
      <w:sz w:val="24"/>
      <w:szCs w:val="24"/>
    </w:rPr>
  </w:style>
  <w:style w:type="paragraph" w:customStyle="1" w:styleId="CharCharCharCharCharCharCharCharCharCharCharCharCharCharCharChar">
    <w:name w:val="Char Char Char Char Char Char Char Char Char Char Char Char Char Char Char Char"/>
    <w:basedOn w:val="a8"/>
    <w:pPr>
      <w:widowControl/>
      <w:spacing w:after="160" w:line="240" w:lineRule="exact"/>
      <w:jc w:val="left"/>
    </w:pPr>
    <w:rPr>
      <w:rFonts w:ascii="Arial" w:eastAsia="Times New Roman" w:hAnsi="Arial" w:cs="Verdana"/>
      <w:b/>
      <w:kern w:val="0"/>
      <w:sz w:val="24"/>
      <w:szCs w:val="24"/>
      <w:lang w:eastAsia="en-US"/>
    </w:rPr>
  </w:style>
  <w:style w:type="paragraph" w:customStyle="1" w:styleId="afff9">
    <w:name w:val="图题注"/>
    <w:basedOn w:val="a8"/>
    <w:link w:val="CharChara"/>
    <w:qFormat/>
    <w:pPr>
      <w:jc w:val="center"/>
      <w:textAlignment w:val="center"/>
    </w:pPr>
    <w:rPr>
      <w:rFonts w:cs="Times New Roman"/>
      <w:sz w:val="24"/>
    </w:rPr>
  </w:style>
  <w:style w:type="paragraph" w:customStyle="1" w:styleId="afffa">
    <w:name w:val="（规范性附录）"/>
    <w:next w:val="a8"/>
    <w:pPr>
      <w:tabs>
        <w:tab w:val="left" w:pos="2027"/>
      </w:tabs>
      <w:spacing w:line="360" w:lineRule="auto"/>
      <w:ind w:left="-142" w:firstLine="227"/>
      <w:jc w:val="center"/>
      <w:outlineLvl w:val="0"/>
    </w:pPr>
    <w:rPr>
      <w:rFonts w:ascii="Times New Roman" w:eastAsia="黑体" w:hAnsi="Times New Roman"/>
      <w:sz w:val="24"/>
    </w:rPr>
  </w:style>
  <w:style w:type="paragraph" w:customStyle="1" w:styleId="afffb">
    <w:name w:val="附录表标题"/>
    <w:next w:val="af0"/>
    <w:pPr>
      <w:spacing w:line="360" w:lineRule="auto"/>
      <w:jc w:val="center"/>
      <w:textAlignment w:val="baseline"/>
    </w:pPr>
    <w:rPr>
      <w:rFonts w:ascii="Times New Roman" w:eastAsia="黑体" w:hAnsi="Times New Roman"/>
      <w:kern w:val="21"/>
      <w:sz w:val="21"/>
    </w:rPr>
  </w:style>
  <w:style w:type="paragraph" w:customStyle="1" w:styleId="afffc">
    <w:name w:val="数字编号列项（二级）"/>
    <w:pPr>
      <w:spacing w:line="360" w:lineRule="auto"/>
      <w:ind w:leftChars="400" w:left="1600" w:hangingChars="200" w:hanging="480"/>
      <w:jc w:val="both"/>
    </w:pPr>
    <w:rPr>
      <w:rFonts w:ascii="宋体" w:hAnsi="Times New Roman"/>
      <w:sz w:val="24"/>
    </w:rPr>
  </w:style>
  <w:style w:type="character" w:customStyle="1" w:styleId="0CharChar">
    <w:name w:val="样式0 Char Char"/>
    <w:link w:val="01"/>
    <w:qFormat/>
    <w:rPr>
      <w:rFonts w:ascii="Times New Roman" w:eastAsia="宋体" w:hAnsi="Times New Roman" w:cs="Times New Roman"/>
      <w:sz w:val="24"/>
      <w:szCs w:val="28"/>
    </w:rPr>
  </w:style>
  <w:style w:type="character" w:customStyle="1" w:styleId="af5">
    <w:name w:val="文档结构图 字符"/>
    <w:link w:val="af4"/>
    <w:uiPriority w:val="99"/>
    <w:rPr>
      <w:rFonts w:ascii="宋体" w:eastAsia="宋体"/>
      <w:sz w:val="18"/>
      <w:szCs w:val="18"/>
    </w:rPr>
  </w:style>
  <w:style w:type="character" w:customStyle="1" w:styleId="13">
    <w:name w:val="标题 1 字符"/>
    <w:link w:val="1"/>
    <w:rPr>
      <w:rFonts w:ascii="Times New Roman" w:hAnsi="Times New Roman" w:cs="Times New Roman"/>
      <w:b/>
      <w:bCs/>
      <w:color w:val="000000"/>
      <w:kern w:val="44"/>
      <w:sz w:val="28"/>
      <w:szCs w:val="44"/>
    </w:rPr>
  </w:style>
  <w:style w:type="character" w:customStyle="1" w:styleId="22">
    <w:name w:val="标题 2 字符"/>
    <w:link w:val="2"/>
    <w:rPr>
      <w:rFonts w:ascii="Calibri" w:eastAsia="黑体" w:hAnsi="Calibri" w:cs="Times New Roman"/>
      <w:b/>
      <w:bCs/>
      <w:color w:val="000000"/>
      <w:sz w:val="22"/>
      <w:szCs w:val="24"/>
    </w:rPr>
  </w:style>
  <w:style w:type="character" w:customStyle="1" w:styleId="31">
    <w:name w:val="标题 3 字符"/>
    <w:link w:val="3"/>
    <w:rPr>
      <w:rFonts w:ascii="Times New Roman" w:eastAsia="宋体" w:hAnsi="Times New Roman" w:cs="Times New Roman"/>
      <w:b/>
      <w:kern w:val="0"/>
      <w:sz w:val="24"/>
      <w:szCs w:val="24"/>
    </w:rPr>
  </w:style>
  <w:style w:type="character" w:customStyle="1" w:styleId="41">
    <w:name w:val="标题 4 字符"/>
    <w:link w:val="4"/>
    <w:rsid w:val="009542C6"/>
    <w:rPr>
      <w:rFonts w:ascii="Arial" w:hAnsi="Arial" w:cs="Times New Roman"/>
      <w:b/>
      <w:bCs/>
      <w:kern w:val="2"/>
      <w:sz w:val="22"/>
      <w:szCs w:val="28"/>
    </w:rPr>
  </w:style>
  <w:style w:type="character" w:customStyle="1" w:styleId="af3">
    <w:name w:val="题注 字符"/>
    <w:aliases w:val="Char 字符,图注 字符,图注 Char 字符,题注 Char1 Char 字符,题注 Char Char Char 字符,图注 Char Char Char 字符,Char Char1 Char 字符,图注 Char1 Char 字符,Char Char 字符,Caption Char 字符,题注 Char Char1 字符,Char Char Char Char Char Char1 字符,题注 Char Char1 Char Char 字符,默认段落字体 Char Char 字符"/>
    <w:link w:val="af2"/>
    <w:qFormat/>
    <w:rPr>
      <w:rFonts w:ascii="宋体" w:hAnsi="宋体" w:cs="Times New Roman"/>
      <w:snapToGrid w:val="0"/>
      <w:sz w:val="24"/>
      <w:szCs w:val="24"/>
    </w:rPr>
  </w:style>
  <w:style w:type="character" w:customStyle="1" w:styleId="afd">
    <w:name w:val="页眉 字符"/>
    <w:link w:val="afc"/>
    <w:uiPriority w:val="99"/>
    <w:rPr>
      <w:sz w:val="18"/>
      <w:szCs w:val="18"/>
    </w:rPr>
  </w:style>
  <w:style w:type="character" w:customStyle="1" w:styleId="afb">
    <w:name w:val="页脚 字符"/>
    <w:link w:val="afa"/>
    <w:uiPriority w:val="99"/>
    <w:rPr>
      <w:sz w:val="18"/>
      <w:szCs w:val="18"/>
    </w:rPr>
  </w:style>
  <w:style w:type="character" w:customStyle="1" w:styleId="af9">
    <w:name w:val="批注框文本 字符"/>
    <w:link w:val="af8"/>
    <w:uiPriority w:val="99"/>
    <w:rPr>
      <w:sz w:val="18"/>
      <w:szCs w:val="18"/>
    </w:rPr>
  </w:style>
  <w:style w:type="character" w:customStyle="1" w:styleId="af1">
    <w:name w:val="正文缩进 字符"/>
    <w:link w:val="af0"/>
    <w:uiPriority w:val="99"/>
    <w:rPr>
      <w:rFonts w:ascii="宋体" w:eastAsia="宋体" w:hAnsi="Times New Roman" w:cs="Times New Roman"/>
      <w:sz w:val="24"/>
      <w:szCs w:val="20"/>
    </w:rPr>
  </w:style>
  <w:style w:type="character" w:customStyle="1" w:styleId="CharChar1">
    <w:name w:val="标准正文 Char Char"/>
    <w:link w:val="aff5"/>
    <w:qFormat/>
    <w:rPr>
      <w:rFonts w:ascii="Calibri" w:eastAsia="宋体" w:hAnsi="Calibri" w:cs="Times New Roman"/>
      <w:kern w:val="0"/>
      <w:sz w:val="24"/>
      <w:szCs w:val="24"/>
    </w:rPr>
  </w:style>
  <w:style w:type="character" w:customStyle="1" w:styleId="af7">
    <w:name w:val="正文文本缩进 字符"/>
    <w:link w:val="af6"/>
    <w:rPr>
      <w:rFonts w:ascii="Times New Roman" w:eastAsia="宋体" w:hAnsi="Times New Roman" w:cs="Times New Roman"/>
      <w:sz w:val="28"/>
      <w:szCs w:val="20"/>
    </w:rPr>
  </w:style>
  <w:style w:type="character" w:customStyle="1" w:styleId="50">
    <w:name w:val="标题 5 字符"/>
    <w:link w:val="5"/>
    <w:rPr>
      <w:b/>
      <w:bCs/>
      <w:sz w:val="24"/>
      <w:szCs w:val="28"/>
    </w:rPr>
  </w:style>
  <w:style w:type="character" w:customStyle="1" w:styleId="Char1">
    <w:name w:val="题注 Char1"/>
    <w:qFormat/>
    <w:locked/>
    <w:rPr>
      <w:rFonts w:ascii="Cambria" w:eastAsia="黑体" w:hAnsi="Cambria" w:cs="Times New Roman"/>
      <w:kern w:val="24"/>
      <w:sz w:val="20"/>
      <w:szCs w:val="20"/>
    </w:rPr>
  </w:style>
  <w:style w:type="character" w:customStyle="1" w:styleId="CharChar0">
    <w:name w:val="图片&amp;说明 Char Char"/>
    <w:link w:val="aff4"/>
    <w:qFormat/>
    <w:rPr>
      <w:rFonts w:ascii="Times New Roman" w:eastAsia="宋体" w:hAnsi="Times New Roman" w:cs="Times New Roman"/>
      <w:snapToGrid w:val="0"/>
      <w:szCs w:val="24"/>
    </w:rPr>
  </w:style>
  <w:style w:type="character" w:customStyle="1" w:styleId="805CharChar">
    <w:name w:val="805正文 Char Char"/>
    <w:link w:val="805"/>
    <w:qFormat/>
    <w:rPr>
      <w:rFonts w:ascii="Times New Roman" w:eastAsia="宋体" w:hAnsi="Times New Roman" w:cs="Times New Roman"/>
      <w:sz w:val="24"/>
      <w:szCs w:val="24"/>
    </w:rPr>
  </w:style>
  <w:style w:type="character" w:customStyle="1" w:styleId="CharChar2">
    <w:name w:val="正基 Char Char"/>
    <w:link w:val="affa"/>
    <w:qFormat/>
    <w:rPr>
      <w:rFonts w:ascii="Times New Roman" w:eastAsia="宋体" w:hAnsi="Times New Roman" w:cs="Times New Roman"/>
      <w:sz w:val="24"/>
      <w:szCs w:val="28"/>
    </w:rPr>
  </w:style>
  <w:style w:type="character" w:customStyle="1" w:styleId="1806CharChar">
    <w:name w:val="1806表内容 Char Char"/>
    <w:link w:val="1806"/>
    <w:qFormat/>
    <w:rPr>
      <w:rFonts w:ascii="Times New Roman" w:eastAsia="宋体" w:hAnsi="Times New Roman" w:cs="Times New Roman"/>
      <w:sz w:val="24"/>
      <w:szCs w:val="24"/>
    </w:rPr>
  </w:style>
  <w:style w:type="character" w:customStyle="1" w:styleId="8051CharChar">
    <w:name w:val="805正文1 Char Char"/>
    <w:link w:val="8051"/>
    <w:qFormat/>
    <w:rPr>
      <w:rFonts w:ascii="Times New Roman" w:eastAsia="宋体" w:hAnsi="Times New Roman" w:cs="Times New Roman"/>
      <w:color w:val="000000"/>
      <w:sz w:val="24"/>
      <w:szCs w:val="24"/>
    </w:rPr>
  </w:style>
  <w:style w:type="character" w:customStyle="1" w:styleId="3CharChar">
    <w:name w:val="样式3 Char Char"/>
    <w:link w:val="30"/>
    <w:qFormat/>
    <w:rPr>
      <w:rFonts w:ascii="Times New Roman" w:eastAsia="宋体" w:hAnsi="Times New Roman" w:cs="Times New Roman"/>
      <w:sz w:val="28"/>
      <w:szCs w:val="28"/>
    </w:rPr>
  </w:style>
  <w:style w:type="character" w:customStyle="1" w:styleId="aff2">
    <w:name w:val="列表段落 字符"/>
    <w:aliases w:val="正文内容 字符,M列出段落 字符,00-段落 字符,段落-二代 字符,图例 字符,List Paragraph1 字符,List 字符,列出段落111 字符,列出段落11 字符,插入表格 字符,正文图 字符,text 字符,List Paragraph 字符,编号a. 字符,图名 字符,列出段落3 字符,Z-列出段落 字符,ZZ-列出段落 字符,过程描述ABC 字符,正文一级小标题 字符,文本框 字符,使用列表编号 字符,CPLH列表编号 字符,List1 字符,一章 字符"/>
    <w:link w:val="14"/>
    <w:uiPriority w:val="34"/>
    <w:qFormat/>
    <w:rPr>
      <w:rFonts w:ascii="Calibri" w:eastAsia="宋体" w:hAnsi="Calibri" w:cs="Times New Roman"/>
      <w:sz w:val="24"/>
    </w:rPr>
  </w:style>
  <w:style w:type="character" w:customStyle="1" w:styleId="60">
    <w:name w:val="标题 6 字符"/>
    <w:link w:val="6"/>
    <w:rPr>
      <w:rFonts w:ascii="Arial" w:eastAsia="宋体" w:hAnsi="Arial" w:cs="Times New Roman"/>
      <w:bCs/>
      <w:sz w:val="24"/>
      <w:szCs w:val="24"/>
    </w:rPr>
  </w:style>
  <w:style w:type="character" w:customStyle="1" w:styleId="70">
    <w:name w:val="标题 7 字符"/>
    <w:link w:val="7"/>
    <w:rPr>
      <w:rFonts w:ascii="Times New Roman" w:eastAsia="宋体" w:hAnsi="Times New Roman" w:cs="Times New Roman"/>
      <w:bCs/>
      <w:sz w:val="24"/>
      <w:szCs w:val="24"/>
    </w:rPr>
  </w:style>
  <w:style w:type="character" w:customStyle="1" w:styleId="80">
    <w:name w:val="标题 8 字符"/>
    <w:link w:val="8"/>
    <w:rPr>
      <w:rFonts w:ascii="Arial" w:eastAsia="宋体" w:hAnsi="Arial" w:cs="Times New Roman"/>
      <w:b/>
      <w:sz w:val="24"/>
      <w:szCs w:val="24"/>
    </w:rPr>
  </w:style>
  <w:style w:type="character" w:customStyle="1" w:styleId="90">
    <w:name w:val="标题 9 字符"/>
    <w:link w:val="9"/>
    <w:rPr>
      <w:rFonts w:ascii="Arial" w:eastAsia="宋体" w:hAnsi="Arial" w:cs="Times New Roman"/>
      <w:b/>
      <w:szCs w:val="21"/>
    </w:rPr>
  </w:style>
  <w:style w:type="character" w:customStyle="1" w:styleId="6CharChar">
    <w:name w:val="样式6 Char Char"/>
    <w:link w:val="61"/>
    <w:qFormat/>
    <w:rPr>
      <w:rFonts w:ascii="仿宋" w:eastAsia="仿宋" w:hAnsi="仿宋" w:cs="Times New Roman"/>
      <w:kern w:val="0"/>
      <w:sz w:val="30"/>
      <w:szCs w:val="30"/>
      <w:lang w:val="zh-CN" w:eastAsia="zh-CN"/>
    </w:rPr>
  </w:style>
  <w:style w:type="character" w:customStyle="1" w:styleId="CharChar3">
    <w:name w:val="正文(北激) Char Char"/>
    <w:link w:val="affd"/>
    <w:uiPriority w:val="99"/>
    <w:qFormat/>
    <w:rPr>
      <w:rFonts w:ascii="Times New Roman" w:eastAsia="宋体" w:hAnsi="Times New Roman" w:cs="Times New Roman"/>
      <w:snapToGrid w:val="0"/>
      <w:kern w:val="28"/>
      <w:sz w:val="24"/>
      <w:szCs w:val="24"/>
    </w:rPr>
  </w:style>
  <w:style w:type="character" w:customStyle="1" w:styleId="4CharChar">
    <w:name w:val="4号正文 Char Char"/>
    <w:link w:val="43"/>
    <w:qFormat/>
    <w:locked/>
    <w:rPr>
      <w:rFonts w:ascii="Times New Roman" w:eastAsia="宋体" w:hAnsi="Times New Roman" w:cs="宋体"/>
      <w:kern w:val="28"/>
      <w:sz w:val="24"/>
      <w:szCs w:val="24"/>
    </w:rPr>
  </w:style>
  <w:style w:type="character" w:customStyle="1" w:styleId="CharChar4">
    <w:name w:val="一级条标题 Char Char"/>
    <w:link w:val="afff"/>
    <w:qFormat/>
    <w:rPr>
      <w:rFonts w:ascii="Times New Roman" w:eastAsia="黑体" w:hAnsi="Times New Roman" w:cs="Times New Roman"/>
      <w:sz w:val="24"/>
      <w:szCs w:val="20"/>
      <w:lang w:val="zh-CN" w:eastAsia="zh-CN"/>
    </w:rPr>
  </w:style>
  <w:style w:type="character" w:customStyle="1" w:styleId="2CharChar">
    <w:name w:val="正文缩进2字符 Char Char"/>
    <w:link w:val="24"/>
    <w:qFormat/>
    <w:rPr>
      <w:rFonts w:ascii="宋体" w:eastAsia="宋体" w:hAnsi="Times New Roman" w:cs="Times New Roman"/>
      <w:sz w:val="24"/>
      <w:szCs w:val="20"/>
      <w:lang w:val="zh-CN" w:eastAsia="zh-CN"/>
    </w:rPr>
  </w:style>
  <w:style w:type="character" w:customStyle="1" w:styleId="CharChar6">
    <w:name w:val="段 Char Char"/>
    <w:link w:val="afff3"/>
    <w:qFormat/>
    <w:rPr>
      <w:rFonts w:ascii="宋体" w:eastAsia="宋体" w:hAnsi="Times New Roman" w:cs="Times New Roman"/>
      <w:sz w:val="24"/>
      <w:szCs w:val="24"/>
      <w:lang w:val="zh-CN" w:eastAsia="zh-CN"/>
    </w:rPr>
  </w:style>
  <w:style w:type="character" w:customStyle="1" w:styleId="CharChar">
    <w:name w:val="中文正文 Char Char"/>
    <w:link w:val="aff3"/>
    <w:qFormat/>
    <w:locked/>
    <w:rPr>
      <w:rFonts w:ascii="Times New Roman" w:eastAsia="宋体" w:hAnsi="Times New Roman" w:cs="Times New Roman"/>
      <w:sz w:val="24"/>
      <w:szCs w:val="24"/>
    </w:rPr>
  </w:style>
  <w:style w:type="character" w:customStyle="1" w:styleId="10BodyIndentCharChar">
    <w:name w:val="10 Body Indent Char Char"/>
    <w:link w:val="10BodyIndent"/>
    <w:qFormat/>
    <w:rPr>
      <w:rFonts w:ascii="Cambria" w:eastAsia="Malgun Gothic" w:hAnsi="Cambria"/>
      <w:spacing w:val="-8"/>
      <w:sz w:val="24"/>
      <w:szCs w:val="24"/>
    </w:rPr>
  </w:style>
  <w:style w:type="character" w:customStyle="1" w:styleId="CharChar7">
    <w:name w:val="图题目 Char Char"/>
    <w:link w:val="a5"/>
    <w:qFormat/>
    <w:rPr>
      <w:rFonts w:hAnsi="宋体"/>
      <w:sz w:val="24"/>
      <w:szCs w:val="21"/>
    </w:rPr>
  </w:style>
  <w:style w:type="character" w:customStyle="1" w:styleId="CharChar8">
    <w:name w:val="[段] Char Char"/>
    <w:link w:val="afff4"/>
    <w:rPr>
      <w:rFonts w:ascii="宋体" w:hAnsi="宋体"/>
      <w:sz w:val="24"/>
      <w:szCs w:val="24"/>
      <w:lang w:val="en-US" w:eastAsia="zh-CN"/>
    </w:rPr>
  </w:style>
  <w:style w:type="character" w:customStyle="1" w:styleId="0CharChar0">
    <w:name w:val="0正文 Char Char"/>
    <w:link w:val="03"/>
    <w:qFormat/>
    <w:rPr>
      <w:sz w:val="24"/>
      <w:szCs w:val="24"/>
    </w:rPr>
  </w:style>
  <w:style w:type="character" w:customStyle="1" w:styleId="CharChar9">
    <w:name w:val="正文表标题 Char Char"/>
    <w:link w:val="afff5"/>
    <w:rPr>
      <w:rFonts w:ascii="黑体" w:eastAsia="黑体"/>
      <w:sz w:val="24"/>
    </w:rPr>
  </w:style>
  <w:style w:type="character" w:customStyle="1" w:styleId="afffd">
    <w:name w:val="字符_字红色"/>
    <w:uiPriority w:val="1"/>
    <w:qFormat/>
    <w:rPr>
      <w:color w:val="FF0000"/>
      <w:shd w:val="clear" w:color="auto" w:fill="auto"/>
    </w:rPr>
  </w:style>
  <w:style w:type="character" w:customStyle="1" w:styleId="GFCharChar">
    <w:name w:val="GF 图片 Char Char"/>
    <w:link w:val="GF"/>
    <w:uiPriority w:val="99"/>
    <w:qFormat/>
    <w:rPr>
      <w:rFonts w:ascii="Times New Roman" w:eastAsia="仿宋_GB2312" w:hAnsi="Times New Roman" w:cs="Times New Roman"/>
      <w:sz w:val="28"/>
      <w:szCs w:val="24"/>
      <w:lang w:val="zh-CN" w:eastAsia="zh-CN"/>
    </w:rPr>
  </w:style>
  <w:style w:type="character" w:customStyle="1" w:styleId="17">
    <w:name w:val="占位符文本1"/>
    <w:uiPriority w:val="99"/>
    <w:semiHidden/>
    <w:qFormat/>
    <w:rPr>
      <w:color w:val="808080"/>
    </w:rPr>
  </w:style>
  <w:style w:type="character" w:customStyle="1" w:styleId="T1CharChar">
    <w:name w:val="T1 Char Char"/>
    <w:link w:val="T1"/>
    <w:qFormat/>
    <w:rPr>
      <w:rFonts w:ascii="Times New Roman" w:eastAsia="宋体" w:hAnsi="Times New Roman" w:cs="Times New Roman"/>
      <w:snapToGrid w:val="0"/>
      <w:szCs w:val="20"/>
    </w:rPr>
  </w:style>
  <w:style w:type="character" w:customStyle="1" w:styleId="c2CharChar">
    <w:name w:val="c2 Char Char"/>
    <w:link w:val="c2"/>
    <w:qFormat/>
    <w:rPr>
      <w:rFonts w:ascii="Times New Roman" w:eastAsia="宋体" w:hAnsi="Calibri" w:cs="Times New Roman"/>
      <w:sz w:val="24"/>
    </w:rPr>
  </w:style>
  <w:style w:type="character" w:customStyle="1" w:styleId="sw">
    <w:name w:val="sw_倾斜"/>
    <w:qFormat/>
    <w:rPr>
      <w:i/>
    </w:rPr>
  </w:style>
  <w:style w:type="character" w:customStyle="1" w:styleId="18">
    <w:name w:val="未处理的提及1"/>
    <w:uiPriority w:val="99"/>
    <w:semiHidden/>
    <w:unhideWhenUsed/>
    <w:qFormat/>
    <w:rPr>
      <w:color w:val="605E5C"/>
      <w:shd w:val="clear" w:color="auto" w:fill="E1DFDD"/>
    </w:rPr>
  </w:style>
  <w:style w:type="character" w:customStyle="1" w:styleId="af">
    <w:name w:val="批注文字 字符"/>
    <w:link w:val="ad"/>
    <w:uiPriority w:val="99"/>
    <w:rPr>
      <w:rFonts w:ascii="Calibri" w:eastAsia="宋体" w:hAnsi="Calibri" w:cs="黑体"/>
      <w:kern w:val="2"/>
      <w:sz w:val="21"/>
      <w:szCs w:val="22"/>
    </w:rPr>
  </w:style>
  <w:style w:type="character" w:customStyle="1" w:styleId="ae">
    <w:name w:val="批注主题 字符"/>
    <w:link w:val="ac"/>
    <w:uiPriority w:val="99"/>
    <w:rPr>
      <w:rFonts w:ascii="Calibri" w:eastAsia="宋体" w:hAnsi="Calibri" w:cs="黑体"/>
      <w:b/>
      <w:bCs/>
      <w:kern w:val="2"/>
      <w:sz w:val="21"/>
      <w:szCs w:val="22"/>
    </w:rPr>
  </w:style>
  <w:style w:type="character" w:customStyle="1" w:styleId="CharChara">
    <w:name w:val="图题注 Char Char"/>
    <w:link w:val="afff9"/>
    <w:rPr>
      <w:kern w:val="2"/>
      <w:sz w:val="24"/>
      <w:szCs w:val="22"/>
    </w:rPr>
  </w:style>
  <w:style w:type="character" w:customStyle="1" w:styleId="CharChar5">
    <w:name w:val="二级条标题 Char Char"/>
    <w:link w:val="a3"/>
    <w:rPr>
      <w:rFonts w:ascii="宋体" w:hAnsi="宋体"/>
      <w:kern w:val="2"/>
      <w:sz w:val="22"/>
      <w:lang w:val="zh-CN"/>
    </w:rPr>
  </w:style>
  <w:style w:type="paragraph" w:styleId="afffe">
    <w:name w:val="List Paragraph"/>
    <w:aliases w:val="正文内容,M列出段落,00-段落,段落-二代,图例,List Paragraph1,List,列出段落111,列出段落11,插入表格,正文图,text,List Paragraph,编号a.,图名,列出段落3,Z-列出段落,ZZ-列出段落,过程描述ABC,正文一级小标题,文本框,使用列表编号,CPLH列表编号,List1,一章,中间段落,（黄底红字）,C503-正文,编号1),第一章 标题,lp1,符号列表,正文111111,正文123,列出段落12,Bullet List"/>
    <w:basedOn w:val="a8"/>
    <w:uiPriority w:val="34"/>
    <w:qFormat/>
    <w:rsid w:val="00A02462"/>
    <w:pPr>
      <w:ind w:firstLineChars="200" w:firstLine="420"/>
    </w:pPr>
    <w:rPr>
      <w:rFonts w:ascii="Times New Roman" w:hAnsi="Times New Roman" w:cs="Times New Roman"/>
      <w:szCs w:val="20"/>
    </w:rPr>
  </w:style>
  <w:style w:type="paragraph" w:customStyle="1" w:styleId="my10">
    <w:name w:val="my正文1"/>
    <w:link w:val="my11"/>
    <w:qFormat/>
    <w:rsid w:val="00983FD0"/>
    <w:pPr>
      <w:spacing w:line="360" w:lineRule="auto"/>
      <w:ind w:firstLine="482"/>
      <w:jc w:val="both"/>
    </w:pPr>
    <w:rPr>
      <w:rFonts w:ascii="Times New Roman" w:hAnsi="Times New Roman" w:cs="Times New Roman"/>
      <w:snapToGrid w:val="0"/>
      <w:kern w:val="2"/>
      <w:sz w:val="24"/>
    </w:rPr>
  </w:style>
  <w:style w:type="character" w:customStyle="1" w:styleId="my11">
    <w:name w:val="my正文1 字符"/>
    <w:link w:val="my10"/>
    <w:rsid w:val="00983FD0"/>
    <w:rPr>
      <w:rFonts w:ascii="Times New Roman" w:hAnsi="Times New Roman" w:cs="Times New Roman"/>
      <w:snapToGrid w:val="0"/>
      <w:kern w:val="2"/>
      <w:sz w:val="24"/>
    </w:rPr>
  </w:style>
  <w:style w:type="paragraph" w:customStyle="1" w:styleId="my">
    <w:name w:val="my表格文本"/>
    <w:link w:val="my0"/>
    <w:qFormat/>
    <w:rsid w:val="00E520DA"/>
    <w:pPr>
      <w:jc w:val="center"/>
    </w:pPr>
    <w:rPr>
      <w:rFonts w:ascii="Times New Roman" w:eastAsia="黑体" w:hAnsi="Times New Roman" w:cs="宋体"/>
      <w:kern w:val="2"/>
      <w:sz w:val="21"/>
    </w:rPr>
  </w:style>
  <w:style w:type="character" w:customStyle="1" w:styleId="my0">
    <w:name w:val="my表格文本 字符"/>
    <w:link w:val="my"/>
    <w:rsid w:val="00E520DA"/>
    <w:rPr>
      <w:rFonts w:ascii="Times New Roman" w:eastAsia="黑体" w:hAnsi="Times New Roman" w:cs="宋体"/>
      <w:kern w:val="2"/>
      <w:sz w:val="21"/>
    </w:rPr>
  </w:style>
  <w:style w:type="table" w:customStyle="1" w:styleId="112">
    <w:name w:val="自定义11"/>
    <w:basedOn w:val="aa"/>
    <w:next w:val="affff"/>
    <w:qFormat/>
    <w:rsid w:val="00711D1A"/>
    <w:pPr>
      <w:widowControl w:val="0"/>
      <w:spacing w:line="360" w:lineRule="auto"/>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
    <w:name w:val="Table Grid"/>
    <w:basedOn w:val="aa"/>
    <w:uiPriority w:val="99"/>
    <w:rsid w:val="00711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1">
    <w:name w:val="my标题1"/>
    <w:basedOn w:val="1"/>
    <w:qFormat/>
    <w:rsid w:val="008F2D69"/>
    <w:pPr>
      <w:numPr>
        <w:numId w:val="30"/>
      </w:numPr>
      <w:tabs>
        <w:tab w:val="clear" w:pos="431"/>
      </w:tabs>
      <w:spacing w:before="0" w:after="0" w:line="360" w:lineRule="auto"/>
    </w:pPr>
    <w:rPr>
      <w:rFonts w:eastAsia="黑体"/>
      <w:b w:val="0"/>
      <w:color w:val="auto"/>
    </w:rPr>
  </w:style>
  <w:style w:type="paragraph" w:customStyle="1" w:styleId="my2">
    <w:name w:val="my标题2"/>
    <w:basedOn w:val="2"/>
    <w:qFormat/>
    <w:rsid w:val="008F2D69"/>
    <w:pPr>
      <w:numPr>
        <w:numId w:val="30"/>
      </w:numPr>
      <w:tabs>
        <w:tab w:val="clear" w:pos="431"/>
        <w:tab w:val="clear" w:pos="567"/>
        <w:tab w:val="clear" w:pos="709"/>
      </w:tabs>
      <w:adjustRightInd/>
      <w:snapToGrid/>
      <w:spacing w:beforeLines="0"/>
      <w:jc w:val="left"/>
    </w:pPr>
    <w:rPr>
      <w:rFonts w:ascii="Times New Roman" w:hAnsi="Times New Roman"/>
      <w:b w:val="0"/>
      <w:color w:val="auto"/>
      <w:sz w:val="24"/>
      <w:szCs w:val="32"/>
    </w:rPr>
  </w:style>
  <w:style w:type="paragraph" w:customStyle="1" w:styleId="my3">
    <w:name w:val="my标题3"/>
    <w:basedOn w:val="3"/>
    <w:link w:val="my30"/>
    <w:qFormat/>
    <w:rsid w:val="008F2D69"/>
    <w:pPr>
      <w:keepNext/>
      <w:keepLines/>
      <w:numPr>
        <w:numId w:val="30"/>
      </w:numPr>
      <w:tabs>
        <w:tab w:val="clear" w:pos="431"/>
        <w:tab w:val="clear" w:pos="567"/>
        <w:tab w:val="clear" w:pos="1134"/>
      </w:tabs>
      <w:adjustRightInd/>
      <w:snapToGrid/>
      <w:spacing w:beforeLines="0"/>
      <w:jc w:val="left"/>
    </w:pPr>
    <w:rPr>
      <w:rFonts w:eastAsia="黑体"/>
      <w:b w:val="0"/>
      <w:bCs/>
      <w:kern w:val="2"/>
      <w:szCs w:val="32"/>
    </w:rPr>
  </w:style>
  <w:style w:type="character" w:customStyle="1" w:styleId="my30">
    <w:name w:val="my标题3 字符"/>
    <w:link w:val="my3"/>
    <w:rsid w:val="008F2D69"/>
    <w:rPr>
      <w:rFonts w:ascii="Times New Roman" w:eastAsia="黑体" w:hAnsi="Times New Roman" w:cs="Times New Roman"/>
      <w:bCs/>
      <w:kern w:val="2"/>
      <w:sz w:val="24"/>
      <w:szCs w:val="32"/>
    </w:rPr>
  </w:style>
  <w:style w:type="character" w:styleId="affff0">
    <w:name w:val="Unresolved Mention"/>
    <w:basedOn w:val="a9"/>
    <w:uiPriority w:val="99"/>
    <w:semiHidden/>
    <w:unhideWhenUsed/>
    <w:rsid w:val="005E6F00"/>
    <w:rPr>
      <w:color w:val="605E5C"/>
      <w:shd w:val="clear" w:color="auto" w:fill="E1DFDD"/>
    </w:rPr>
  </w:style>
  <w:style w:type="paragraph" w:styleId="affff1">
    <w:name w:val="Revision"/>
    <w:hidden/>
    <w:uiPriority w:val="99"/>
    <w:semiHidden/>
    <w:rsid w:val="00366F7F"/>
    <w:rPr>
      <w:rFonts w:cs="黑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comments" Target="comments.xml"/><Relationship Id="rId26" Type="http://schemas.openxmlformats.org/officeDocument/2006/relationships/image" Target="media/image5.png"/><Relationship Id="rId39" Type="http://schemas.openxmlformats.org/officeDocument/2006/relationships/image" Target="media/image18.png"/><Relationship Id="rId21" Type="http://schemas.microsoft.com/office/2018/08/relationships/commentsExtensible" Target="commentsExtensible.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package" Target="embeddings/Microsoft_Visio_Drawing.vsdx"/><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settings" Target="settings.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emf"/><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image" Target="media/image30.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microsoft.com/office/2011/relationships/people" Target="people.xml"/><Relationship Id="rId20" Type="http://schemas.microsoft.com/office/2016/09/relationships/commentsIds" Target="commentsIds.xml"/><Relationship Id="rId41" Type="http://schemas.openxmlformats.org/officeDocument/2006/relationships/image" Target="media/image20.png"/><Relationship Id="rId54" Type="http://schemas.openxmlformats.org/officeDocument/2006/relationships/hyperlink" Target="https://list.szlcsc.com/brand/11403.html?spm=sc.it.pd.pp___sc.gbn.xh1.zy.n&amp;lcsc_vid=QllYXgAFTwMPVVIFRFBeUlYFFlNZAQFfEgNbUQcCFlMxVlNTQ1FYUlFRRlFWUTsOAxUeFF5JWBIBSRccGwIdBEoFGAxBAAgJFQACSQwSGg0%3D"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package" Target="embeddings/Microsoft_Visio_Drawing1.vsdx"/><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oter" Target="footer5.xm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5" textRotate="1"/>
    <customShpInfo spid="_x0000_s1036" textRotate="1"/>
    <customShpInfo spid="_x0000_s1037" textRotate="1"/>
    <customShpInfo spid="_x0000_s1038" textRotate="1"/>
    <customShpInfo spid="_x0000_s1039" textRotate="1"/>
    <customShpInfo spid="_x0000_s1040" textRotate="1"/>
    <customShpInfo spid="_x0000_s1041" textRotate="1"/>
    <customShpInfo spid="_x0000_s1042" textRotate="1"/>
    <customShpInfo spid="_x0000_s1043" textRotate="1"/>
    <customShpInfo spid="_x0000_s1044" textRotate="1"/>
    <customShpInfo spid="_x0000_s1045" textRotate="1"/>
    <customShpInfo spid="_x0000_s1047" textRotate="1"/>
    <customShpInfo spid="_x0000_s1048" textRotate="1"/>
    <customShpInfo spid="_x0000_s1050" textRotate="1"/>
    <customShpInfo spid="_x0000_s1051" textRotate="1"/>
    <customShpInfo spid="_x0000_s1067" textRotate="1"/>
    <customShpInfo spid="_x0000_s1068" textRotate="1"/>
    <customShpInfo spid="_x0000_s1069" textRotate="1"/>
    <customShpInfo spid="_x0000_s1070" textRotate="1"/>
    <customShpInfo spid="_x0000_s1071" textRotate="1"/>
    <customShpInfo spid="_x0000_s1079" textRotate="1"/>
    <customShpInfo spid="_x0000_s1080" textRotate="1"/>
    <customShpInfo spid="_x0000_s1081" textRotate="1"/>
    <customShpInfo spid="_x0000_s1084" textRotate="1"/>
    <customShpInfo spid="_x0000_s1092" textRotate="1"/>
    <customShpInfo spid="_x0000_s1093" textRotate="1"/>
    <customShpInfo spid="_x0000_s1094" textRotate="1"/>
  </customShpExts>
</s:customData>
</file>

<file path=customXml/itemProps1.xml><?xml version="1.0" encoding="utf-8"?>
<ds:datastoreItem xmlns:ds="http://schemas.openxmlformats.org/officeDocument/2006/customXml" ds:itemID="{C6C4F836-24C2-4F5F-A354-7C61AD05E4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4695</TotalTime>
  <Pages>1</Pages>
  <Words>3680</Words>
  <Characters>20979</Characters>
  <Application>Microsoft Office Word</Application>
  <DocSecurity>0</DocSecurity>
  <Lines>174</Lines>
  <Paragraphs>49</Paragraphs>
  <ScaleCrop>false</ScaleCrop>
  <Company/>
  <LinksUpToDate>false</LinksUpToDate>
  <CharactersWithSpaces>24610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WangWP</dc:creator>
  <cp:lastModifiedBy>ying yun</cp:lastModifiedBy>
  <cp:revision>147</cp:revision>
  <dcterms:created xsi:type="dcterms:W3CDTF">2025-07-02T02:19:00Z</dcterms:created>
  <dcterms:modified xsi:type="dcterms:W3CDTF">2025-10-07T15:35:00Z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2052-9.1.0.4405</vt:lpwstr>
  </property>
</Properties>
</file>