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66582" w14:textId="77777777" w:rsidR="00225F74" w:rsidRDefault="00225F74" w:rsidP="00225F74">
      <w:pPr>
        <w:ind w:firstLineChars="0" w:firstLine="0"/>
        <w:jc w:val="center"/>
        <w:rPr>
          <w:rFonts w:ascii="黑体" w:eastAsia="黑体" w:hAnsi="黑体"/>
          <w:color w:val="000000"/>
          <w:sz w:val="36"/>
          <w:szCs w:val="36"/>
        </w:rPr>
      </w:pPr>
      <w:bookmarkStart w:id="0" w:name="_Toc115604219"/>
      <w:bookmarkStart w:id="1" w:name="_Toc179626010"/>
      <w:r>
        <w:rPr>
          <w:rFonts w:ascii="黑体" w:eastAsia="黑体" w:hAnsi="黑体" w:hint="eastAsia"/>
          <w:color w:val="000000"/>
          <w:sz w:val="36"/>
          <w:szCs w:val="36"/>
        </w:rPr>
        <w:t>激光器通信协议</w:t>
      </w:r>
    </w:p>
    <w:p w14:paraId="2380ED57" w14:textId="77777777" w:rsidR="00185758" w:rsidRDefault="00185758" w:rsidP="00CB1FC8">
      <w:pPr>
        <w:pStyle w:val="1"/>
        <w:rPr>
          <w:color w:val="000000"/>
        </w:rPr>
      </w:pPr>
      <w:r>
        <w:rPr>
          <w:color w:val="000000"/>
        </w:rPr>
        <w:t>接口要求</w:t>
      </w:r>
      <w:bookmarkStart w:id="2" w:name="_Toc401234438"/>
      <w:bookmarkEnd w:id="0"/>
      <w:bookmarkEnd w:id="1"/>
    </w:p>
    <w:p w14:paraId="241DF687" w14:textId="77777777" w:rsidR="00536FDD" w:rsidRDefault="00536FDD" w:rsidP="00536FDD">
      <w:pPr>
        <w:pStyle w:val="2"/>
        <w:rPr>
          <w:color w:val="000000"/>
        </w:rPr>
      </w:pPr>
      <w:bookmarkStart w:id="3" w:name="_Toc179626011"/>
      <w:bookmarkStart w:id="4" w:name="_Toc115604232"/>
      <w:bookmarkEnd w:id="2"/>
      <w:r>
        <w:rPr>
          <w:rFonts w:hint="eastAsia"/>
          <w:color w:val="000000"/>
        </w:rPr>
        <w:t>物理层约定</w:t>
      </w:r>
      <w:bookmarkEnd w:id="3"/>
    </w:p>
    <w:p w14:paraId="2C875D4E" w14:textId="77777777" w:rsidR="00EC17FB" w:rsidRDefault="00841951" w:rsidP="00536FDD">
      <w:pPr>
        <w:pStyle w:val="afffff2"/>
        <w:spacing w:before="120"/>
        <w:ind w:firstLine="480"/>
        <w:rPr>
          <w:color w:val="000000"/>
        </w:rPr>
      </w:pPr>
      <w:r>
        <w:rPr>
          <w:rFonts w:hint="eastAsia"/>
          <w:color w:val="000000"/>
        </w:rPr>
        <w:t>上位机</w:t>
      </w:r>
      <w:r w:rsidR="00536FDD">
        <w:rPr>
          <w:rFonts w:hint="eastAsia"/>
          <w:color w:val="000000"/>
        </w:rPr>
        <w:t>单元与激光器单元间通过</w:t>
      </w:r>
      <w:r w:rsidR="00536FDD">
        <w:rPr>
          <w:rFonts w:hint="eastAsia"/>
          <w:color w:val="000000"/>
        </w:rPr>
        <w:t>RS422</w:t>
      </w:r>
      <w:r w:rsidR="00536FDD">
        <w:rPr>
          <w:rFonts w:hint="eastAsia"/>
          <w:color w:val="000000"/>
        </w:rPr>
        <w:t>接口进行指令发送与应答返回方式进行通信，其中</w:t>
      </w:r>
      <w:r w:rsidR="0082068F">
        <w:rPr>
          <w:rFonts w:hint="eastAsia"/>
          <w:color w:val="000000"/>
        </w:rPr>
        <w:t>上位机</w:t>
      </w:r>
      <w:r w:rsidR="00536FDD">
        <w:rPr>
          <w:rFonts w:hint="eastAsia"/>
          <w:color w:val="000000"/>
        </w:rPr>
        <w:t>作为主机设备，激光器单元作为从机设备。</w:t>
      </w:r>
    </w:p>
    <w:p w14:paraId="60133F05" w14:textId="77777777" w:rsidR="00536FDD" w:rsidRDefault="00536FDD" w:rsidP="00024661">
      <w:pPr>
        <w:pStyle w:val="afffff2"/>
        <w:tabs>
          <w:tab w:val="left" w:pos="1476"/>
        </w:tabs>
        <w:spacing w:before="120"/>
        <w:ind w:firstLine="480"/>
        <w:rPr>
          <w:color w:val="000000"/>
        </w:rPr>
      </w:pPr>
    </w:p>
    <w:p w14:paraId="5D6579CF" w14:textId="77777777" w:rsidR="00185758" w:rsidRDefault="00185758" w:rsidP="009D7685">
      <w:pPr>
        <w:pStyle w:val="2"/>
        <w:rPr>
          <w:color w:val="000000"/>
        </w:rPr>
      </w:pPr>
      <w:bookmarkStart w:id="5" w:name="_Toc179626012"/>
      <w:r>
        <w:rPr>
          <w:color w:val="000000"/>
        </w:rPr>
        <w:t>链路层协议</w:t>
      </w:r>
      <w:bookmarkEnd w:id="4"/>
      <w:bookmarkEnd w:id="5"/>
    </w:p>
    <w:p w14:paraId="18FECF9F" w14:textId="77777777" w:rsidR="009D7685" w:rsidRDefault="009D7685" w:rsidP="009D7685">
      <w:pPr>
        <w:pStyle w:val="0"/>
        <w:ind w:firstLine="480"/>
        <w:rPr>
          <w:color w:val="000000"/>
        </w:rPr>
      </w:pPr>
      <w:bookmarkStart w:id="6" w:name="_Hlk174978071"/>
      <w:r>
        <w:rPr>
          <w:rFonts w:hint="eastAsia"/>
          <w:color w:val="000000"/>
        </w:rPr>
        <w:t>激光器与</w:t>
      </w:r>
      <w:r w:rsidR="0082068F">
        <w:rPr>
          <w:rFonts w:hint="eastAsia"/>
          <w:color w:val="000000"/>
        </w:rPr>
        <w:t>上位机</w:t>
      </w:r>
      <w:r>
        <w:rPr>
          <w:rFonts w:hint="eastAsia"/>
          <w:color w:val="000000"/>
        </w:rPr>
        <w:t>之间的数据传输采用</w:t>
      </w:r>
      <w:r>
        <w:rPr>
          <w:rFonts w:hint="eastAsia"/>
          <w:color w:val="000000"/>
        </w:rPr>
        <w:t>RS422</w:t>
      </w:r>
      <w:r>
        <w:rPr>
          <w:rFonts w:hint="eastAsia"/>
          <w:color w:val="000000"/>
        </w:rPr>
        <w:t>协议，用于</w:t>
      </w:r>
      <w:r>
        <w:rPr>
          <w:color w:val="000000"/>
        </w:rPr>
        <w:t>传输</w:t>
      </w:r>
      <w:r>
        <w:rPr>
          <w:rFonts w:hint="eastAsia"/>
          <w:color w:val="000000"/>
        </w:rPr>
        <w:t>激光器工作温度、出光功率等状态数据。</w:t>
      </w:r>
      <w:r w:rsidR="00EF4F5C">
        <w:rPr>
          <w:rFonts w:hint="eastAsia"/>
          <w:color w:val="000000"/>
        </w:rPr>
        <w:t>采用</w:t>
      </w:r>
      <w:r w:rsidR="00EF4F5C">
        <w:rPr>
          <w:rFonts w:hint="eastAsia"/>
          <w:color w:val="000000"/>
        </w:rPr>
        <w:t>921.6kbps</w:t>
      </w:r>
      <w:r w:rsidR="00EF4F5C">
        <w:rPr>
          <w:rFonts w:hint="eastAsia"/>
          <w:color w:val="000000"/>
        </w:rPr>
        <w:t>±</w:t>
      </w:r>
      <w:r w:rsidR="00EF4F5C">
        <w:rPr>
          <w:rFonts w:hint="eastAsia"/>
          <w:color w:val="000000"/>
        </w:rPr>
        <w:t>3%</w:t>
      </w:r>
      <w:r w:rsidR="00EF4F5C">
        <w:rPr>
          <w:rFonts w:hint="eastAsia"/>
          <w:color w:val="000000"/>
        </w:rPr>
        <w:t>的波特率。链路层采用</w:t>
      </w:r>
      <w:r w:rsidR="00EF4F5C">
        <w:rPr>
          <w:rFonts w:hint="eastAsia"/>
          <w:color w:val="000000"/>
        </w:rPr>
        <w:t>12</w:t>
      </w:r>
      <w:r w:rsidR="00EF4F5C">
        <w:rPr>
          <w:rFonts w:hint="eastAsia"/>
          <w:color w:val="000000"/>
        </w:rPr>
        <w:t>位有效数据长度，包括</w:t>
      </w:r>
      <w:r w:rsidR="00EF4F5C">
        <w:rPr>
          <w:rFonts w:hint="eastAsia"/>
          <w:color w:val="000000"/>
        </w:rPr>
        <w:t>1</w:t>
      </w:r>
      <w:r w:rsidR="00EF4F5C">
        <w:rPr>
          <w:rFonts w:hint="eastAsia"/>
          <w:color w:val="000000"/>
        </w:rPr>
        <w:t>位起始位，</w:t>
      </w:r>
      <w:r w:rsidR="00EF4F5C">
        <w:rPr>
          <w:rFonts w:hint="eastAsia"/>
          <w:color w:val="000000"/>
        </w:rPr>
        <w:t>8</w:t>
      </w:r>
      <w:r w:rsidR="00EF4F5C">
        <w:rPr>
          <w:rFonts w:hint="eastAsia"/>
          <w:color w:val="000000"/>
        </w:rPr>
        <w:t>位数据位（低位在前），</w:t>
      </w:r>
      <w:r w:rsidR="00EF4F5C">
        <w:rPr>
          <w:rFonts w:hint="eastAsia"/>
          <w:color w:val="000000"/>
        </w:rPr>
        <w:t>1</w:t>
      </w:r>
      <w:r w:rsidR="00EF4F5C">
        <w:rPr>
          <w:rFonts w:hint="eastAsia"/>
          <w:color w:val="000000"/>
        </w:rPr>
        <w:t>位奇校验位，</w:t>
      </w:r>
      <w:r w:rsidR="00EF4F5C">
        <w:rPr>
          <w:rFonts w:hint="eastAsia"/>
          <w:color w:val="000000"/>
        </w:rPr>
        <w:t>2</w:t>
      </w:r>
      <w:r w:rsidR="00EF4F5C">
        <w:rPr>
          <w:rFonts w:hint="eastAsia"/>
          <w:color w:val="000000"/>
        </w:rPr>
        <w:t>位停止位。多字节传送时，先传送低字节数据，再传送高字节数据。</w:t>
      </w:r>
      <w:r w:rsidR="0082068F">
        <w:rPr>
          <w:rFonts w:hint="eastAsia"/>
          <w:color w:val="000000"/>
        </w:rPr>
        <w:t>上位机</w:t>
      </w:r>
      <w:r w:rsidR="00296FD8">
        <w:rPr>
          <w:rFonts w:hint="eastAsia"/>
          <w:color w:val="000000"/>
        </w:rPr>
        <w:t>与激光器之间通过隔离型</w:t>
      </w:r>
      <w:r w:rsidR="00296FD8">
        <w:rPr>
          <w:rFonts w:hint="eastAsia"/>
          <w:color w:val="000000"/>
        </w:rPr>
        <w:t>LVDS</w:t>
      </w:r>
      <w:r w:rsidR="00296FD8">
        <w:rPr>
          <w:rFonts w:hint="eastAsia"/>
          <w:color w:val="000000"/>
        </w:rPr>
        <w:t>接口（</w:t>
      </w:r>
      <w:r w:rsidR="00296FD8">
        <w:rPr>
          <w:rFonts w:hint="eastAsia"/>
          <w:color w:val="000000"/>
        </w:rPr>
        <w:t>1.5</w:t>
      </w:r>
      <w:r w:rsidR="00296FD8">
        <w:rPr>
          <w:rFonts w:hint="eastAsia"/>
          <w:color w:val="000000"/>
        </w:rPr>
        <w:t>对收发）进行同步发送与接收。</w:t>
      </w:r>
    </w:p>
    <w:p w14:paraId="026FBCF0" w14:textId="77777777" w:rsidR="009D7685" w:rsidRDefault="009D7685" w:rsidP="009D7685">
      <w:pPr>
        <w:pStyle w:val="0"/>
        <w:ind w:firstLine="480"/>
        <w:rPr>
          <w:color w:val="000000"/>
        </w:rPr>
      </w:pPr>
      <w:r>
        <w:rPr>
          <w:rFonts w:hint="eastAsia"/>
          <w:color w:val="000000"/>
        </w:rPr>
        <w:t>激光器采用外触发工作模式，由系统</w:t>
      </w:r>
      <w:r>
        <w:rPr>
          <w:color w:val="000000"/>
        </w:rPr>
        <w:t>提供</w:t>
      </w:r>
      <w:r>
        <w:rPr>
          <w:rFonts w:hint="eastAsia"/>
          <w:color w:val="000000"/>
        </w:rPr>
        <w:t>外触发信号；同时需向系统输出光取样信号。激光器外触发信号、光脉冲以及光取样信号的时序图如下图所示。</w:t>
      </w:r>
    </w:p>
    <w:p w14:paraId="13B0032E" w14:textId="77777777" w:rsidR="004763A2" w:rsidRDefault="003331A0" w:rsidP="004763A2">
      <w:pPr>
        <w:pStyle w:val="0"/>
        <w:ind w:firstLineChars="0" w:firstLine="0"/>
        <w:jc w:val="center"/>
        <w:rPr>
          <w:color w:val="000000"/>
        </w:rPr>
      </w:pPr>
      <w:r>
        <w:rPr>
          <w:noProof/>
        </w:rPr>
        <w:pict w14:anchorId="5C7CC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96pt;height:137.45pt;visibility:visible">
            <v:imagedata r:id="rId8" o:title=""/>
          </v:shape>
        </w:pict>
      </w:r>
    </w:p>
    <w:p w14:paraId="6276B3D5" w14:textId="77777777" w:rsidR="009D7685" w:rsidRDefault="009D7685" w:rsidP="006E42E4">
      <w:pPr>
        <w:pStyle w:val="0"/>
        <w:ind w:firstLineChars="0" w:firstLine="0"/>
        <w:jc w:val="center"/>
        <w:rPr>
          <w:color w:val="000000"/>
        </w:rPr>
      </w:pPr>
    </w:p>
    <w:p w14:paraId="7EDDE517" w14:textId="77777777" w:rsidR="006E42E4" w:rsidRDefault="006E42E4" w:rsidP="006E42E4">
      <w:pPr>
        <w:pStyle w:val="0"/>
        <w:ind w:firstLineChars="0" w:firstLine="0"/>
        <w:jc w:val="center"/>
        <w:rPr>
          <w:rFonts w:ascii="黑体" w:eastAsia="黑体" w:hAnsi="黑体"/>
          <w:color w:val="000000"/>
        </w:rPr>
      </w:pPr>
      <w:r>
        <w:rPr>
          <w:rFonts w:ascii="黑体" w:eastAsia="黑体" w:hAnsi="黑体" w:hint="eastAsia"/>
          <w:color w:val="000000"/>
        </w:rPr>
        <w:t xml:space="preserve">附图 </w:t>
      </w:r>
      <w:r>
        <w:rPr>
          <w:rFonts w:ascii="黑体" w:eastAsia="黑体" w:hAnsi="黑体"/>
          <w:color w:val="000000"/>
        </w:rPr>
        <w:fldChar w:fldCharType="begin"/>
      </w:r>
      <w:r>
        <w:rPr>
          <w:rFonts w:ascii="黑体" w:eastAsia="黑体" w:hAnsi="黑体"/>
          <w:color w:val="000000"/>
        </w:rPr>
        <w:instrText xml:space="preserve"> </w:instrText>
      </w:r>
      <w:r>
        <w:rPr>
          <w:rFonts w:ascii="黑体" w:eastAsia="黑体" w:hAnsi="黑体" w:hint="eastAsia"/>
          <w:color w:val="000000"/>
        </w:rPr>
        <w:instrText>SEQ 附图 \* ARABIC</w:instrText>
      </w:r>
      <w:r>
        <w:rPr>
          <w:rFonts w:ascii="黑体" w:eastAsia="黑体" w:hAnsi="黑体"/>
          <w:color w:val="000000"/>
        </w:rPr>
        <w:instrText xml:space="preserve"> </w:instrText>
      </w:r>
      <w:r>
        <w:rPr>
          <w:rFonts w:ascii="黑体" w:eastAsia="黑体" w:hAnsi="黑体"/>
          <w:color w:val="000000"/>
        </w:rPr>
        <w:fldChar w:fldCharType="separate"/>
      </w:r>
      <w:r w:rsidR="00EA762C">
        <w:rPr>
          <w:rFonts w:ascii="黑体" w:eastAsia="黑体" w:hAnsi="黑体"/>
          <w:noProof/>
          <w:color w:val="000000"/>
        </w:rPr>
        <w:t>1</w:t>
      </w:r>
      <w:r>
        <w:rPr>
          <w:rFonts w:ascii="黑体" w:eastAsia="黑体" w:hAnsi="黑体"/>
          <w:color w:val="000000"/>
        </w:rPr>
        <w:fldChar w:fldCharType="end"/>
      </w:r>
      <w:r>
        <w:rPr>
          <w:rFonts w:ascii="黑体" w:eastAsia="黑体" w:hAnsi="黑体"/>
          <w:color w:val="000000"/>
        </w:rPr>
        <w:t xml:space="preserve">. </w:t>
      </w:r>
      <w:r>
        <w:rPr>
          <w:rFonts w:ascii="黑体" w:eastAsia="黑体" w:hAnsi="黑体" w:hint="eastAsia"/>
          <w:color w:val="000000"/>
        </w:rPr>
        <w:t>激光器外触发信号、光脉冲以及光取样信号的时序图</w:t>
      </w:r>
    </w:p>
    <w:p w14:paraId="21AAA715" w14:textId="77777777" w:rsidR="00064F60" w:rsidRDefault="00064F60" w:rsidP="00997C31">
      <w:pPr>
        <w:pStyle w:val="2"/>
        <w:rPr>
          <w:color w:val="000000"/>
        </w:rPr>
      </w:pPr>
      <w:bookmarkStart w:id="7" w:name="_Toc179626013"/>
      <w:r>
        <w:rPr>
          <w:rFonts w:hint="eastAsia"/>
          <w:color w:val="000000"/>
        </w:rPr>
        <w:t>应用</w:t>
      </w:r>
      <w:r>
        <w:rPr>
          <w:color w:val="000000"/>
        </w:rPr>
        <w:t>层协议</w:t>
      </w:r>
      <w:bookmarkEnd w:id="7"/>
    </w:p>
    <w:p w14:paraId="2AD890B2" w14:textId="21056FB0" w:rsidR="003B7B5A" w:rsidRDefault="0082068F" w:rsidP="00B11248">
      <w:pPr>
        <w:pStyle w:val="afffff2"/>
        <w:spacing w:before="120"/>
        <w:ind w:firstLine="480"/>
        <w:rPr>
          <w:color w:val="000000"/>
        </w:rPr>
      </w:pPr>
      <w:r>
        <w:rPr>
          <w:rFonts w:hint="eastAsia"/>
          <w:color w:val="000000"/>
        </w:rPr>
        <w:t>上位机</w:t>
      </w:r>
      <w:r w:rsidR="00B11248">
        <w:rPr>
          <w:rFonts w:hint="eastAsia"/>
          <w:color w:val="000000"/>
        </w:rPr>
        <w:t>通过双向异步串行接口（全双工）与激光器单元进行指令和数据交换，双向异步串行接口采用点对点式连接。</w:t>
      </w:r>
      <w:r>
        <w:rPr>
          <w:rFonts w:hint="eastAsia"/>
          <w:color w:val="000000"/>
        </w:rPr>
        <w:t>上位机</w:t>
      </w:r>
      <w:r w:rsidR="00B11248">
        <w:rPr>
          <w:rFonts w:hint="eastAsia"/>
          <w:color w:val="000000"/>
        </w:rPr>
        <w:t>为主机，激光器单元为从机，采用主从应答式握手协议，所有的通讯均由主机发起，从机在接收到主机的指令后进行应答，从机不允许主动发起通讯。</w:t>
      </w:r>
      <w:r>
        <w:rPr>
          <w:rFonts w:hint="eastAsia"/>
          <w:color w:val="000000"/>
        </w:rPr>
        <w:t>上位机</w:t>
      </w:r>
      <w:r w:rsidR="00B11248">
        <w:rPr>
          <w:rFonts w:hint="eastAsia"/>
          <w:color w:val="000000"/>
        </w:rPr>
        <w:t>发送的消息称为指令，激光器反馈的消息称为指令应答。从机在接收到</w:t>
      </w:r>
      <w:r w:rsidR="00B11248">
        <w:rPr>
          <w:rFonts w:hint="eastAsia"/>
          <w:color w:val="000000"/>
        </w:rPr>
        <w:lastRenderedPageBreak/>
        <w:t>主机发送的一条指令后向主机反馈一条指令应答帧，完成一次通讯。从机在收到主机指令后在</w:t>
      </w:r>
      <w:r w:rsidR="00B11248">
        <w:rPr>
          <w:rFonts w:hint="eastAsia"/>
          <w:color w:val="000000"/>
        </w:rPr>
        <w:t>5ms</w:t>
      </w:r>
      <w:r w:rsidR="00B11248">
        <w:rPr>
          <w:rFonts w:hint="eastAsia"/>
          <w:color w:val="000000"/>
        </w:rPr>
        <w:t>内做出应答。</w:t>
      </w:r>
      <w:ins w:id="8" w:author="程" w:date="2026-08-20T18:14:00Z">
        <w:r w:rsidR="00051664">
          <w:rPr>
            <w:rFonts w:hint="eastAsia"/>
            <w:color w:val="000000"/>
          </w:rPr>
          <w:t>主机向从机发送</w:t>
        </w:r>
        <w:r w:rsidR="00051664">
          <w:rPr>
            <w:rFonts w:hint="eastAsia"/>
            <w:color w:val="000000"/>
          </w:rPr>
          <w:t>设置类指令</w:t>
        </w:r>
        <w:r w:rsidR="00051664">
          <w:rPr>
            <w:rFonts w:hint="eastAsia"/>
            <w:color w:val="000000"/>
          </w:rPr>
          <w:t>，从机收到指令后向主机回令，</w:t>
        </w:r>
        <w:proofErr w:type="gramStart"/>
        <w:r w:rsidR="00051664">
          <w:rPr>
            <w:rFonts w:hint="eastAsia"/>
            <w:color w:val="000000"/>
          </w:rPr>
          <w:t>回令内容</w:t>
        </w:r>
        <w:proofErr w:type="gramEnd"/>
        <w:r w:rsidR="00051664">
          <w:rPr>
            <w:rFonts w:hint="eastAsia"/>
            <w:color w:val="000000"/>
          </w:rPr>
          <w:t>与接收到</w:t>
        </w:r>
      </w:ins>
      <w:ins w:id="9" w:author="程" w:date="2026-08-20T18:15:00Z">
        <w:r w:rsidR="00051664">
          <w:rPr>
            <w:rFonts w:hint="eastAsia"/>
            <w:color w:val="000000"/>
          </w:rPr>
          <w:t>的主机指令相同，仅调整设备码顺序；</w:t>
        </w:r>
        <w:r w:rsidR="00051664">
          <w:rPr>
            <w:rFonts w:hint="eastAsia"/>
            <w:color w:val="000000"/>
          </w:rPr>
          <w:t>主机向从机发送</w:t>
        </w:r>
        <w:r w:rsidR="00051664">
          <w:rPr>
            <w:rFonts w:hint="eastAsia"/>
            <w:color w:val="000000"/>
          </w:rPr>
          <w:t>查询类指令，从</w:t>
        </w:r>
        <w:proofErr w:type="gramStart"/>
        <w:r w:rsidR="00051664">
          <w:rPr>
            <w:rFonts w:hint="eastAsia"/>
            <w:color w:val="000000"/>
          </w:rPr>
          <w:t>机依据</w:t>
        </w:r>
      </w:ins>
      <w:ins w:id="10" w:author="程" w:date="2026-08-20T18:16:00Z">
        <w:r w:rsidR="00051664" w:rsidRPr="00051664">
          <w:rPr>
            <w:rFonts w:hint="eastAsia"/>
            <w:color w:val="000000"/>
          </w:rPr>
          <w:t>表</w:t>
        </w:r>
        <w:proofErr w:type="gramEnd"/>
        <w:r w:rsidR="00051664" w:rsidRPr="00051664">
          <w:rPr>
            <w:rFonts w:hint="eastAsia"/>
            <w:color w:val="000000"/>
          </w:rPr>
          <w:t>3-3</w:t>
        </w:r>
        <w:r w:rsidR="00EC53BC">
          <w:rPr>
            <w:rFonts w:hint="eastAsia"/>
            <w:color w:val="000000"/>
          </w:rPr>
          <w:t>的通信协议内容回令。</w:t>
        </w:r>
      </w:ins>
    </w:p>
    <w:p w14:paraId="5133BBC1" w14:textId="77777777" w:rsidR="00312127" w:rsidRDefault="00312127" w:rsidP="003B7B5A">
      <w:pPr>
        <w:pStyle w:val="0"/>
        <w:ind w:firstLineChars="0" w:firstLine="0"/>
        <w:rPr>
          <w:rFonts w:ascii="黑体" w:eastAsia="黑体" w:hAnsi="黑体"/>
          <w:color w:val="000000"/>
        </w:rPr>
      </w:pPr>
    </w:p>
    <w:p w14:paraId="48B6B2B4" w14:textId="77777777" w:rsidR="00185758" w:rsidRDefault="00185758" w:rsidP="00997C31">
      <w:pPr>
        <w:pStyle w:val="2"/>
        <w:rPr>
          <w:color w:val="000000"/>
        </w:rPr>
      </w:pPr>
      <w:bookmarkStart w:id="11" w:name="_Toc337892684"/>
      <w:bookmarkStart w:id="12" w:name="_Toc366650684"/>
      <w:bookmarkStart w:id="13" w:name="_Toc179626014"/>
      <w:bookmarkEnd w:id="6"/>
      <w:r>
        <w:rPr>
          <w:rFonts w:hint="eastAsia"/>
          <w:color w:val="000000"/>
        </w:rPr>
        <w:t>接口约定</w:t>
      </w:r>
      <w:bookmarkEnd w:id="11"/>
      <w:bookmarkEnd w:id="12"/>
      <w:bookmarkEnd w:id="13"/>
    </w:p>
    <w:p w14:paraId="23F28A32" w14:textId="77777777" w:rsidR="004443CD" w:rsidRDefault="004443CD" w:rsidP="004443CD">
      <w:pPr>
        <w:pStyle w:val="afffff2"/>
        <w:spacing w:before="120"/>
        <w:ind w:firstLine="480"/>
        <w:rPr>
          <w:color w:val="000000"/>
        </w:rPr>
      </w:pPr>
      <w:r>
        <w:rPr>
          <w:rFonts w:hint="eastAsia"/>
          <w:color w:val="000000"/>
        </w:rPr>
        <w:t>串行指令的格式如下表所示</w:t>
      </w:r>
      <w:r w:rsidR="00522F94">
        <w:rPr>
          <w:rFonts w:hint="eastAsia"/>
          <w:color w:val="000000"/>
        </w:rPr>
        <w:t>：</w:t>
      </w:r>
    </w:p>
    <w:p w14:paraId="2AAC5BBC" w14:textId="77777777" w:rsidR="00185758" w:rsidRDefault="00185758">
      <w:pPr>
        <w:ind w:firstLine="480"/>
        <w:jc w:val="center"/>
        <w:rPr>
          <w:rFonts w:ascii="宋体" w:hAnsi="宋体"/>
          <w:bCs/>
          <w:color w:val="000000"/>
        </w:rPr>
      </w:pPr>
      <w:r>
        <w:rPr>
          <w:rFonts w:ascii="宋体" w:hAnsi="宋体" w:hint="eastAsia"/>
          <w:bCs/>
          <w:color w:val="000000"/>
        </w:rPr>
        <w:t>表</w:t>
      </w:r>
      <w:r w:rsidR="00560413">
        <w:rPr>
          <w:rFonts w:ascii="宋体" w:hAnsi="宋体" w:hint="eastAsia"/>
          <w:bCs/>
          <w:color w:val="000000"/>
        </w:rPr>
        <w:t>3-</w:t>
      </w:r>
      <w:r>
        <w:rPr>
          <w:rFonts w:ascii="宋体" w:hAnsi="宋体" w:hint="eastAsia"/>
          <w:bCs/>
          <w:color w:val="000000"/>
        </w:rPr>
        <w:t>1</w:t>
      </w:r>
      <w:r>
        <w:rPr>
          <w:rFonts w:ascii="宋体" w:hAnsi="宋体"/>
          <w:bCs/>
          <w:color w:val="000000"/>
        </w:rPr>
        <w:t xml:space="preserve"> </w:t>
      </w:r>
      <w:r>
        <w:rPr>
          <w:rFonts w:ascii="宋体" w:hAnsi="宋体" w:hint="eastAsia"/>
          <w:bCs/>
          <w:color w:val="000000"/>
        </w:rPr>
        <w:t>通讯命令编码形式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83"/>
        <w:gridCol w:w="986"/>
        <w:gridCol w:w="984"/>
        <w:gridCol w:w="990"/>
        <w:gridCol w:w="1058"/>
        <w:gridCol w:w="1058"/>
        <w:gridCol w:w="1058"/>
        <w:gridCol w:w="1058"/>
        <w:gridCol w:w="1095"/>
      </w:tblGrid>
      <w:tr w:rsidR="00615DE5" w14:paraId="51528BDC"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3147FE49" w14:textId="77777777" w:rsidR="00615DE5" w:rsidRDefault="00615DE5" w:rsidP="00102E47">
            <w:pPr>
              <w:widowControl w:val="0"/>
              <w:spacing w:line="240" w:lineRule="auto"/>
              <w:ind w:firstLineChars="0" w:firstLine="0"/>
              <w:jc w:val="both"/>
              <w:rPr>
                <w:color w:val="000000"/>
                <w:kern w:val="0"/>
              </w:rPr>
            </w:pPr>
            <w:r>
              <w:rPr>
                <w:color w:val="000000"/>
                <w:kern w:val="0"/>
              </w:rPr>
              <w:t>字节编号</w:t>
            </w:r>
          </w:p>
        </w:tc>
        <w:tc>
          <w:tcPr>
            <w:tcW w:w="515" w:type="pct"/>
            <w:tcBorders>
              <w:top w:val="single" w:sz="4" w:space="0" w:color="auto"/>
              <w:left w:val="single" w:sz="4" w:space="0" w:color="auto"/>
              <w:bottom w:val="single" w:sz="4" w:space="0" w:color="auto"/>
              <w:right w:val="single" w:sz="4" w:space="0" w:color="auto"/>
            </w:tcBorders>
          </w:tcPr>
          <w:p w14:paraId="31F2F8D5" w14:textId="77777777" w:rsidR="00615DE5" w:rsidRDefault="00615DE5" w:rsidP="00102E47">
            <w:pPr>
              <w:widowControl w:val="0"/>
              <w:spacing w:line="240" w:lineRule="auto"/>
              <w:ind w:firstLineChars="0" w:firstLine="0"/>
              <w:jc w:val="both"/>
              <w:rPr>
                <w:color w:val="000000"/>
                <w:kern w:val="0"/>
              </w:rPr>
            </w:pPr>
            <w:r>
              <w:rPr>
                <w:color w:val="000000"/>
                <w:kern w:val="0"/>
              </w:rPr>
              <w:t>1~2</w:t>
            </w:r>
          </w:p>
        </w:tc>
        <w:tc>
          <w:tcPr>
            <w:tcW w:w="514" w:type="pct"/>
            <w:tcBorders>
              <w:top w:val="single" w:sz="4" w:space="0" w:color="auto"/>
              <w:left w:val="single" w:sz="4" w:space="0" w:color="auto"/>
              <w:bottom w:val="single" w:sz="4" w:space="0" w:color="auto"/>
              <w:right w:val="single" w:sz="4" w:space="0" w:color="auto"/>
            </w:tcBorders>
          </w:tcPr>
          <w:p w14:paraId="5140D3B4" w14:textId="77777777" w:rsidR="00615DE5" w:rsidRDefault="00615DE5" w:rsidP="00102E47">
            <w:pPr>
              <w:widowControl w:val="0"/>
              <w:spacing w:line="240" w:lineRule="auto"/>
              <w:ind w:firstLineChars="0" w:firstLine="0"/>
              <w:jc w:val="both"/>
              <w:rPr>
                <w:color w:val="000000"/>
                <w:kern w:val="0"/>
              </w:rPr>
            </w:pPr>
            <w:r>
              <w:rPr>
                <w:color w:val="000000"/>
                <w:kern w:val="0"/>
              </w:rPr>
              <w:t>3</w:t>
            </w:r>
          </w:p>
        </w:tc>
        <w:tc>
          <w:tcPr>
            <w:tcW w:w="517" w:type="pct"/>
            <w:tcBorders>
              <w:top w:val="single" w:sz="4" w:space="0" w:color="auto"/>
              <w:left w:val="single" w:sz="4" w:space="0" w:color="auto"/>
              <w:bottom w:val="single" w:sz="4" w:space="0" w:color="auto"/>
              <w:right w:val="single" w:sz="4" w:space="0" w:color="auto"/>
            </w:tcBorders>
          </w:tcPr>
          <w:p w14:paraId="3F066F71" w14:textId="77777777" w:rsidR="00615DE5" w:rsidRDefault="00615DE5" w:rsidP="00102E47">
            <w:pPr>
              <w:widowControl w:val="0"/>
              <w:spacing w:line="240" w:lineRule="auto"/>
              <w:ind w:firstLineChars="0" w:firstLine="0"/>
              <w:jc w:val="both"/>
              <w:rPr>
                <w:color w:val="000000"/>
                <w:kern w:val="0"/>
              </w:rPr>
            </w:pPr>
            <w:r>
              <w:rPr>
                <w:color w:val="000000"/>
                <w:kern w:val="0"/>
              </w:rPr>
              <w:t>4</w:t>
            </w:r>
          </w:p>
        </w:tc>
        <w:tc>
          <w:tcPr>
            <w:tcW w:w="553" w:type="pct"/>
            <w:tcBorders>
              <w:top w:val="single" w:sz="4" w:space="0" w:color="auto"/>
              <w:left w:val="single" w:sz="4" w:space="0" w:color="auto"/>
              <w:bottom w:val="single" w:sz="4" w:space="0" w:color="auto"/>
              <w:right w:val="single" w:sz="4" w:space="0" w:color="auto"/>
            </w:tcBorders>
          </w:tcPr>
          <w:p w14:paraId="74EE0DBA" w14:textId="77777777" w:rsidR="00615DE5" w:rsidRDefault="00615DE5" w:rsidP="00102E47">
            <w:pPr>
              <w:widowControl w:val="0"/>
              <w:spacing w:line="240" w:lineRule="auto"/>
              <w:ind w:firstLineChars="0" w:firstLine="0"/>
              <w:jc w:val="both"/>
              <w:rPr>
                <w:color w:val="000000"/>
                <w:kern w:val="0"/>
              </w:rPr>
            </w:pPr>
            <w:r>
              <w:rPr>
                <w:color w:val="000000"/>
                <w:kern w:val="0"/>
              </w:rPr>
              <w:t>5</w:t>
            </w:r>
          </w:p>
        </w:tc>
        <w:tc>
          <w:tcPr>
            <w:tcW w:w="553" w:type="pct"/>
            <w:tcBorders>
              <w:top w:val="single" w:sz="4" w:space="0" w:color="auto"/>
              <w:left w:val="single" w:sz="4" w:space="0" w:color="auto"/>
              <w:bottom w:val="single" w:sz="4" w:space="0" w:color="auto"/>
              <w:right w:val="single" w:sz="4" w:space="0" w:color="auto"/>
            </w:tcBorders>
          </w:tcPr>
          <w:p w14:paraId="6B9183F1" w14:textId="77777777" w:rsidR="00615DE5" w:rsidRDefault="00615DE5" w:rsidP="00102E47">
            <w:pPr>
              <w:widowControl w:val="0"/>
              <w:spacing w:line="240" w:lineRule="auto"/>
              <w:ind w:firstLineChars="0" w:firstLine="0"/>
              <w:jc w:val="both"/>
              <w:rPr>
                <w:color w:val="000000"/>
                <w:kern w:val="0"/>
              </w:rPr>
            </w:pPr>
            <w:r>
              <w:rPr>
                <w:color w:val="000000"/>
                <w:kern w:val="0"/>
              </w:rPr>
              <w:t>6</w:t>
            </w:r>
          </w:p>
        </w:tc>
        <w:tc>
          <w:tcPr>
            <w:tcW w:w="553" w:type="pct"/>
            <w:tcBorders>
              <w:top w:val="single" w:sz="4" w:space="0" w:color="auto"/>
              <w:left w:val="single" w:sz="4" w:space="0" w:color="auto"/>
              <w:bottom w:val="single" w:sz="4" w:space="0" w:color="auto"/>
              <w:right w:val="single" w:sz="4" w:space="0" w:color="auto"/>
            </w:tcBorders>
          </w:tcPr>
          <w:p w14:paraId="487F99A1" w14:textId="77777777" w:rsidR="00615DE5" w:rsidRDefault="00615DE5" w:rsidP="00102E47">
            <w:pPr>
              <w:widowControl w:val="0"/>
              <w:spacing w:line="240" w:lineRule="auto"/>
              <w:ind w:firstLineChars="0" w:firstLine="0"/>
              <w:jc w:val="both"/>
              <w:rPr>
                <w:color w:val="000000"/>
                <w:kern w:val="0"/>
              </w:rPr>
            </w:pPr>
            <w:r>
              <w:rPr>
                <w:color w:val="000000"/>
                <w:kern w:val="0"/>
              </w:rPr>
              <w:t>7~n-3</w:t>
            </w:r>
          </w:p>
        </w:tc>
        <w:tc>
          <w:tcPr>
            <w:tcW w:w="553" w:type="pct"/>
            <w:tcBorders>
              <w:top w:val="single" w:sz="4" w:space="0" w:color="auto"/>
              <w:left w:val="single" w:sz="4" w:space="0" w:color="auto"/>
              <w:bottom w:val="single" w:sz="4" w:space="0" w:color="auto"/>
              <w:right w:val="single" w:sz="4" w:space="0" w:color="auto"/>
            </w:tcBorders>
          </w:tcPr>
          <w:p w14:paraId="623590AD" w14:textId="77777777" w:rsidR="00615DE5" w:rsidRDefault="00615DE5" w:rsidP="00102E47">
            <w:pPr>
              <w:widowControl w:val="0"/>
              <w:spacing w:line="240" w:lineRule="auto"/>
              <w:ind w:firstLineChars="0" w:firstLine="0"/>
              <w:jc w:val="both"/>
              <w:rPr>
                <w:color w:val="000000"/>
                <w:kern w:val="0"/>
              </w:rPr>
            </w:pPr>
            <w:r>
              <w:rPr>
                <w:color w:val="000000"/>
                <w:kern w:val="0"/>
              </w:rPr>
              <w:t>n-2</w:t>
            </w:r>
          </w:p>
        </w:tc>
        <w:tc>
          <w:tcPr>
            <w:tcW w:w="572" w:type="pct"/>
            <w:tcBorders>
              <w:top w:val="single" w:sz="4" w:space="0" w:color="auto"/>
              <w:left w:val="single" w:sz="4" w:space="0" w:color="auto"/>
              <w:bottom w:val="single" w:sz="4" w:space="0" w:color="auto"/>
              <w:right w:val="single" w:sz="4" w:space="0" w:color="auto"/>
            </w:tcBorders>
          </w:tcPr>
          <w:p w14:paraId="3BFC18DC"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n</w:t>
            </w:r>
            <w:r>
              <w:rPr>
                <w:color w:val="000000"/>
                <w:kern w:val="0"/>
              </w:rPr>
              <w:t>-1</w:t>
            </w:r>
            <w:r>
              <w:rPr>
                <w:rFonts w:hint="eastAsia"/>
                <w:color w:val="000000"/>
                <w:kern w:val="0"/>
              </w:rPr>
              <w:t>~n</w:t>
            </w:r>
          </w:p>
        </w:tc>
      </w:tr>
      <w:tr w:rsidR="00615DE5" w14:paraId="530DE3E5"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66CC4BE3" w14:textId="77777777" w:rsidR="00615DE5" w:rsidRDefault="00615DE5" w:rsidP="00102E47">
            <w:pPr>
              <w:widowControl w:val="0"/>
              <w:spacing w:line="240" w:lineRule="auto"/>
              <w:ind w:firstLineChars="0" w:firstLine="0"/>
              <w:jc w:val="both"/>
              <w:rPr>
                <w:color w:val="000000"/>
                <w:kern w:val="0"/>
              </w:rPr>
            </w:pPr>
            <w:r>
              <w:rPr>
                <w:color w:val="000000"/>
                <w:kern w:val="0"/>
              </w:rPr>
              <w:t>内容</w:t>
            </w:r>
          </w:p>
        </w:tc>
        <w:tc>
          <w:tcPr>
            <w:tcW w:w="515" w:type="pct"/>
            <w:tcBorders>
              <w:top w:val="single" w:sz="4" w:space="0" w:color="auto"/>
              <w:left w:val="single" w:sz="4" w:space="0" w:color="auto"/>
              <w:bottom w:val="single" w:sz="4" w:space="0" w:color="auto"/>
              <w:right w:val="single" w:sz="4" w:space="0" w:color="auto"/>
            </w:tcBorders>
          </w:tcPr>
          <w:p w14:paraId="468842EB" w14:textId="77777777" w:rsidR="00615DE5" w:rsidRDefault="00615DE5" w:rsidP="00102E47">
            <w:pPr>
              <w:widowControl w:val="0"/>
              <w:spacing w:line="240" w:lineRule="auto"/>
              <w:ind w:firstLineChars="0" w:firstLine="0"/>
              <w:jc w:val="both"/>
              <w:rPr>
                <w:color w:val="000000"/>
                <w:kern w:val="0"/>
              </w:rPr>
            </w:pPr>
            <w:r>
              <w:rPr>
                <w:color w:val="000000"/>
                <w:kern w:val="0"/>
              </w:rPr>
              <w:t>起始标志</w:t>
            </w:r>
          </w:p>
        </w:tc>
        <w:tc>
          <w:tcPr>
            <w:tcW w:w="514" w:type="pct"/>
            <w:tcBorders>
              <w:top w:val="single" w:sz="4" w:space="0" w:color="auto"/>
              <w:left w:val="single" w:sz="4" w:space="0" w:color="auto"/>
              <w:bottom w:val="single" w:sz="4" w:space="0" w:color="auto"/>
              <w:right w:val="single" w:sz="4" w:space="0" w:color="auto"/>
            </w:tcBorders>
          </w:tcPr>
          <w:p w14:paraId="747C0A15" w14:textId="77777777" w:rsidR="00615DE5" w:rsidRDefault="00615DE5" w:rsidP="00102E47">
            <w:pPr>
              <w:widowControl w:val="0"/>
              <w:spacing w:line="240" w:lineRule="auto"/>
              <w:ind w:firstLineChars="0" w:firstLine="0"/>
              <w:jc w:val="both"/>
              <w:rPr>
                <w:color w:val="000000"/>
                <w:kern w:val="0"/>
              </w:rPr>
            </w:pPr>
            <w:r>
              <w:rPr>
                <w:color w:val="000000"/>
                <w:kern w:val="0"/>
              </w:rPr>
              <w:t>发送设备</w:t>
            </w:r>
          </w:p>
        </w:tc>
        <w:tc>
          <w:tcPr>
            <w:tcW w:w="517" w:type="pct"/>
            <w:tcBorders>
              <w:top w:val="single" w:sz="4" w:space="0" w:color="auto"/>
              <w:left w:val="single" w:sz="4" w:space="0" w:color="auto"/>
              <w:bottom w:val="single" w:sz="4" w:space="0" w:color="auto"/>
              <w:right w:val="single" w:sz="4" w:space="0" w:color="auto"/>
            </w:tcBorders>
          </w:tcPr>
          <w:p w14:paraId="559BCA3A" w14:textId="77777777" w:rsidR="00615DE5" w:rsidRDefault="00615DE5" w:rsidP="00102E47">
            <w:pPr>
              <w:widowControl w:val="0"/>
              <w:spacing w:line="240" w:lineRule="auto"/>
              <w:ind w:firstLineChars="0" w:firstLine="0"/>
              <w:jc w:val="both"/>
              <w:rPr>
                <w:color w:val="000000"/>
                <w:kern w:val="0"/>
              </w:rPr>
            </w:pPr>
            <w:r>
              <w:rPr>
                <w:color w:val="000000"/>
                <w:kern w:val="0"/>
              </w:rPr>
              <w:t>接收设备</w:t>
            </w:r>
          </w:p>
        </w:tc>
        <w:tc>
          <w:tcPr>
            <w:tcW w:w="553" w:type="pct"/>
            <w:tcBorders>
              <w:top w:val="single" w:sz="4" w:space="0" w:color="auto"/>
              <w:left w:val="single" w:sz="4" w:space="0" w:color="auto"/>
              <w:bottom w:val="single" w:sz="4" w:space="0" w:color="auto"/>
              <w:right w:val="single" w:sz="4" w:space="0" w:color="auto"/>
            </w:tcBorders>
          </w:tcPr>
          <w:p w14:paraId="54AA03FC" w14:textId="77777777" w:rsidR="00615DE5" w:rsidRDefault="00615DE5" w:rsidP="00102E47">
            <w:pPr>
              <w:widowControl w:val="0"/>
              <w:spacing w:line="240" w:lineRule="auto"/>
              <w:ind w:firstLineChars="0" w:firstLine="0"/>
              <w:jc w:val="both"/>
              <w:rPr>
                <w:color w:val="000000"/>
                <w:kern w:val="0"/>
              </w:rPr>
            </w:pPr>
            <w:r>
              <w:rPr>
                <w:color w:val="000000"/>
                <w:kern w:val="0"/>
              </w:rPr>
              <w:t>命令编码</w:t>
            </w:r>
            <w:r>
              <w:rPr>
                <w:color w:val="000000"/>
                <w:kern w:val="0"/>
              </w:rPr>
              <w:t>CO/ST</w:t>
            </w:r>
          </w:p>
        </w:tc>
        <w:tc>
          <w:tcPr>
            <w:tcW w:w="553" w:type="pct"/>
            <w:tcBorders>
              <w:top w:val="single" w:sz="4" w:space="0" w:color="auto"/>
              <w:left w:val="single" w:sz="4" w:space="0" w:color="auto"/>
              <w:bottom w:val="single" w:sz="4" w:space="0" w:color="auto"/>
              <w:right w:val="single" w:sz="4" w:space="0" w:color="auto"/>
            </w:tcBorders>
          </w:tcPr>
          <w:p w14:paraId="1967D07D" w14:textId="77777777" w:rsidR="00615DE5" w:rsidRDefault="00615DE5" w:rsidP="00102E47">
            <w:pPr>
              <w:widowControl w:val="0"/>
              <w:spacing w:line="240" w:lineRule="auto"/>
              <w:ind w:firstLineChars="0" w:firstLine="0"/>
              <w:jc w:val="both"/>
              <w:rPr>
                <w:color w:val="000000"/>
                <w:kern w:val="0"/>
              </w:rPr>
            </w:pPr>
            <w:r>
              <w:rPr>
                <w:color w:val="000000"/>
                <w:kern w:val="0"/>
              </w:rPr>
              <w:t>数据长度</w:t>
            </w:r>
            <w:r>
              <w:rPr>
                <w:color w:val="000000"/>
                <w:kern w:val="0"/>
              </w:rPr>
              <w:t>SL</w:t>
            </w:r>
          </w:p>
        </w:tc>
        <w:tc>
          <w:tcPr>
            <w:tcW w:w="553" w:type="pct"/>
            <w:tcBorders>
              <w:top w:val="single" w:sz="4" w:space="0" w:color="auto"/>
              <w:left w:val="single" w:sz="4" w:space="0" w:color="auto"/>
              <w:bottom w:val="single" w:sz="4" w:space="0" w:color="auto"/>
              <w:right w:val="single" w:sz="4" w:space="0" w:color="auto"/>
            </w:tcBorders>
          </w:tcPr>
          <w:p w14:paraId="3EB5FB24" w14:textId="77777777" w:rsidR="00615DE5" w:rsidRDefault="00615DE5" w:rsidP="00102E47">
            <w:pPr>
              <w:widowControl w:val="0"/>
              <w:spacing w:line="240" w:lineRule="auto"/>
              <w:ind w:firstLineChars="0" w:firstLine="0"/>
              <w:jc w:val="both"/>
              <w:rPr>
                <w:color w:val="000000"/>
                <w:kern w:val="0"/>
              </w:rPr>
            </w:pPr>
            <w:r>
              <w:rPr>
                <w:color w:val="000000"/>
                <w:kern w:val="0"/>
              </w:rPr>
              <w:t>数据</w:t>
            </w:r>
            <w:r>
              <w:rPr>
                <w:color w:val="000000"/>
                <w:kern w:val="0"/>
              </w:rPr>
              <w:t>CP/SP</w:t>
            </w:r>
          </w:p>
        </w:tc>
        <w:tc>
          <w:tcPr>
            <w:tcW w:w="553" w:type="pct"/>
            <w:tcBorders>
              <w:top w:val="single" w:sz="4" w:space="0" w:color="auto"/>
              <w:left w:val="single" w:sz="4" w:space="0" w:color="auto"/>
              <w:bottom w:val="single" w:sz="4" w:space="0" w:color="auto"/>
              <w:right w:val="single" w:sz="4" w:space="0" w:color="auto"/>
            </w:tcBorders>
          </w:tcPr>
          <w:p w14:paraId="6670629A" w14:textId="77777777" w:rsidR="00615DE5" w:rsidRDefault="00615DE5" w:rsidP="00102E47">
            <w:pPr>
              <w:widowControl w:val="0"/>
              <w:spacing w:line="240" w:lineRule="auto"/>
              <w:ind w:firstLineChars="0" w:firstLine="0"/>
              <w:jc w:val="both"/>
              <w:rPr>
                <w:color w:val="000000"/>
                <w:kern w:val="0"/>
              </w:rPr>
            </w:pPr>
            <w:r>
              <w:rPr>
                <w:color w:val="000000"/>
                <w:kern w:val="0"/>
              </w:rPr>
              <w:t>校验字节</w:t>
            </w:r>
            <w:r>
              <w:rPr>
                <w:color w:val="000000"/>
                <w:kern w:val="0"/>
              </w:rPr>
              <w:t>CRC</w:t>
            </w:r>
          </w:p>
        </w:tc>
        <w:tc>
          <w:tcPr>
            <w:tcW w:w="572" w:type="pct"/>
            <w:tcBorders>
              <w:top w:val="single" w:sz="4" w:space="0" w:color="auto"/>
              <w:left w:val="single" w:sz="4" w:space="0" w:color="auto"/>
              <w:bottom w:val="single" w:sz="4" w:space="0" w:color="auto"/>
              <w:right w:val="single" w:sz="4" w:space="0" w:color="auto"/>
            </w:tcBorders>
          </w:tcPr>
          <w:p w14:paraId="00839593" w14:textId="77777777" w:rsidR="00615DE5" w:rsidRDefault="00615DE5" w:rsidP="00102E47">
            <w:pPr>
              <w:widowControl w:val="0"/>
              <w:spacing w:line="240" w:lineRule="auto"/>
              <w:ind w:firstLineChars="0" w:firstLine="0"/>
              <w:jc w:val="both"/>
              <w:rPr>
                <w:color w:val="000000"/>
                <w:kern w:val="0"/>
              </w:rPr>
            </w:pPr>
            <w:r>
              <w:rPr>
                <w:color w:val="000000"/>
                <w:kern w:val="0"/>
              </w:rPr>
              <w:t>结束标志</w:t>
            </w:r>
          </w:p>
        </w:tc>
      </w:tr>
      <w:tr w:rsidR="00615DE5" w14:paraId="224C2484" w14:textId="77777777" w:rsidTr="00615DE5">
        <w:trPr>
          <w:jc w:val="center"/>
        </w:trPr>
        <w:tc>
          <w:tcPr>
            <w:tcW w:w="670" w:type="pct"/>
            <w:tcBorders>
              <w:top w:val="single" w:sz="4" w:space="0" w:color="auto"/>
              <w:left w:val="single" w:sz="4" w:space="0" w:color="auto"/>
              <w:bottom w:val="single" w:sz="4" w:space="0" w:color="auto"/>
              <w:right w:val="single" w:sz="4" w:space="0" w:color="auto"/>
            </w:tcBorders>
          </w:tcPr>
          <w:p w14:paraId="56ECAA93" w14:textId="77777777" w:rsidR="00615DE5" w:rsidRDefault="00615DE5" w:rsidP="00102E47">
            <w:pPr>
              <w:widowControl w:val="0"/>
              <w:spacing w:line="240" w:lineRule="auto"/>
              <w:ind w:firstLineChars="0" w:firstLine="0"/>
              <w:jc w:val="both"/>
              <w:rPr>
                <w:color w:val="000000"/>
                <w:kern w:val="0"/>
              </w:rPr>
            </w:pPr>
            <w:r>
              <w:rPr>
                <w:color w:val="000000"/>
                <w:kern w:val="0"/>
              </w:rPr>
              <w:t>备注</w:t>
            </w:r>
          </w:p>
        </w:tc>
        <w:tc>
          <w:tcPr>
            <w:tcW w:w="515" w:type="pct"/>
            <w:tcBorders>
              <w:top w:val="single" w:sz="4" w:space="0" w:color="auto"/>
              <w:left w:val="single" w:sz="4" w:space="0" w:color="auto"/>
              <w:bottom w:val="single" w:sz="4" w:space="0" w:color="auto"/>
              <w:right w:val="single" w:sz="4" w:space="0" w:color="auto"/>
            </w:tcBorders>
          </w:tcPr>
          <w:p w14:paraId="50589B4C" w14:textId="77777777" w:rsidR="00615DE5" w:rsidRDefault="00615DE5" w:rsidP="00102E47">
            <w:pPr>
              <w:widowControl w:val="0"/>
              <w:spacing w:line="240" w:lineRule="auto"/>
              <w:ind w:firstLineChars="0" w:firstLine="0"/>
              <w:jc w:val="both"/>
              <w:rPr>
                <w:color w:val="000000"/>
                <w:kern w:val="0"/>
              </w:rPr>
            </w:pPr>
            <w:r>
              <w:rPr>
                <w:color w:val="000000"/>
                <w:kern w:val="0"/>
              </w:rPr>
              <w:t>5A54</w:t>
            </w:r>
          </w:p>
        </w:tc>
        <w:tc>
          <w:tcPr>
            <w:tcW w:w="514" w:type="pct"/>
            <w:tcBorders>
              <w:top w:val="single" w:sz="4" w:space="0" w:color="auto"/>
              <w:left w:val="single" w:sz="4" w:space="0" w:color="auto"/>
              <w:bottom w:val="single" w:sz="4" w:space="0" w:color="auto"/>
              <w:right w:val="single" w:sz="4" w:space="0" w:color="auto"/>
            </w:tcBorders>
          </w:tcPr>
          <w:p w14:paraId="724AA0E7"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17" w:type="pct"/>
            <w:tcBorders>
              <w:top w:val="single" w:sz="4" w:space="0" w:color="auto"/>
              <w:left w:val="single" w:sz="4" w:space="0" w:color="auto"/>
              <w:bottom w:val="single" w:sz="4" w:space="0" w:color="auto"/>
              <w:right w:val="single" w:sz="4" w:space="0" w:color="auto"/>
            </w:tcBorders>
          </w:tcPr>
          <w:p w14:paraId="340BA62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1</w:t>
            </w:r>
          </w:p>
        </w:tc>
        <w:tc>
          <w:tcPr>
            <w:tcW w:w="553" w:type="pct"/>
            <w:tcBorders>
              <w:top w:val="single" w:sz="4" w:space="0" w:color="auto"/>
              <w:left w:val="single" w:sz="4" w:space="0" w:color="auto"/>
              <w:bottom w:val="single" w:sz="4" w:space="0" w:color="auto"/>
              <w:right w:val="single" w:sz="4" w:space="0" w:color="auto"/>
            </w:tcBorders>
          </w:tcPr>
          <w:p w14:paraId="3DF1A665" w14:textId="77777777" w:rsidR="00615DE5" w:rsidRDefault="00615DE5" w:rsidP="00102E47">
            <w:pPr>
              <w:widowControl w:val="0"/>
              <w:spacing w:line="240" w:lineRule="auto"/>
              <w:ind w:firstLineChars="0" w:firstLine="0"/>
              <w:jc w:val="both"/>
              <w:rPr>
                <w:color w:val="000000"/>
                <w:kern w:val="0"/>
              </w:rPr>
            </w:pPr>
          </w:p>
        </w:tc>
        <w:tc>
          <w:tcPr>
            <w:tcW w:w="553" w:type="pct"/>
            <w:tcBorders>
              <w:top w:val="single" w:sz="4" w:space="0" w:color="auto"/>
              <w:left w:val="single" w:sz="4" w:space="0" w:color="auto"/>
              <w:bottom w:val="single" w:sz="4" w:space="0" w:color="auto"/>
              <w:right w:val="single" w:sz="4" w:space="0" w:color="auto"/>
            </w:tcBorders>
          </w:tcPr>
          <w:p w14:paraId="7A893912"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2</w:t>
            </w:r>
          </w:p>
        </w:tc>
        <w:tc>
          <w:tcPr>
            <w:tcW w:w="553" w:type="pct"/>
            <w:tcBorders>
              <w:top w:val="single" w:sz="4" w:space="0" w:color="auto"/>
              <w:left w:val="single" w:sz="4" w:space="0" w:color="auto"/>
              <w:bottom w:val="single" w:sz="4" w:space="0" w:color="auto"/>
              <w:right w:val="single" w:sz="4" w:space="0" w:color="auto"/>
            </w:tcBorders>
          </w:tcPr>
          <w:p w14:paraId="7D5F5335"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3</w:t>
            </w:r>
          </w:p>
        </w:tc>
        <w:tc>
          <w:tcPr>
            <w:tcW w:w="553" w:type="pct"/>
            <w:tcBorders>
              <w:top w:val="single" w:sz="4" w:space="0" w:color="auto"/>
              <w:left w:val="single" w:sz="4" w:space="0" w:color="auto"/>
              <w:bottom w:val="single" w:sz="4" w:space="0" w:color="auto"/>
              <w:right w:val="single" w:sz="4" w:space="0" w:color="auto"/>
            </w:tcBorders>
          </w:tcPr>
          <w:p w14:paraId="4D081934" w14:textId="77777777" w:rsidR="00615DE5" w:rsidRDefault="00615DE5" w:rsidP="00102E47">
            <w:pPr>
              <w:widowControl w:val="0"/>
              <w:spacing w:line="240" w:lineRule="auto"/>
              <w:ind w:firstLineChars="0" w:firstLine="0"/>
              <w:jc w:val="both"/>
              <w:rPr>
                <w:color w:val="000000"/>
                <w:kern w:val="0"/>
              </w:rPr>
            </w:pPr>
            <w:r>
              <w:rPr>
                <w:color w:val="000000"/>
                <w:kern w:val="0"/>
              </w:rPr>
              <w:t>注</w:t>
            </w:r>
            <w:r>
              <w:rPr>
                <w:color w:val="000000"/>
                <w:kern w:val="0"/>
              </w:rPr>
              <w:t>4</w:t>
            </w:r>
          </w:p>
        </w:tc>
        <w:tc>
          <w:tcPr>
            <w:tcW w:w="572" w:type="pct"/>
            <w:tcBorders>
              <w:top w:val="single" w:sz="4" w:space="0" w:color="auto"/>
              <w:left w:val="single" w:sz="4" w:space="0" w:color="auto"/>
              <w:bottom w:val="single" w:sz="4" w:space="0" w:color="auto"/>
              <w:right w:val="single" w:sz="4" w:space="0" w:color="auto"/>
            </w:tcBorders>
          </w:tcPr>
          <w:p w14:paraId="4ABBD0F5" w14:textId="77777777" w:rsidR="00615DE5" w:rsidRDefault="00615DE5" w:rsidP="00102E47">
            <w:pPr>
              <w:widowControl w:val="0"/>
              <w:spacing w:line="240" w:lineRule="auto"/>
              <w:ind w:firstLineChars="0" w:firstLine="0"/>
              <w:jc w:val="both"/>
              <w:rPr>
                <w:color w:val="000000"/>
                <w:kern w:val="0"/>
              </w:rPr>
            </w:pPr>
            <w:r>
              <w:rPr>
                <w:rFonts w:hint="eastAsia"/>
                <w:color w:val="000000"/>
                <w:kern w:val="0"/>
              </w:rPr>
              <w:t>5</w:t>
            </w:r>
            <w:r>
              <w:rPr>
                <w:color w:val="000000"/>
                <w:kern w:val="0"/>
              </w:rPr>
              <w:t>AFE</w:t>
            </w:r>
          </w:p>
        </w:tc>
      </w:tr>
    </w:tbl>
    <w:p w14:paraId="5E21A9CD" w14:textId="77777777" w:rsidR="00615DE5" w:rsidRDefault="00615DE5" w:rsidP="00615DE5">
      <w:pPr>
        <w:ind w:firstLineChars="0" w:firstLine="420"/>
        <w:rPr>
          <w:bCs/>
          <w:color w:val="000000"/>
        </w:rPr>
      </w:pPr>
      <w:r>
        <w:rPr>
          <w:rFonts w:hint="eastAsia"/>
          <w:bCs/>
          <w:color w:val="000000"/>
        </w:rPr>
        <w:t>注</w:t>
      </w:r>
      <w:r>
        <w:rPr>
          <w:rFonts w:hint="eastAsia"/>
          <w:bCs/>
          <w:color w:val="000000"/>
        </w:rPr>
        <w:t>1</w:t>
      </w:r>
      <w:r>
        <w:rPr>
          <w:rFonts w:hint="eastAsia"/>
          <w:bCs/>
          <w:color w:val="000000"/>
        </w:rPr>
        <w:t>：其中激光器作为从机设备编码为</w:t>
      </w:r>
      <w:r>
        <w:rPr>
          <w:rFonts w:hint="eastAsia"/>
          <w:bCs/>
          <w:color w:val="000000"/>
        </w:rPr>
        <w:t>0x1C</w:t>
      </w:r>
      <w:r>
        <w:rPr>
          <w:rFonts w:hint="eastAsia"/>
          <w:bCs/>
          <w:color w:val="000000"/>
        </w:rPr>
        <w:t>，主机设备编码为</w:t>
      </w:r>
      <w:r>
        <w:rPr>
          <w:rFonts w:hint="eastAsia"/>
          <w:bCs/>
          <w:color w:val="000000"/>
        </w:rPr>
        <w:t>0x14</w:t>
      </w:r>
      <w:r>
        <w:rPr>
          <w:rFonts w:hint="eastAsia"/>
          <w:bCs/>
          <w:color w:val="000000"/>
        </w:rPr>
        <w:t>。</w:t>
      </w:r>
    </w:p>
    <w:p w14:paraId="4C7C131C" w14:textId="77777777" w:rsidR="00615DE5" w:rsidRDefault="00615DE5" w:rsidP="00615DE5">
      <w:pPr>
        <w:ind w:firstLineChars="0" w:firstLine="420"/>
        <w:rPr>
          <w:bCs/>
          <w:color w:val="000000"/>
        </w:rPr>
      </w:pPr>
      <w:r>
        <w:rPr>
          <w:rFonts w:hint="eastAsia"/>
          <w:bCs/>
          <w:color w:val="000000"/>
        </w:rPr>
        <w:t>注</w:t>
      </w:r>
      <w:r>
        <w:rPr>
          <w:rFonts w:hint="eastAsia"/>
          <w:bCs/>
          <w:color w:val="000000"/>
        </w:rPr>
        <w:t>2</w:t>
      </w:r>
      <w:r>
        <w:rPr>
          <w:rFonts w:hint="eastAsia"/>
          <w:bCs/>
          <w:color w:val="000000"/>
        </w:rPr>
        <w:t>：数据为命令中所规定的内容</w:t>
      </w:r>
      <w:r>
        <w:rPr>
          <w:rFonts w:hint="eastAsia"/>
          <w:bCs/>
          <w:color w:val="000000"/>
        </w:rPr>
        <w:t>CP/SP</w:t>
      </w:r>
      <w:r>
        <w:rPr>
          <w:rFonts w:hint="eastAsia"/>
          <w:bCs/>
          <w:color w:val="000000"/>
        </w:rPr>
        <w:t>；数据长度指的是数据的长度，如果没有，则数据长度为零；数据长度不包括自动添加的字符；数据长度不包括校验数据。</w:t>
      </w:r>
    </w:p>
    <w:p w14:paraId="4EF5F9C1" w14:textId="77777777" w:rsidR="00615DE5" w:rsidRDefault="00615DE5" w:rsidP="00615DE5">
      <w:pPr>
        <w:ind w:firstLineChars="0" w:firstLine="420"/>
        <w:rPr>
          <w:bCs/>
          <w:color w:val="000000"/>
        </w:rPr>
      </w:pPr>
      <w:r>
        <w:rPr>
          <w:rFonts w:hint="eastAsia"/>
          <w:bCs/>
          <w:color w:val="000000"/>
        </w:rPr>
        <w:t>注</w:t>
      </w:r>
      <w:r>
        <w:rPr>
          <w:rFonts w:hint="eastAsia"/>
          <w:bCs/>
          <w:color w:val="000000"/>
        </w:rPr>
        <w:t>3</w:t>
      </w:r>
      <w:r>
        <w:rPr>
          <w:rFonts w:hint="eastAsia"/>
          <w:bCs/>
          <w:color w:val="000000"/>
        </w:rPr>
        <w:t>：多字节数据按先低（字节）后高（字节）发送</w:t>
      </w:r>
    </w:p>
    <w:p w14:paraId="4D7B401F" w14:textId="77777777" w:rsidR="00615DE5" w:rsidRDefault="00615DE5" w:rsidP="00615DE5">
      <w:pPr>
        <w:ind w:firstLineChars="0" w:firstLine="420"/>
        <w:rPr>
          <w:bCs/>
          <w:color w:val="000000"/>
        </w:rPr>
      </w:pPr>
      <w:r>
        <w:rPr>
          <w:rFonts w:hint="eastAsia"/>
          <w:bCs/>
          <w:color w:val="000000"/>
        </w:rPr>
        <w:t>注</w:t>
      </w:r>
      <w:r>
        <w:rPr>
          <w:rFonts w:hint="eastAsia"/>
          <w:bCs/>
          <w:color w:val="000000"/>
        </w:rPr>
        <w:t>4</w:t>
      </w:r>
      <w:r>
        <w:rPr>
          <w:rFonts w:hint="eastAsia"/>
          <w:bCs/>
          <w:color w:val="000000"/>
        </w:rPr>
        <w:t>：命令中</w:t>
      </w:r>
      <w:proofErr w:type="gramStart"/>
      <w:r>
        <w:rPr>
          <w:rFonts w:hint="eastAsia"/>
          <w:bCs/>
          <w:color w:val="000000"/>
        </w:rPr>
        <w:t>若数据</w:t>
      </w:r>
      <w:proofErr w:type="gramEnd"/>
      <w:r>
        <w:rPr>
          <w:rFonts w:hint="eastAsia"/>
          <w:bCs/>
          <w:color w:val="000000"/>
        </w:rPr>
        <w:t>长度为</w:t>
      </w:r>
      <w:r>
        <w:rPr>
          <w:rFonts w:hint="eastAsia"/>
          <w:bCs/>
          <w:color w:val="000000"/>
        </w:rPr>
        <w:t>0</w:t>
      </w:r>
      <w:r>
        <w:rPr>
          <w:rFonts w:hint="eastAsia"/>
          <w:bCs/>
          <w:color w:val="000000"/>
        </w:rPr>
        <w:t>，则校验字节为</w:t>
      </w:r>
      <w:r>
        <w:rPr>
          <w:rFonts w:hint="eastAsia"/>
          <w:bCs/>
          <w:color w:val="000000"/>
        </w:rPr>
        <w:t>0x00</w:t>
      </w:r>
      <w:r>
        <w:rPr>
          <w:rFonts w:hint="eastAsia"/>
          <w:bCs/>
          <w:color w:val="000000"/>
        </w:rPr>
        <w:t>；保证校验字节为各数据</w:t>
      </w:r>
      <w:r>
        <w:rPr>
          <w:rFonts w:hint="eastAsia"/>
          <w:bCs/>
          <w:color w:val="000000"/>
        </w:rPr>
        <w:t>(CP/SP)</w:t>
      </w:r>
      <w:r>
        <w:rPr>
          <w:rFonts w:hint="eastAsia"/>
          <w:bCs/>
          <w:color w:val="000000"/>
        </w:rPr>
        <w:t>字节累加</w:t>
      </w:r>
      <w:proofErr w:type="gramStart"/>
      <w:r>
        <w:rPr>
          <w:rFonts w:hint="eastAsia"/>
          <w:bCs/>
          <w:color w:val="000000"/>
        </w:rPr>
        <w:t>和取低</w:t>
      </w:r>
      <w:r>
        <w:rPr>
          <w:rFonts w:hint="eastAsia"/>
          <w:bCs/>
          <w:color w:val="000000"/>
        </w:rPr>
        <w:t>8</w:t>
      </w:r>
      <w:r>
        <w:rPr>
          <w:rFonts w:hint="eastAsia"/>
          <w:bCs/>
          <w:color w:val="000000"/>
        </w:rPr>
        <w:t>位</w:t>
      </w:r>
      <w:proofErr w:type="gramEnd"/>
      <w:r>
        <w:rPr>
          <w:rFonts w:hint="eastAsia"/>
          <w:bCs/>
          <w:color w:val="000000"/>
        </w:rPr>
        <w:t>；</w:t>
      </w:r>
    </w:p>
    <w:p w14:paraId="0C57CB64" w14:textId="77777777" w:rsidR="00615DE5" w:rsidRDefault="00615DE5" w:rsidP="00615DE5">
      <w:pPr>
        <w:ind w:firstLineChars="0" w:firstLine="420"/>
        <w:rPr>
          <w:bCs/>
          <w:color w:val="000000"/>
        </w:rPr>
      </w:pPr>
      <w:r>
        <w:rPr>
          <w:rFonts w:hint="eastAsia"/>
          <w:bCs/>
          <w:color w:val="000000"/>
        </w:rPr>
        <w:t>注</w:t>
      </w:r>
      <w:r>
        <w:rPr>
          <w:rFonts w:hint="eastAsia"/>
          <w:bCs/>
          <w:color w:val="000000"/>
        </w:rPr>
        <w:t>5</w:t>
      </w:r>
      <w:r>
        <w:rPr>
          <w:rFonts w:hint="eastAsia"/>
          <w:bCs/>
          <w:color w:val="000000"/>
        </w:rPr>
        <w:t>：</w:t>
      </w:r>
    </w:p>
    <w:p w14:paraId="1F2284E9" w14:textId="77777777" w:rsidR="00615DE5" w:rsidRDefault="00615DE5" w:rsidP="00615DE5">
      <w:pPr>
        <w:ind w:leftChars="400" w:left="960" w:firstLineChars="0" w:firstLine="0"/>
        <w:rPr>
          <w:bCs/>
          <w:color w:val="000000"/>
        </w:rPr>
      </w:pPr>
      <w:r>
        <w:rPr>
          <w:rFonts w:hint="eastAsia"/>
          <w:bCs/>
          <w:color w:val="000000"/>
        </w:rPr>
        <w:t>CO</w:t>
      </w:r>
      <w:r>
        <w:rPr>
          <w:rFonts w:hint="eastAsia"/>
          <w:bCs/>
          <w:color w:val="000000"/>
        </w:rPr>
        <w:t>：命令控制码，是主站给从站的控制命令，</w:t>
      </w:r>
      <w:r>
        <w:rPr>
          <w:rFonts w:hint="eastAsia"/>
          <w:bCs/>
          <w:color w:val="000000"/>
        </w:rPr>
        <w:t>8</w:t>
      </w:r>
      <w:r>
        <w:rPr>
          <w:rFonts w:hint="eastAsia"/>
          <w:bCs/>
          <w:color w:val="000000"/>
        </w:rPr>
        <w:t>位无符号整数；</w:t>
      </w:r>
    </w:p>
    <w:p w14:paraId="0A51A05C" w14:textId="77777777" w:rsidR="00615DE5" w:rsidRDefault="00615DE5" w:rsidP="00615DE5">
      <w:pPr>
        <w:ind w:leftChars="400" w:left="960" w:firstLineChars="0" w:firstLine="0"/>
        <w:rPr>
          <w:bCs/>
          <w:color w:val="000000"/>
        </w:rPr>
      </w:pPr>
      <w:r>
        <w:rPr>
          <w:rFonts w:hint="eastAsia"/>
          <w:bCs/>
          <w:color w:val="000000"/>
        </w:rPr>
        <w:t>ST</w:t>
      </w:r>
      <w:r>
        <w:rPr>
          <w:rFonts w:hint="eastAsia"/>
          <w:bCs/>
          <w:color w:val="000000"/>
        </w:rPr>
        <w:t>：应答状态码，是从站回送给主站的应答状态，</w:t>
      </w:r>
      <w:r>
        <w:rPr>
          <w:rFonts w:hint="eastAsia"/>
          <w:bCs/>
          <w:color w:val="000000"/>
        </w:rPr>
        <w:t>8</w:t>
      </w:r>
      <w:r>
        <w:rPr>
          <w:rFonts w:hint="eastAsia"/>
          <w:bCs/>
          <w:color w:val="000000"/>
        </w:rPr>
        <w:t>位无符号整数；</w:t>
      </w:r>
    </w:p>
    <w:p w14:paraId="7881A85C" w14:textId="77777777" w:rsidR="00615DE5" w:rsidRDefault="00615DE5" w:rsidP="00615DE5">
      <w:pPr>
        <w:ind w:leftChars="400" w:left="960" w:firstLineChars="0" w:firstLine="0"/>
        <w:rPr>
          <w:bCs/>
          <w:color w:val="000000"/>
        </w:rPr>
      </w:pPr>
      <w:r>
        <w:rPr>
          <w:rFonts w:hint="eastAsia"/>
          <w:bCs/>
          <w:color w:val="000000"/>
        </w:rPr>
        <w:t>CP</w:t>
      </w:r>
      <w:r>
        <w:rPr>
          <w:rFonts w:hint="eastAsia"/>
          <w:bCs/>
          <w:color w:val="000000"/>
        </w:rPr>
        <w:t>：是主站给从站的控制参数；</w:t>
      </w:r>
    </w:p>
    <w:p w14:paraId="2124C171" w14:textId="77777777" w:rsidR="0095698E" w:rsidRDefault="00615DE5" w:rsidP="00615DE5">
      <w:pPr>
        <w:ind w:leftChars="400" w:left="960" w:firstLineChars="0" w:firstLine="0"/>
        <w:rPr>
          <w:bCs/>
          <w:color w:val="000000"/>
        </w:rPr>
      </w:pPr>
      <w:r>
        <w:rPr>
          <w:rFonts w:hint="eastAsia"/>
          <w:bCs/>
          <w:color w:val="000000"/>
        </w:rPr>
        <w:t>SP</w:t>
      </w:r>
      <w:r>
        <w:rPr>
          <w:rFonts w:hint="eastAsia"/>
          <w:bCs/>
          <w:color w:val="000000"/>
        </w:rPr>
        <w:t>：是从站回送给主站的应答参数。</w:t>
      </w:r>
    </w:p>
    <w:p w14:paraId="1A1DD4CF" w14:textId="77777777" w:rsidR="003B7B5A" w:rsidRDefault="0095698E" w:rsidP="0095698E">
      <w:pPr>
        <w:ind w:leftChars="400" w:left="960" w:firstLineChars="0" w:firstLine="0"/>
        <w:rPr>
          <w:rFonts w:ascii="宋体" w:hAnsi="宋体"/>
          <w:color w:val="000000"/>
        </w:rPr>
      </w:pPr>
      <w:r>
        <w:rPr>
          <w:bCs/>
          <w:color w:val="000000"/>
        </w:rPr>
        <w:br w:type="page"/>
      </w:r>
      <w:r w:rsidR="0082068F">
        <w:rPr>
          <w:rFonts w:ascii="宋体" w:hAnsi="宋体" w:hint="eastAsia"/>
          <w:color w:val="000000"/>
        </w:rPr>
        <w:lastRenderedPageBreak/>
        <w:t>上位机</w:t>
      </w:r>
      <w:r w:rsidR="00F911D7">
        <w:rPr>
          <w:rFonts w:ascii="宋体" w:hAnsi="宋体" w:hint="eastAsia"/>
          <w:color w:val="000000"/>
        </w:rPr>
        <w:t>向激光器单元发送的命令帧内容定义如下表</w:t>
      </w:r>
      <w:r w:rsidR="00185758">
        <w:rPr>
          <w:rFonts w:ascii="宋体" w:hAnsi="宋体"/>
          <w:color w:val="000000"/>
        </w:rPr>
        <w:t>：</w:t>
      </w:r>
    </w:p>
    <w:p w14:paraId="0579CAFD" w14:textId="77777777" w:rsidR="00185758" w:rsidRDefault="00185758" w:rsidP="00CB6FFD">
      <w:pPr>
        <w:ind w:firstLine="480"/>
        <w:jc w:val="center"/>
        <w:rPr>
          <w:rFonts w:ascii="宋体" w:hAnsi="宋体"/>
          <w:bCs/>
          <w:color w:val="000000"/>
        </w:rPr>
      </w:pPr>
      <w:r>
        <w:rPr>
          <w:rFonts w:ascii="宋体" w:hAnsi="宋体"/>
          <w:bCs/>
          <w:color w:val="000000"/>
        </w:rPr>
        <w:t>表</w:t>
      </w:r>
      <w:r w:rsidR="00560413">
        <w:rPr>
          <w:rFonts w:ascii="宋体" w:hAnsi="宋体" w:hint="eastAsia"/>
          <w:bCs/>
          <w:color w:val="000000"/>
        </w:rPr>
        <w:t>3-2</w:t>
      </w:r>
      <w:r w:rsidR="0082068F">
        <w:rPr>
          <w:rFonts w:ascii="宋体" w:hAnsi="宋体" w:hint="eastAsia"/>
          <w:bCs/>
          <w:color w:val="000000"/>
        </w:rPr>
        <w:t>上位机</w:t>
      </w:r>
      <w:r w:rsidR="004155D2">
        <w:rPr>
          <w:rFonts w:ascii="宋体" w:hAnsi="宋体" w:hint="eastAsia"/>
          <w:bCs/>
          <w:color w:val="000000"/>
        </w:rPr>
        <w:t>向激光器单元发送的命令</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737"/>
        <w:gridCol w:w="653"/>
        <w:gridCol w:w="3528"/>
        <w:gridCol w:w="4090"/>
      </w:tblGrid>
      <w:tr w:rsidR="00B90A46" w14:paraId="42A5CC88" w14:textId="77777777" w:rsidTr="00F26022">
        <w:trPr>
          <w:trHeight w:val="348"/>
        </w:trPr>
        <w:tc>
          <w:tcPr>
            <w:tcW w:w="294" w:type="pct"/>
            <w:noWrap/>
          </w:tcPr>
          <w:p w14:paraId="2C6D11D2" w14:textId="77777777" w:rsidR="004155D2" w:rsidRDefault="004155D2"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85" w:type="pct"/>
            <w:noWrap/>
          </w:tcPr>
          <w:p w14:paraId="6F516AD2"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341" w:type="pct"/>
            <w:noWrap/>
          </w:tcPr>
          <w:p w14:paraId="217BE9B6"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1843" w:type="pct"/>
            <w:noWrap/>
          </w:tcPr>
          <w:p w14:paraId="29C1A27E"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2137" w:type="pct"/>
            <w:noWrap/>
          </w:tcPr>
          <w:p w14:paraId="0483782B" w14:textId="77777777" w:rsidR="004155D2" w:rsidRDefault="004155D2"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B90A46" w14:paraId="0FA2BFB6" w14:textId="77777777" w:rsidTr="00F26022">
        <w:trPr>
          <w:trHeight w:val="348"/>
        </w:trPr>
        <w:tc>
          <w:tcPr>
            <w:tcW w:w="294" w:type="pct"/>
            <w:noWrap/>
            <w:hideMark/>
          </w:tcPr>
          <w:p w14:paraId="6DA45F1C" w14:textId="566A257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5E1AFFA"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0x30</w:t>
            </w:r>
          </w:p>
        </w:tc>
        <w:tc>
          <w:tcPr>
            <w:tcW w:w="341" w:type="pct"/>
            <w:noWrap/>
            <w:hideMark/>
          </w:tcPr>
          <w:p w14:paraId="4E28FEE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15C8ECFF" w14:textId="56E38E31"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007D2E2E">
              <w:rPr>
                <w:rFonts w:ascii="Calibri" w:hAnsi="Calibri" w:cs="宋体" w:hint="eastAsia"/>
                <w:bCs/>
                <w:color w:val="000000"/>
                <w:kern w:val="0"/>
                <w:sz w:val="21"/>
              </w:rPr>
              <w:t>LD1</w:t>
            </w:r>
            <w:r>
              <w:rPr>
                <w:rFonts w:ascii="Calibri" w:hAnsi="Calibri" w:cs="宋体" w:hint="eastAsia"/>
                <w:bCs/>
                <w:color w:val="000000"/>
                <w:kern w:val="0"/>
                <w:sz w:val="21"/>
              </w:rPr>
              <w:t>电流</w:t>
            </w:r>
          </w:p>
        </w:tc>
        <w:tc>
          <w:tcPr>
            <w:tcW w:w="2137" w:type="pct"/>
            <w:noWrap/>
            <w:hideMark/>
          </w:tcPr>
          <w:p w14:paraId="5838A1C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23D44920" w14:textId="77777777" w:rsidTr="00F26022">
        <w:trPr>
          <w:trHeight w:val="348"/>
        </w:trPr>
        <w:tc>
          <w:tcPr>
            <w:tcW w:w="294" w:type="pct"/>
            <w:noWrap/>
            <w:hideMark/>
          </w:tcPr>
          <w:p w14:paraId="12CD9279" w14:textId="28769AF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378D71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0x33</w:t>
            </w:r>
          </w:p>
        </w:tc>
        <w:tc>
          <w:tcPr>
            <w:tcW w:w="341" w:type="pct"/>
            <w:noWrap/>
            <w:hideMark/>
          </w:tcPr>
          <w:p w14:paraId="7DE1655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4AFA04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设置脉宽</w:t>
            </w:r>
          </w:p>
        </w:tc>
        <w:tc>
          <w:tcPr>
            <w:tcW w:w="2137" w:type="pct"/>
            <w:noWrap/>
            <w:hideMark/>
          </w:tcPr>
          <w:p w14:paraId="74816A34" w14:textId="7509D575" w:rsidR="004155D2" w:rsidRDefault="007D2E2E"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200</w:t>
            </w:r>
            <w:r w:rsidR="004155D2">
              <w:rPr>
                <w:rFonts w:ascii="Calibri" w:hAnsi="Calibri" w:cs="宋体" w:hint="eastAsia"/>
                <w:bCs/>
                <w:color w:val="000000"/>
                <w:kern w:val="0"/>
                <w:sz w:val="21"/>
              </w:rPr>
              <w:t>us</w:t>
            </w:r>
            <w:r w:rsidR="004155D2">
              <w:rPr>
                <w:rFonts w:ascii="Calibri" w:hAnsi="Calibri" w:cs="宋体" w:hint="eastAsia"/>
                <w:bCs/>
                <w:color w:val="000000"/>
                <w:kern w:val="0"/>
                <w:sz w:val="21"/>
              </w:rPr>
              <w:t>～</w:t>
            </w:r>
            <w:r w:rsidR="004155D2">
              <w:rPr>
                <w:rFonts w:ascii="Calibri" w:hAnsi="Calibri" w:cs="宋体" w:hint="eastAsia"/>
                <w:bCs/>
                <w:color w:val="000000"/>
                <w:kern w:val="0"/>
                <w:sz w:val="21"/>
              </w:rPr>
              <w:t>2</w:t>
            </w:r>
            <w:r>
              <w:rPr>
                <w:rFonts w:ascii="Calibri" w:hAnsi="Calibri" w:cs="宋体" w:hint="eastAsia"/>
                <w:bCs/>
                <w:color w:val="000000"/>
                <w:kern w:val="0"/>
                <w:sz w:val="21"/>
              </w:rPr>
              <w:t>4</w:t>
            </w:r>
            <w:r w:rsidR="004155D2">
              <w:rPr>
                <w:rFonts w:ascii="Calibri" w:hAnsi="Calibri" w:cs="宋体" w:hint="eastAsia"/>
                <w:bCs/>
                <w:color w:val="000000"/>
                <w:kern w:val="0"/>
                <w:sz w:val="21"/>
              </w:rPr>
              <w:t>0us</w:t>
            </w:r>
          </w:p>
        </w:tc>
      </w:tr>
      <w:tr w:rsidR="00B90A46" w14:paraId="6D2ACD37" w14:textId="77777777" w:rsidTr="00F26022">
        <w:trPr>
          <w:trHeight w:val="348"/>
        </w:trPr>
        <w:tc>
          <w:tcPr>
            <w:tcW w:w="294" w:type="pct"/>
            <w:noWrap/>
            <w:hideMark/>
          </w:tcPr>
          <w:p w14:paraId="22060A66" w14:textId="6923975F"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CC9A0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0x34</w:t>
            </w:r>
          </w:p>
        </w:tc>
        <w:tc>
          <w:tcPr>
            <w:tcW w:w="341" w:type="pct"/>
            <w:noWrap/>
            <w:hideMark/>
          </w:tcPr>
          <w:p w14:paraId="3E15B6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hideMark/>
          </w:tcPr>
          <w:p w14:paraId="61F7F12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设置调Ｑ延时</w:t>
            </w:r>
          </w:p>
        </w:tc>
        <w:tc>
          <w:tcPr>
            <w:tcW w:w="2137" w:type="pct"/>
            <w:noWrap/>
            <w:hideMark/>
          </w:tcPr>
          <w:p w14:paraId="7FEAC8E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B90A46" w14:paraId="429AC4F1" w14:textId="77777777" w:rsidTr="00F26022">
        <w:trPr>
          <w:trHeight w:val="348"/>
        </w:trPr>
        <w:tc>
          <w:tcPr>
            <w:tcW w:w="294" w:type="pct"/>
            <w:noWrap/>
            <w:hideMark/>
          </w:tcPr>
          <w:p w14:paraId="1E0F9BE9" w14:textId="157306B5"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DD06E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0x35</w:t>
            </w:r>
          </w:p>
        </w:tc>
        <w:tc>
          <w:tcPr>
            <w:tcW w:w="341" w:type="pct"/>
            <w:noWrap/>
            <w:hideMark/>
          </w:tcPr>
          <w:p w14:paraId="555E637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2119E79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设置触发模式</w:t>
            </w:r>
          </w:p>
        </w:tc>
        <w:tc>
          <w:tcPr>
            <w:tcW w:w="2137" w:type="pct"/>
            <w:noWrap/>
            <w:hideMark/>
          </w:tcPr>
          <w:p w14:paraId="79D6DAF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B90A46" w14:paraId="0422D693" w14:textId="77777777" w:rsidTr="00F26022">
        <w:trPr>
          <w:trHeight w:val="348"/>
        </w:trPr>
        <w:tc>
          <w:tcPr>
            <w:tcW w:w="294" w:type="pct"/>
            <w:noWrap/>
            <w:hideMark/>
          </w:tcPr>
          <w:p w14:paraId="46822698" w14:textId="78D5168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0A0F754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0x36</w:t>
            </w:r>
          </w:p>
        </w:tc>
        <w:tc>
          <w:tcPr>
            <w:tcW w:w="341" w:type="pct"/>
            <w:noWrap/>
            <w:hideMark/>
          </w:tcPr>
          <w:p w14:paraId="0E12F96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08F62794"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w:t>
            </w:r>
            <w:r>
              <w:rPr>
                <w:rFonts w:ascii="Calibri" w:hAnsi="Calibri" w:cs="宋体" w:hint="eastAsia"/>
                <w:bCs/>
                <w:color w:val="000000"/>
                <w:kern w:val="0"/>
                <w:sz w:val="21"/>
              </w:rPr>
              <w:t>电流开关</w:t>
            </w:r>
          </w:p>
        </w:tc>
        <w:tc>
          <w:tcPr>
            <w:tcW w:w="2137" w:type="pct"/>
            <w:noWrap/>
            <w:hideMark/>
          </w:tcPr>
          <w:p w14:paraId="66591FB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02F0F081" w14:textId="77777777" w:rsidTr="00F26022">
        <w:trPr>
          <w:trHeight w:val="348"/>
        </w:trPr>
        <w:tc>
          <w:tcPr>
            <w:tcW w:w="294" w:type="pct"/>
            <w:noWrap/>
            <w:hideMark/>
          </w:tcPr>
          <w:p w14:paraId="478E7B20" w14:textId="21CD616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40165D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0x37</w:t>
            </w:r>
          </w:p>
        </w:tc>
        <w:tc>
          <w:tcPr>
            <w:tcW w:w="341" w:type="pct"/>
            <w:noWrap/>
            <w:hideMark/>
          </w:tcPr>
          <w:p w14:paraId="350EFB4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1AC9C61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Q</w:t>
            </w:r>
            <w:r>
              <w:rPr>
                <w:rFonts w:ascii="Calibri" w:hAnsi="Calibri" w:cs="宋体" w:hint="eastAsia"/>
                <w:bCs/>
                <w:color w:val="000000"/>
                <w:kern w:val="0"/>
                <w:sz w:val="21"/>
              </w:rPr>
              <w:t>脉冲开关</w:t>
            </w:r>
          </w:p>
        </w:tc>
        <w:tc>
          <w:tcPr>
            <w:tcW w:w="2137" w:type="pct"/>
            <w:noWrap/>
            <w:hideMark/>
          </w:tcPr>
          <w:p w14:paraId="49C0C27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B90A46" w14:paraId="7CFCDEBA" w14:textId="77777777" w:rsidTr="00F26022">
        <w:trPr>
          <w:trHeight w:val="348"/>
        </w:trPr>
        <w:tc>
          <w:tcPr>
            <w:tcW w:w="294" w:type="pct"/>
            <w:noWrap/>
            <w:hideMark/>
          </w:tcPr>
          <w:p w14:paraId="70472AD9" w14:textId="5F1D8C4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543CA8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0x38</w:t>
            </w:r>
          </w:p>
        </w:tc>
        <w:tc>
          <w:tcPr>
            <w:tcW w:w="341" w:type="pct"/>
            <w:noWrap/>
            <w:hideMark/>
          </w:tcPr>
          <w:p w14:paraId="44BEA6F1"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6117410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开关</w:t>
            </w:r>
          </w:p>
        </w:tc>
        <w:tc>
          <w:tcPr>
            <w:tcW w:w="2137" w:type="pct"/>
            <w:noWrap/>
            <w:hideMark/>
          </w:tcPr>
          <w:p w14:paraId="542726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B90A46" w14:paraId="40C31A6E" w14:textId="77777777" w:rsidTr="00F26022">
        <w:trPr>
          <w:trHeight w:val="348"/>
        </w:trPr>
        <w:tc>
          <w:tcPr>
            <w:tcW w:w="294" w:type="pct"/>
            <w:noWrap/>
            <w:hideMark/>
          </w:tcPr>
          <w:p w14:paraId="0BF98ACC" w14:textId="509A4676"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F4E661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0x39</w:t>
            </w:r>
          </w:p>
        </w:tc>
        <w:tc>
          <w:tcPr>
            <w:tcW w:w="341" w:type="pct"/>
            <w:noWrap/>
            <w:hideMark/>
          </w:tcPr>
          <w:p w14:paraId="7DAF39B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hideMark/>
          </w:tcPr>
          <w:p w14:paraId="464759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开关</w:t>
            </w:r>
          </w:p>
        </w:tc>
        <w:tc>
          <w:tcPr>
            <w:tcW w:w="2137" w:type="pct"/>
            <w:noWrap/>
            <w:hideMark/>
          </w:tcPr>
          <w:p w14:paraId="3A53ED4B"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B90A46" w14:paraId="26F5ADC2" w14:textId="77777777" w:rsidTr="00F26022">
        <w:trPr>
          <w:trHeight w:val="1248"/>
        </w:trPr>
        <w:tc>
          <w:tcPr>
            <w:tcW w:w="294" w:type="pct"/>
            <w:noWrap/>
            <w:hideMark/>
          </w:tcPr>
          <w:p w14:paraId="17D9D30B" w14:textId="498DF19C"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A8201C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0x3A</w:t>
            </w:r>
          </w:p>
        </w:tc>
        <w:tc>
          <w:tcPr>
            <w:tcW w:w="341" w:type="pct"/>
            <w:noWrap/>
            <w:hideMark/>
          </w:tcPr>
          <w:p w14:paraId="0889D16F" w14:textId="739A0BF0"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2A344905" w14:textId="07B75E05"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设置第一路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32E21969" w14:textId="0B5DC51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03A94093" w14:textId="77777777" w:rsidTr="00F26022">
        <w:trPr>
          <w:trHeight w:val="1248"/>
        </w:trPr>
        <w:tc>
          <w:tcPr>
            <w:tcW w:w="294" w:type="pct"/>
            <w:noWrap/>
            <w:hideMark/>
          </w:tcPr>
          <w:p w14:paraId="3A17B26F" w14:textId="34C5C16C"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A2526B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0x3B</w:t>
            </w:r>
          </w:p>
        </w:tc>
        <w:tc>
          <w:tcPr>
            <w:tcW w:w="341" w:type="pct"/>
            <w:noWrap/>
            <w:hideMark/>
          </w:tcPr>
          <w:p w14:paraId="3E4A0A06" w14:textId="74D79E1B" w:rsidR="004155D2" w:rsidRDefault="00386534"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hideMark/>
          </w:tcPr>
          <w:p w14:paraId="396F6B16" w14:textId="209EA15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设置第二路</w:t>
            </w:r>
            <w:r>
              <w:rPr>
                <w:rFonts w:ascii="Calibri" w:hAnsi="Calibri" w:cs="宋体" w:hint="eastAsia"/>
                <w:bCs/>
                <w:color w:val="000000"/>
                <w:kern w:val="0"/>
                <w:sz w:val="21"/>
              </w:rPr>
              <w:t>TEC</w:t>
            </w:r>
            <w:r>
              <w:rPr>
                <w:rFonts w:ascii="Calibri" w:hAnsi="Calibri" w:cs="宋体" w:hint="eastAsia"/>
                <w:bCs/>
                <w:color w:val="000000"/>
                <w:kern w:val="0"/>
                <w:sz w:val="21"/>
              </w:rPr>
              <w:t>：工作温度、限压</w:t>
            </w:r>
          </w:p>
        </w:tc>
        <w:tc>
          <w:tcPr>
            <w:tcW w:w="2137" w:type="pct"/>
            <w:hideMark/>
          </w:tcPr>
          <w:p w14:paraId="026BFBD8" w14:textId="38ABF63A"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1CEA646E" w14:textId="77777777" w:rsidTr="00F26022">
        <w:trPr>
          <w:trHeight w:val="4056"/>
        </w:trPr>
        <w:tc>
          <w:tcPr>
            <w:tcW w:w="294" w:type="pct"/>
            <w:noWrap/>
            <w:hideMark/>
          </w:tcPr>
          <w:p w14:paraId="0F1EF63D" w14:textId="31E4566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1D93A6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0x3C</w:t>
            </w:r>
          </w:p>
        </w:tc>
        <w:tc>
          <w:tcPr>
            <w:tcW w:w="341" w:type="pct"/>
            <w:noWrap/>
            <w:hideMark/>
          </w:tcPr>
          <w:p w14:paraId="75A31BA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1843" w:type="pct"/>
            <w:noWrap/>
            <w:hideMark/>
          </w:tcPr>
          <w:p w14:paraId="0D68089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设置子脉冲个数及脉冲间隔</w:t>
            </w:r>
          </w:p>
        </w:tc>
        <w:tc>
          <w:tcPr>
            <w:tcW w:w="2137" w:type="pct"/>
            <w:hideMark/>
          </w:tcPr>
          <w:p w14:paraId="6B1EF00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B90A46" w14:paraId="33F0A6E8" w14:textId="77777777" w:rsidTr="00F26022">
        <w:trPr>
          <w:trHeight w:val="348"/>
        </w:trPr>
        <w:tc>
          <w:tcPr>
            <w:tcW w:w="294" w:type="pct"/>
            <w:noWrap/>
            <w:hideMark/>
          </w:tcPr>
          <w:p w14:paraId="46D37CF1" w14:textId="69A9256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A6CFA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0x50</w:t>
            </w:r>
          </w:p>
        </w:tc>
        <w:tc>
          <w:tcPr>
            <w:tcW w:w="341" w:type="pct"/>
            <w:noWrap/>
            <w:hideMark/>
          </w:tcPr>
          <w:p w14:paraId="01DD53E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2E778F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518653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查询脉宽设定值</w:t>
            </w:r>
          </w:p>
        </w:tc>
      </w:tr>
      <w:tr w:rsidR="00B90A46" w14:paraId="4AC30EB7" w14:textId="77777777" w:rsidTr="00F26022">
        <w:trPr>
          <w:trHeight w:val="348"/>
        </w:trPr>
        <w:tc>
          <w:tcPr>
            <w:tcW w:w="294" w:type="pct"/>
            <w:noWrap/>
            <w:hideMark/>
          </w:tcPr>
          <w:p w14:paraId="323FF2A4" w14:textId="2FBB9A01"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A4C47A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0x51</w:t>
            </w:r>
          </w:p>
        </w:tc>
        <w:tc>
          <w:tcPr>
            <w:tcW w:w="341" w:type="pct"/>
            <w:noWrap/>
            <w:hideMark/>
          </w:tcPr>
          <w:p w14:paraId="3B66D0B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726151D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A8DBE1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查询调Ｑ延时设定值</w:t>
            </w:r>
          </w:p>
        </w:tc>
      </w:tr>
      <w:tr w:rsidR="00B90A46" w14:paraId="0F8033BF" w14:textId="77777777" w:rsidTr="00F26022">
        <w:trPr>
          <w:trHeight w:val="348"/>
        </w:trPr>
        <w:tc>
          <w:tcPr>
            <w:tcW w:w="294" w:type="pct"/>
            <w:noWrap/>
            <w:hideMark/>
          </w:tcPr>
          <w:p w14:paraId="38185474" w14:textId="3DDFA5A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86CB50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0x52</w:t>
            </w:r>
          </w:p>
        </w:tc>
        <w:tc>
          <w:tcPr>
            <w:tcW w:w="341" w:type="pct"/>
            <w:noWrap/>
            <w:hideMark/>
          </w:tcPr>
          <w:p w14:paraId="1D6A24B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1033EA"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4A455E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查询触发模式</w:t>
            </w:r>
          </w:p>
        </w:tc>
      </w:tr>
      <w:tr w:rsidR="00B90A46" w14:paraId="06C55AAD" w14:textId="77777777" w:rsidTr="00F26022">
        <w:trPr>
          <w:trHeight w:val="348"/>
        </w:trPr>
        <w:tc>
          <w:tcPr>
            <w:tcW w:w="294" w:type="pct"/>
            <w:noWrap/>
            <w:hideMark/>
          </w:tcPr>
          <w:p w14:paraId="444DDC09" w14:textId="6AA7C80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9FF213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0x53</w:t>
            </w:r>
          </w:p>
        </w:tc>
        <w:tc>
          <w:tcPr>
            <w:tcW w:w="341" w:type="pct"/>
            <w:noWrap/>
            <w:hideMark/>
          </w:tcPr>
          <w:p w14:paraId="4BA9C33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AB33A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8E93C91" w14:textId="42A06CE2"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电流设定值</w:t>
            </w:r>
          </w:p>
        </w:tc>
      </w:tr>
      <w:tr w:rsidR="00B90A46" w14:paraId="02F2017C" w14:textId="77777777" w:rsidTr="00F26022">
        <w:trPr>
          <w:trHeight w:val="348"/>
        </w:trPr>
        <w:tc>
          <w:tcPr>
            <w:tcW w:w="294" w:type="pct"/>
            <w:noWrap/>
            <w:hideMark/>
          </w:tcPr>
          <w:p w14:paraId="5823243B" w14:textId="5F21337D"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31D33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0x55</w:t>
            </w:r>
          </w:p>
        </w:tc>
        <w:tc>
          <w:tcPr>
            <w:tcW w:w="341" w:type="pct"/>
            <w:noWrap/>
            <w:hideMark/>
          </w:tcPr>
          <w:p w14:paraId="2D80880C"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36F00E8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2690BA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TEC1</w:t>
            </w:r>
            <w:r>
              <w:rPr>
                <w:rFonts w:ascii="Calibri" w:hAnsi="Calibri" w:cs="宋体" w:hint="eastAsia"/>
                <w:bCs/>
                <w:color w:val="000000"/>
                <w:kern w:val="0"/>
                <w:sz w:val="21"/>
              </w:rPr>
              <w:t>开关</w:t>
            </w:r>
          </w:p>
        </w:tc>
      </w:tr>
      <w:tr w:rsidR="00B90A46" w14:paraId="79B17FF0" w14:textId="77777777" w:rsidTr="00F26022">
        <w:trPr>
          <w:trHeight w:val="348"/>
        </w:trPr>
        <w:tc>
          <w:tcPr>
            <w:tcW w:w="294" w:type="pct"/>
            <w:noWrap/>
            <w:hideMark/>
          </w:tcPr>
          <w:p w14:paraId="192F9B69" w14:textId="696AD22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269C8D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0x56</w:t>
            </w:r>
          </w:p>
        </w:tc>
        <w:tc>
          <w:tcPr>
            <w:tcW w:w="341" w:type="pct"/>
            <w:noWrap/>
            <w:hideMark/>
          </w:tcPr>
          <w:p w14:paraId="3F49B0D9"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912542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F32C4B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TEC2</w:t>
            </w:r>
            <w:r>
              <w:rPr>
                <w:rFonts w:ascii="Calibri" w:hAnsi="Calibri" w:cs="宋体" w:hint="eastAsia"/>
                <w:bCs/>
                <w:color w:val="000000"/>
                <w:kern w:val="0"/>
                <w:sz w:val="21"/>
              </w:rPr>
              <w:t>开关</w:t>
            </w:r>
          </w:p>
        </w:tc>
      </w:tr>
      <w:tr w:rsidR="00B90A46" w14:paraId="3BDC9D14" w14:textId="77777777" w:rsidTr="00F26022">
        <w:trPr>
          <w:trHeight w:val="348"/>
        </w:trPr>
        <w:tc>
          <w:tcPr>
            <w:tcW w:w="294" w:type="pct"/>
            <w:noWrap/>
            <w:hideMark/>
          </w:tcPr>
          <w:p w14:paraId="298603C3" w14:textId="6AF50F64"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154B272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0x57</w:t>
            </w:r>
          </w:p>
        </w:tc>
        <w:tc>
          <w:tcPr>
            <w:tcW w:w="341" w:type="pct"/>
            <w:noWrap/>
            <w:hideMark/>
          </w:tcPr>
          <w:p w14:paraId="7F290E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6515AC35"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B7C552F" w14:textId="44F00DE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289567EB" w14:textId="77777777" w:rsidTr="00F26022">
        <w:trPr>
          <w:trHeight w:val="348"/>
        </w:trPr>
        <w:tc>
          <w:tcPr>
            <w:tcW w:w="294" w:type="pct"/>
            <w:noWrap/>
            <w:hideMark/>
          </w:tcPr>
          <w:p w14:paraId="1982DA2A" w14:textId="32D66A1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4BF84530"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0x58</w:t>
            </w:r>
          </w:p>
        </w:tc>
        <w:tc>
          <w:tcPr>
            <w:tcW w:w="341" w:type="pct"/>
            <w:noWrap/>
            <w:hideMark/>
          </w:tcPr>
          <w:p w14:paraId="0E832AA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90888A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76E96A1" w14:textId="485286ED"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3D13A6A0" w14:textId="77777777" w:rsidTr="00F26022">
        <w:trPr>
          <w:trHeight w:val="348"/>
        </w:trPr>
        <w:tc>
          <w:tcPr>
            <w:tcW w:w="294" w:type="pct"/>
            <w:noWrap/>
            <w:hideMark/>
          </w:tcPr>
          <w:p w14:paraId="06C07C83" w14:textId="23F7F2F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17574C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0x59</w:t>
            </w:r>
          </w:p>
        </w:tc>
        <w:tc>
          <w:tcPr>
            <w:tcW w:w="341" w:type="pct"/>
            <w:noWrap/>
            <w:hideMark/>
          </w:tcPr>
          <w:p w14:paraId="320D98D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4EAD197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1B6CE4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查询子脉冲个数及脉冲间隔设定值</w:t>
            </w:r>
          </w:p>
        </w:tc>
      </w:tr>
      <w:tr w:rsidR="00B90A46" w14:paraId="0FC3AE6D" w14:textId="77777777" w:rsidTr="00F26022">
        <w:trPr>
          <w:trHeight w:val="348"/>
        </w:trPr>
        <w:tc>
          <w:tcPr>
            <w:tcW w:w="294" w:type="pct"/>
            <w:noWrap/>
            <w:hideMark/>
          </w:tcPr>
          <w:p w14:paraId="35EC0A23" w14:textId="44E4FBD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3B4DBB8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0x5A</w:t>
            </w:r>
          </w:p>
        </w:tc>
        <w:tc>
          <w:tcPr>
            <w:tcW w:w="341" w:type="pct"/>
            <w:noWrap/>
            <w:hideMark/>
          </w:tcPr>
          <w:p w14:paraId="30200994"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581C3CF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E5AE302" w14:textId="1F7DEF4C"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4A2DA1">
              <w:rPr>
                <w:rFonts w:ascii="Calibri" w:hAnsi="Calibri" w:cs="宋体" w:hint="eastAsia"/>
                <w:bCs/>
                <w:color w:val="000000"/>
                <w:kern w:val="0"/>
                <w:sz w:val="21"/>
              </w:rPr>
              <w:t>1</w:t>
            </w:r>
            <w:r>
              <w:rPr>
                <w:rFonts w:ascii="Calibri" w:hAnsi="Calibri" w:cs="宋体" w:hint="eastAsia"/>
                <w:bCs/>
                <w:color w:val="000000"/>
                <w:kern w:val="0"/>
                <w:sz w:val="21"/>
              </w:rPr>
              <w:t>电流检测值</w:t>
            </w:r>
          </w:p>
        </w:tc>
      </w:tr>
      <w:tr w:rsidR="00B90A46" w14:paraId="29CB880D" w14:textId="77777777" w:rsidTr="00F26022">
        <w:trPr>
          <w:trHeight w:val="348"/>
        </w:trPr>
        <w:tc>
          <w:tcPr>
            <w:tcW w:w="294" w:type="pct"/>
            <w:noWrap/>
            <w:hideMark/>
          </w:tcPr>
          <w:p w14:paraId="6107583F" w14:textId="6B0D3AD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71D1621E"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0x5B</w:t>
            </w:r>
          </w:p>
        </w:tc>
        <w:tc>
          <w:tcPr>
            <w:tcW w:w="341" w:type="pct"/>
            <w:noWrap/>
            <w:hideMark/>
          </w:tcPr>
          <w:p w14:paraId="08AE150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96A932E"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289CFE11"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查询负载电压检测值</w:t>
            </w:r>
          </w:p>
        </w:tc>
      </w:tr>
      <w:tr w:rsidR="00B90A46" w14:paraId="38753581" w14:textId="77777777" w:rsidTr="00F26022">
        <w:trPr>
          <w:trHeight w:val="348"/>
        </w:trPr>
        <w:tc>
          <w:tcPr>
            <w:tcW w:w="294" w:type="pct"/>
            <w:noWrap/>
            <w:hideMark/>
          </w:tcPr>
          <w:p w14:paraId="002F2535" w14:textId="200017A0"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BB3047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0x5C</w:t>
            </w:r>
          </w:p>
        </w:tc>
        <w:tc>
          <w:tcPr>
            <w:tcW w:w="341" w:type="pct"/>
            <w:noWrap/>
            <w:hideMark/>
          </w:tcPr>
          <w:p w14:paraId="0DC0565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6BD973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525F98C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查询电源温度检测值</w:t>
            </w:r>
          </w:p>
        </w:tc>
      </w:tr>
      <w:tr w:rsidR="00B90A46" w14:paraId="684A174E" w14:textId="77777777" w:rsidTr="00F26022">
        <w:trPr>
          <w:trHeight w:val="348"/>
        </w:trPr>
        <w:tc>
          <w:tcPr>
            <w:tcW w:w="294" w:type="pct"/>
            <w:noWrap/>
            <w:hideMark/>
          </w:tcPr>
          <w:p w14:paraId="03927194" w14:textId="44907DD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241BFA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0x5D</w:t>
            </w:r>
          </w:p>
        </w:tc>
        <w:tc>
          <w:tcPr>
            <w:tcW w:w="341" w:type="pct"/>
            <w:noWrap/>
            <w:hideMark/>
          </w:tcPr>
          <w:p w14:paraId="60727C7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31DDF3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4C07F4E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r>
      <w:tr w:rsidR="00B90A46" w14:paraId="330B9580" w14:textId="77777777" w:rsidTr="00F26022">
        <w:trPr>
          <w:trHeight w:val="348"/>
        </w:trPr>
        <w:tc>
          <w:tcPr>
            <w:tcW w:w="294" w:type="pct"/>
            <w:noWrap/>
            <w:hideMark/>
          </w:tcPr>
          <w:p w14:paraId="7D6CF4AF" w14:textId="6F24EF58"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57F3C63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0x5E</w:t>
            </w:r>
          </w:p>
        </w:tc>
        <w:tc>
          <w:tcPr>
            <w:tcW w:w="341" w:type="pct"/>
            <w:noWrap/>
            <w:hideMark/>
          </w:tcPr>
          <w:p w14:paraId="3E0955A6"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7279753"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4E512B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r>
      <w:tr w:rsidR="00B90A46" w14:paraId="693B86BE" w14:textId="77777777" w:rsidTr="00F26022">
        <w:trPr>
          <w:trHeight w:val="348"/>
        </w:trPr>
        <w:tc>
          <w:tcPr>
            <w:tcW w:w="294" w:type="pct"/>
            <w:noWrap/>
            <w:hideMark/>
          </w:tcPr>
          <w:p w14:paraId="5E7330FB" w14:textId="2CEDA5FA"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hideMark/>
          </w:tcPr>
          <w:p w14:paraId="042AF31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0x5F</w:t>
            </w:r>
          </w:p>
        </w:tc>
        <w:tc>
          <w:tcPr>
            <w:tcW w:w="341" w:type="pct"/>
            <w:noWrap/>
            <w:hideMark/>
          </w:tcPr>
          <w:p w14:paraId="7EBC6E0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DD5F6FC"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470DF83" w14:textId="09E680D0"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7E811221" w14:textId="77777777" w:rsidTr="00F26022">
        <w:trPr>
          <w:trHeight w:val="348"/>
        </w:trPr>
        <w:tc>
          <w:tcPr>
            <w:tcW w:w="294" w:type="pct"/>
            <w:noWrap/>
            <w:hideMark/>
          </w:tcPr>
          <w:p w14:paraId="2BAD2547" w14:textId="4955BAD3"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C7BF11B"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0x70</w:t>
            </w:r>
          </w:p>
        </w:tc>
        <w:tc>
          <w:tcPr>
            <w:tcW w:w="341" w:type="pct"/>
            <w:noWrap/>
            <w:hideMark/>
          </w:tcPr>
          <w:p w14:paraId="29DD6A4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E422A76"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3B63CB75" w14:textId="30D94DA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查询第一路</w:t>
            </w:r>
            <w:r w:rsidR="00A579A0" w:rsidRPr="00A579A0">
              <w:rPr>
                <w:rFonts w:ascii="Calibri" w:hAnsi="Calibri" w:cs="宋体" w:hint="eastAsia"/>
                <w:bCs/>
                <w:color w:val="000000"/>
                <w:kern w:val="0"/>
                <w:sz w:val="21"/>
              </w:rPr>
              <w:t>TEC</w:t>
            </w:r>
            <w:r w:rsidR="00A579A0" w:rsidRPr="00A579A0">
              <w:rPr>
                <w:rFonts w:ascii="Calibri" w:hAnsi="Calibri" w:cs="宋体" w:hint="eastAsia"/>
                <w:bCs/>
                <w:color w:val="000000"/>
                <w:kern w:val="0"/>
                <w:sz w:val="21"/>
              </w:rPr>
              <w:t>输出功率</w:t>
            </w:r>
            <w:r>
              <w:rPr>
                <w:rFonts w:ascii="Calibri" w:hAnsi="Calibri" w:cs="宋体" w:hint="eastAsia"/>
                <w:bCs/>
                <w:color w:val="000000"/>
                <w:kern w:val="0"/>
                <w:sz w:val="21"/>
              </w:rPr>
              <w:t>检测值</w:t>
            </w:r>
          </w:p>
        </w:tc>
      </w:tr>
      <w:tr w:rsidR="00B90A46" w14:paraId="516B41DA" w14:textId="77777777" w:rsidTr="00F26022">
        <w:trPr>
          <w:trHeight w:val="348"/>
        </w:trPr>
        <w:tc>
          <w:tcPr>
            <w:tcW w:w="294" w:type="pct"/>
            <w:noWrap/>
            <w:hideMark/>
          </w:tcPr>
          <w:p w14:paraId="38A178E5" w14:textId="3890174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5A7BB3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0x71</w:t>
            </w:r>
          </w:p>
        </w:tc>
        <w:tc>
          <w:tcPr>
            <w:tcW w:w="341" w:type="pct"/>
            <w:noWrap/>
            <w:hideMark/>
          </w:tcPr>
          <w:p w14:paraId="2EC6E90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1FE69187"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6B69B5AB" w14:textId="39A24029"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sidR="00A579A0">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6CDCFB62" w14:textId="77777777" w:rsidTr="00F26022">
        <w:trPr>
          <w:trHeight w:val="348"/>
        </w:trPr>
        <w:tc>
          <w:tcPr>
            <w:tcW w:w="294" w:type="pct"/>
            <w:noWrap/>
            <w:hideMark/>
          </w:tcPr>
          <w:p w14:paraId="1ACA3538" w14:textId="42AE7D39"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A6863D5"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0x72</w:t>
            </w:r>
          </w:p>
        </w:tc>
        <w:tc>
          <w:tcPr>
            <w:tcW w:w="341" w:type="pct"/>
            <w:noWrap/>
            <w:hideMark/>
          </w:tcPr>
          <w:p w14:paraId="71CACEF3"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C7221B0"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11831583" w14:textId="13AB26C6"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查询第二路</w:t>
            </w:r>
            <w:r>
              <w:rPr>
                <w:rFonts w:ascii="Calibri" w:hAnsi="Calibri" w:cs="宋体" w:hint="eastAsia"/>
                <w:bCs/>
                <w:color w:val="000000"/>
                <w:kern w:val="0"/>
                <w:sz w:val="21"/>
              </w:rPr>
              <w:t>TEC</w:t>
            </w:r>
            <w:r>
              <w:rPr>
                <w:rFonts w:ascii="Calibri" w:hAnsi="Calibri" w:cs="宋体" w:hint="eastAsia"/>
                <w:bCs/>
                <w:color w:val="000000"/>
                <w:kern w:val="0"/>
                <w:sz w:val="21"/>
              </w:rPr>
              <w:t>输出</w:t>
            </w:r>
            <w:r w:rsidR="00A579A0" w:rsidRPr="00A579A0">
              <w:rPr>
                <w:rFonts w:ascii="Calibri" w:hAnsi="Calibri" w:cs="宋体" w:hint="eastAsia"/>
                <w:bCs/>
                <w:color w:val="000000"/>
                <w:kern w:val="0"/>
                <w:sz w:val="21"/>
              </w:rPr>
              <w:t>功率</w:t>
            </w:r>
            <w:r>
              <w:rPr>
                <w:rFonts w:ascii="Calibri" w:hAnsi="Calibri" w:cs="宋体" w:hint="eastAsia"/>
                <w:bCs/>
                <w:color w:val="000000"/>
                <w:kern w:val="0"/>
                <w:sz w:val="21"/>
              </w:rPr>
              <w:t>检测值</w:t>
            </w:r>
          </w:p>
        </w:tc>
      </w:tr>
      <w:tr w:rsidR="00B90A46" w14:paraId="531EBC55" w14:textId="77777777" w:rsidTr="00F26022">
        <w:trPr>
          <w:trHeight w:val="348"/>
        </w:trPr>
        <w:tc>
          <w:tcPr>
            <w:tcW w:w="294" w:type="pct"/>
            <w:noWrap/>
            <w:hideMark/>
          </w:tcPr>
          <w:p w14:paraId="74A4D2AA" w14:textId="0E8F8AF7"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232AB88"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0x73</w:t>
            </w:r>
          </w:p>
        </w:tc>
        <w:tc>
          <w:tcPr>
            <w:tcW w:w="341" w:type="pct"/>
            <w:noWrap/>
            <w:hideMark/>
          </w:tcPr>
          <w:p w14:paraId="1CEB704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0F3F0E9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01206712"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查询工作状态</w:t>
            </w:r>
          </w:p>
        </w:tc>
      </w:tr>
      <w:tr w:rsidR="00B90A46" w14:paraId="4CC78839" w14:textId="77777777" w:rsidTr="00F26022">
        <w:trPr>
          <w:trHeight w:val="348"/>
        </w:trPr>
        <w:tc>
          <w:tcPr>
            <w:tcW w:w="294" w:type="pct"/>
            <w:noWrap/>
            <w:hideMark/>
          </w:tcPr>
          <w:p w14:paraId="5D2BFBD2" w14:textId="3DC376D2"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B687EA7"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0x74</w:t>
            </w:r>
          </w:p>
        </w:tc>
        <w:tc>
          <w:tcPr>
            <w:tcW w:w="341" w:type="pct"/>
            <w:noWrap/>
            <w:hideMark/>
          </w:tcPr>
          <w:p w14:paraId="72CFC4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hideMark/>
          </w:tcPr>
          <w:p w14:paraId="27C2A67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hideMark/>
          </w:tcPr>
          <w:p w14:paraId="7179127F"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查询所有设定参数</w:t>
            </w:r>
          </w:p>
        </w:tc>
      </w:tr>
      <w:tr w:rsidR="00B90A46" w14:paraId="4578ADE4" w14:textId="77777777" w:rsidTr="00F26022">
        <w:trPr>
          <w:trHeight w:val="348"/>
        </w:trPr>
        <w:tc>
          <w:tcPr>
            <w:tcW w:w="294" w:type="pct"/>
            <w:noWrap/>
          </w:tcPr>
          <w:p w14:paraId="1DC1D6BD" w14:textId="61FC158B"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57D6F2"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0x75</w:t>
            </w:r>
          </w:p>
        </w:tc>
        <w:tc>
          <w:tcPr>
            <w:tcW w:w="341" w:type="pct"/>
            <w:noWrap/>
          </w:tcPr>
          <w:p w14:paraId="34DDC3ED"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AB235E9"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1CB0B2D"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查询所有检测参数</w:t>
            </w:r>
          </w:p>
        </w:tc>
      </w:tr>
      <w:tr w:rsidR="00B90A46" w14:paraId="68F03ABB" w14:textId="77777777" w:rsidTr="00F26022">
        <w:trPr>
          <w:trHeight w:val="348"/>
        </w:trPr>
        <w:tc>
          <w:tcPr>
            <w:tcW w:w="294" w:type="pct"/>
            <w:noWrap/>
          </w:tcPr>
          <w:p w14:paraId="41B3D6EC" w14:textId="2C5ADF1F" w:rsidR="004155D2" w:rsidRDefault="004155D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B49066F" w14:textId="77777777" w:rsidR="004155D2" w:rsidRDefault="004155D2"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0x76</w:t>
            </w:r>
          </w:p>
        </w:tc>
        <w:tc>
          <w:tcPr>
            <w:tcW w:w="341" w:type="pct"/>
            <w:noWrap/>
          </w:tcPr>
          <w:p w14:paraId="2B889CFA" w14:textId="44F5A43E" w:rsidR="004155D2" w:rsidRDefault="00947B08"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w:t>
            </w:r>
          </w:p>
        </w:tc>
        <w:tc>
          <w:tcPr>
            <w:tcW w:w="1843" w:type="pct"/>
            <w:noWrap/>
          </w:tcPr>
          <w:p w14:paraId="32FAF5B1" w14:textId="1D0117C1" w:rsidR="004155D2" w:rsidRDefault="00947B08"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见后文</w:t>
            </w:r>
          </w:p>
        </w:tc>
        <w:tc>
          <w:tcPr>
            <w:tcW w:w="2137" w:type="pct"/>
            <w:noWrap/>
          </w:tcPr>
          <w:p w14:paraId="60B05D18" w14:textId="77777777" w:rsidR="004155D2" w:rsidRDefault="004155D2"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在线程序升级</w:t>
            </w:r>
          </w:p>
        </w:tc>
      </w:tr>
      <w:tr w:rsidR="00B90A46" w14:paraId="3713C783" w14:textId="77777777" w:rsidTr="00F26022">
        <w:trPr>
          <w:trHeight w:val="348"/>
        </w:trPr>
        <w:tc>
          <w:tcPr>
            <w:tcW w:w="294" w:type="pct"/>
            <w:noWrap/>
          </w:tcPr>
          <w:p w14:paraId="630A100B" w14:textId="352E75F7" w:rsidR="005614BE" w:rsidRDefault="005614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416565B"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0xB6</w:t>
            </w:r>
          </w:p>
        </w:tc>
        <w:tc>
          <w:tcPr>
            <w:tcW w:w="341" w:type="pct"/>
            <w:noWrap/>
          </w:tcPr>
          <w:p w14:paraId="37FBAB2A"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CE23662"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LD2</w:t>
            </w:r>
            <w:r>
              <w:rPr>
                <w:rFonts w:ascii="Calibri" w:hAnsi="Calibri" w:cs="宋体" w:hint="eastAsia"/>
                <w:bCs/>
                <w:color w:val="000000"/>
                <w:kern w:val="0"/>
                <w:sz w:val="21"/>
              </w:rPr>
              <w:t>电流开关</w:t>
            </w:r>
          </w:p>
        </w:tc>
        <w:tc>
          <w:tcPr>
            <w:tcW w:w="2137" w:type="pct"/>
            <w:noWrap/>
          </w:tcPr>
          <w:p w14:paraId="1D4D3C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B90A46" w14:paraId="7B156B24" w14:textId="77777777" w:rsidTr="00F26022">
        <w:trPr>
          <w:trHeight w:val="348"/>
        </w:trPr>
        <w:tc>
          <w:tcPr>
            <w:tcW w:w="294" w:type="pct"/>
            <w:noWrap/>
          </w:tcPr>
          <w:p w14:paraId="0CD9C2FC" w14:textId="383CE300" w:rsidR="005614BE" w:rsidRDefault="005614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91A0196" w14:textId="77777777" w:rsidR="005614BE" w:rsidRDefault="005614BE" w:rsidP="005614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0x93</w:t>
            </w:r>
          </w:p>
        </w:tc>
        <w:tc>
          <w:tcPr>
            <w:tcW w:w="341" w:type="pct"/>
            <w:noWrap/>
          </w:tcPr>
          <w:p w14:paraId="15BB8846"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667A26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0CEDD87"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LD2</w:t>
            </w:r>
            <w:r>
              <w:rPr>
                <w:rFonts w:ascii="Calibri" w:hAnsi="Calibri" w:cs="宋体" w:hint="eastAsia"/>
                <w:bCs/>
                <w:color w:val="000000"/>
                <w:kern w:val="0"/>
                <w:sz w:val="21"/>
              </w:rPr>
              <w:t>电流设定值</w:t>
            </w:r>
          </w:p>
        </w:tc>
      </w:tr>
      <w:tr w:rsidR="00B90A46" w14:paraId="7D27401D" w14:textId="77777777" w:rsidTr="00F26022">
        <w:trPr>
          <w:trHeight w:val="348"/>
        </w:trPr>
        <w:tc>
          <w:tcPr>
            <w:tcW w:w="294" w:type="pct"/>
            <w:noWrap/>
          </w:tcPr>
          <w:p w14:paraId="7FBC41E1" w14:textId="12DD5543" w:rsidR="003F340C" w:rsidRDefault="003F340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438540A"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0x90</w:t>
            </w:r>
          </w:p>
        </w:tc>
        <w:tc>
          <w:tcPr>
            <w:tcW w:w="341" w:type="pct"/>
            <w:noWrap/>
          </w:tcPr>
          <w:p w14:paraId="2FFCF4DA"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843" w:type="pct"/>
            <w:noWrap/>
          </w:tcPr>
          <w:p w14:paraId="164A145B"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设置电流</w:t>
            </w:r>
            <w:r>
              <w:rPr>
                <w:rFonts w:ascii="Calibri" w:hAnsi="Calibri" w:cs="宋体" w:hint="eastAsia"/>
                <w:bCs/>
                <w:color w:val="000000"/>
                <w:kern w:val="0"/>
                <w:sz w:val="21"/>
              </w:rPr>
              <w:t>LD2</w:t>
            </w:r>
          </w:p>
        </w:tc>
        <w:tc>
          <w:tcPr>
            <w:tcW w:w="2137" w:type="pct"/>
            <w:noWrap/>
          </w:tcPr>
          <w:p w14:paraId="32FBB3A3"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B90A46" w14:paraId="02C3E880" w14:textId="77777777" w:rsidTr="00F26022">
        <w:trPr>
          <w:trHeight w:val="348"/>
        </w:trPr>
        <w:tc>
          <w:tcPr>
            <w:tcW w:w="294" w:type="pct"/>
            <w:noWrap/>
          </w:tcPr>
          <w:p w14:paraId="1A135124" w14:textId="501CB225" w:rsidR="00AB2DBE" w:rsidRDefault="00AB2D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21C9702"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0x98</w:t>
            </w:r>
          </w:p>
        </w:tc>
        <w:tc>
          <w:tcPr>
            <w:tcW w:w="341" w:type="pct"/>
            <w:noWrap/>
          </w:tcPr>
          <w:p w14:paraId="4DDA2C20"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5DB9FF7"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开关</w:t>
            </w:r>
          </w:p>
        </w:tc>
        <w:tc>
          <w:tcPr>
            <w:tcW w:w="2137" w:type="pct"/>
            <w:noWrap/>
          </w:tcPr>
          <w:p w14:paraId="1594A67E"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B90A46" w14:paraId="4608F28F" w14:textId="77777777" w:rsidTr="00F26022">
        <w:trPr>
          <w:trHeight w:val="348"/>
        </w:trPr>
        <w:tc>
          <w:tcPr>
            <w:tcW w:w="294" w:type="pct"/>
            <w:noWrap/>
          </w:tcPr>
          <w:p w14:paraId="30BB16DF" w14:textId="137343C4" w:rsidR="00AB2DBE" w:rsidRDefault="00AB2DBE"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4692E7A" w14:textId="77777777" w:rsidR="00AB2DBE" w:rsidRDefault="00AB2DBE" w:rsidP="00AB2DBE">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0x99</w:t>
            </w:r>
          </w:p>
        </w:tc>
        <w:tc>
          <w:tcPr>
            <w:tcW w:w="341" w:type="pct"/>
            <w:noWrap/>
          </w:tcPr>
          <w:p w14:paraId="2228B10D" w14:textId="77777777" w:rsidR="00AB2DBE" w:rsidRDefault="00AB2D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0E1CF214"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开关</w:t>
            </w:r>
          </w:p>
        </w:tc>
        <w:tc>
          <w:tcPr>
            <w:tcW w:w="2137" w:type="pct"/>
            <w:noWrap/>
          </w:tcPr>
          <w:p w14:paraId="077F9F25" w14:textId="77777777" w:rsidR="00AB2DBE" w:rsidRDefault="00AB2DBE" w:rsidP="00AB2DBE">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B90A46" w14:paraId="07BC4889" w14:textId="77777777" w:rsidTr="00F26022">
        <w:trPr>
          <w:trHeight w:val="348"/>
        </w:trPr>
        <w:tc>
          <w:tcPr>
            <w:tcW w:w="294" w:type="pct"/>
            <w:noWrap/>
          </w:tcPr>
          <w:p w14:paraId="604E208E" w14:textId="1453FB67" w:rsidR="002B6996" w:rsidRDefault="002B6996"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43C1CD"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0x95</w:t>
            </w:r>
          </w:p>
        </w:tc>
        <w:tc>
          <w:tcPr>
            <w:tcW w:w="341" w:type="pct"/>
            <w:noWrap/>
          </w:tcPr>
          <w:p w14:paraId="326EA3A0"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987F5E8"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F1BBBE" w14:textId="3E26241D"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w:t>
            </w:r>
            <w:r w:rsidR="00F77B76">
              <w:rPr>
                <w:rFonts w:ascii="Calibri" w:hAnsi="Calibri" w:cs="宋体" w:hint="eastAsia"/>
                <w:bCs/>
                <w:color w:val="000000"/>
                <w:kern w:val="0"/>
                <w:sz w:val="21"/>
              </w:rPr>
              <w:t>3</w:t>
            </w:r>
            <w:r>
              <w:rPr>
                <w:rFonts w:ascii="Calibri" w:hAnsi="Calibri" w:cs="宋体" w:hint="eastAsia"/>
                <w:bCs/>
                <w:color w:val="000000"/>
                <w:kern w:val="0"/>
                <w:sz w:val="21"/>
              </w:rPr>
              <w:t>开关</w:t>
            </w:r>
          </w:p>
        </w:tc>
      </w:tr>
      <w:tr w:rsidR="00B90A46" w14:paraId="00C0D494" w14:textId="77777777" w:rsidTr="00F26022">
        <w:trPr>
          <w:trHeight w:val="348"/>
        </w:trPr>
        <w:tc>
          <w:tcPr>
            <w:tcW w:w="294" w:type="pct"/>
            <w:noWrap/>
          </w:tcPr>
          <w:p w14:paraId="5D376172" w14:textId="5C7352B5" w:rsidR="002B6996" w:rsidRDefault="002B6996"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0A23CAA" w14:textId="77777777" w:rsidR="002B6996" w:rsidRDefault="002B6996" w:rsidP="002B699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0x96</w:t>
            </w:r>
          </w:p>
        </w:tc>
        <w:tc>
          <w:tcPr>
            <w:tcW w:w="341" w:type="pct"/>
            <w:noWrap/>
          </w:tcPr>
          <w:p w14:paraId="5AFE0EF6"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F90DEF6" w14:textId="77777777"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3C67D46" w14:textId="4D2D2F7B" w:rsidR="002B6996" w:rsidRDefault="002B6996"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TEC</w:t>
            </w:r>
            <w:r w:rsidR="00F77B76">
              <w:rPr>
                <w:rFonts w:ascii="Calibri" w:hAnsi="Calibri" w:cs="宋体" w:hint="eastAsia"/>
                <w:bCs/>
                <w:color w:val="000000"/>
                <w:kern w:val="0"/>
                <w:sz w:val="21"/>
              </w:rPr>
              <w:t>4</w:t>
            </w:r>
            <w:r>
              <w:rPr>
                <w:rFonts w:ascii="Calibri" w:hAnsi="Calibri" w:cs="宋体" w:hint="eastAsia"/>
                <w:bCs/>
                <w:color w:val="000000"/>
                <w:kern w:val="0"/>
                <w:sz w:val="21"/>
              </w:rPr>
              <w:t>开关</w:t>
            </w:r>
          </w:p>
        </w:tc>
      </w:tr>
      <w:tr w:rsidR="00B90A46" w14:paraId="38A298A1" w14:textId="77777777" w:rsidTr="00F26022">
        <w:trPr>
          <w:trHeight w:val="348"/>
        </w:trPr>
        <w:tc>
          <w:tcPr>
            <w:tcW w:w="294" w:type="pct"/>
            <w:noWrap/>
          </w:tcPr>
          <w:p w14:paraId="00A7E5B2" w14:textId="51B9D89C"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4238C6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0x9A</w:t>
            </w:r>
          </w:p>
        </w:tc>
        <w:tc>
          <w:tcPr>
            <w:tcW w:w="341" w:type="pct"/>
            <w:noWrap/>
          </w:tcPr>
          <w:p w14:paraId="22CED766" w14:textId="447F4B4A"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742A2C35"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10EEEA63" w14:textId="3AF0DD58"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60FA7156" w14:textId="77777777" w:rsidTr="00F26022">
        <w:trPr>
          <w:trHeight w:val="348"/>
        </w:trPr>
        <w:tc>
          <w:tcPr>
            <w:tcW w:w="294" w:type="pct"/>
            <w:noWrap/>
          </w:tcPr>
          <w:p w14:paraId="50C628F6" w14:textId="63083211"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D1E425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0x9B</w:t>
            </w:r>
          </w:p>
        </w:tc>
        <w:tc>
          <w:tcPr>
            <w:tcW w:w="341" w:type="pct"/>
            <w:noWrap/>
          </w:tcPr>
          <w:p w14:paraId="6CE4607E" w14:textId="36A94AF1" w:rsidR="00C003CC" w:rsidRDefault="00386534"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w:t>
            </w:r>
          </w:p>
        </w:tc>
        <w:tc>
          <w:tcPr>
            <w:tcW w:w="1843" w:type="pct"/>
            <w:noWrap/>
          </w:tcPr>
          <w:p w14:paraId="1056ADE6" w14:textId="7777777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：工作温度、限压、模式</w:t>
            </w:r>
          </w:p>
        </w:tc>
        <w:tc>
          <w:tcPr>
            <w:tcW w:w="2137" w:type="pct"/>
            <w:noWrap/>
          </w:tcPr>
          <w:p w14:paraId="685A0839" w14:textId="08D0CAC7"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B90A46" w14:paraId="266FCA31" w14:textId="77777777" w:rsidTr="00F26022">
        <w:trPr>
          <w:trHeight w:val="348"/>
        </w:trPr>
        <w:tc>
          <w:tcPr>
            <w:tcW w:w="294" w:type="pct"/>
            <w:noWrap/>
          </w:tcPr>
          <w:p w14:paraId="02DAC909" w14:textId="55C3B3E2"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E5F1B1D"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0xB7</w:t>
            </w:r>
          </w:p>
        </w:tc>
        <w:tc>
          <w:tcPr>
            <w:tcW w:w="341" w:type="pct"/>
            <w:noWrap/>
          </w:tcPr>
          <w:p w14:paraId="419FEDE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F764A2D"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8086DF9" w14:textId="15857411"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7D5BE8E0" w14:textId="77777777" w:rsidTr="00F26022">
        <w:trPr>
          <w:trHeight w:val="348"/>
        </w:trPr>
        <w:tc>
          <w:tcPr>
            <w:tcW w:w="294" w:type="pct"/>
            <w:noWrap/>
          </w:tcPr>
          <w:p w14:paraId="29AC8063" w14:textId="48F9B708"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9C60D7C"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0xB8</w:t>
            </w:r>
          </w:p>
        </w:tc>
        <w:tc>
          <w:tcPr>
            <w:tcW w:w="341" w:type="pct"/>
            <w:noWrap/>
          </w:tcPr>
          <w:p w14:paraId="1E003EBE"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0A73B9B2"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4A79DC2" w14:textId="20302F8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：温度、限压设定值</w:t>
            </w:r>
          </w:p>
        </w:tc>
      </w:tr>
      <w:tr w:rsidR="00B90A46" w14:paraId="50C31363" w14:textId="77777777" w:rsidTr="00F26022">
        <w:trPr>
          <w:trHeight w:val="348"/>
        </w:trPr>
        <w:tc>
          <w:tcPr>
            <w:tcW w:w="294" w:type="pct"/>
            <w:noWrap/>
          </w:tcPr>
          <w:p w14:paraId="4A01CB91" w14:textId="390BDB78" w:rsidR="00C003CC" w:rsidRDefault="00C003CC"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1EB4C9F"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0xBA</w:t>
            </w:r>
          </w:p>
        </w:tc>
        <w:tc>
          <w:tcPr>
            <w:tcW w:w="341" w:type="pct"/>
            <w:noWrap/>
          </w:tcPr>
          <w:p w14:paraId="7AE74C85"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166F8594"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F642A99" w14:textId="77777777" w:rsidR="00C003CC" w:rsidRDefault="00C003C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w:t>
            </w:r>
            <w:r>
              <w:rPr>
                <w:rFonts w:ascii="Calibri" w:hAnsi="Calibri" w:cs="宋体" w:hint="eastAsia"/>
                <w:bCs/>
                <w:color w:val="000000"/>
                <w:kern w:val="0"/>
                <w:sz w:val="21"/>
              </w:rPr>
              <w:t>LD</w:t>
            </w:r>
            <w:r w:rsidR="00FC68E8">
              <w:rPr>
                <w:rFonts w:ascii="Calibri" w:hAnsi="Calibri" w:cs="宋体" w:hint="eastAsia"/>
                <w:bCs/>
                <w:color w:val="000000"/>
                <w:kern w:val="0"/>
                <w:sz w:val="21"/>
              </w:rPr>
              <w:t>2</w:t>
            </w:r>
            <w:r>
              <w:rPr>
                <w:rFonts w:ascii="Calibri" w:hAnsi="Calibri" w:cs="宋体" w:hint="eastAsia"/>
                <w:bCs/>
                <w:color w:val="000000"/>
                <w:kern w:val="0"/>
                <w:sz w:val="21"/>
              </w:rPr>
              <w:t>电流检测值</w:t>
            </w:r>
          </w:p>
        </w:tc>
      </w:tr>
      <w:tr w:rsidR="00B90A46" w14:paraId="6D6A8868" w14:textId="77777777" w:rsidTr="00F26022">
        <w:trPr>
          <w:trHeight w:val="348"/>
        </w:trPr>
        <w:tc>
          <w:tcPr>
            <w:tcW w:w="294" w:type="pct"/>
            <w:noWrap/>
          </w:tcPr>
          <w:p w14:paraId="66CB94B4" w14:textId="78740D6D"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2B14B221"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0xBB</w:t>
            </w:r>
          </w:p>
        </w:tc>
        <w:tc>
          <w:tcPr>
            <w:tcW w:w="341" w:type="pct"/>
            <w:noWrap/>
          </w:tcPr>
          <w:p w14:paraId="540275AD"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6957F1"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D5FC08C"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查询负载电压</w:t>
            </w:r>
            <w:r>
              <w:rPr>
                <w:rFonts w:ascii="Calibri" w:hAnsi="Calibri" w:cs="宋体" w:hint="eastAsia"/>
                <w:bCs/>
                <w:color w:val="000000"/>
                <w:kern w:val="0"/>
                <w:sz w:val="21"/>
              </w:rPr>
              <w:t>2</w:t>
            </w:r>
            <w:r>
              <w:rPr>
                <w:rFonts w:ascii="Calibri" w:hAnsi="Calibri" w:cs="宋体" w:hint="eastAsia"/>
                <w:bCs/>
                <w:color w:val="000000"/>
                <w:kern w:val="0"/>
                <w:sz w:val="21"/>
              </w:rPr>
              <w:t>检测值</w:t>
            </w:r>
          </w:p>
        </w:tc>
      </w:tr>
      <w:tr w:rsidR="00B90A46" w14:paraId="0D029323" w14:textId="77777777" w:rsidTr="00F26022">
        <w:trPr>
          <w:trHeight w:val="348"/>
        </w:trPr>
        <w:tc>
          <w:tcPr>
            <w:tcW w:w="294" w:type="pct"/>
            <w:noWrap/>
          </w:tcPr>
          <w:p w14:paraId="2AFFFDE9" w14:textId="4048C154"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39BC9E80"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0xBF</w:t>
            </w:r>
          </w:p>
        </w:tc>
        <w:tc>
          <w:tcPr>
            <w:tcW w:w="341" w:type="pct"/>
            <w:noWrap/>
          </w:tcPr>
          <w:p w14:paraId="14195996"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2B8E951A"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7FAD679" w14:textId="2629F8CE"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9359D78" w14:textId="77777777" w:rsidTr="00F26022">
        <w:trPr>
          <w:trHeight w:val="348"/>
        </w:trPr>
        <w:tc>
          <w:tcPr>
            <w:tcW w:w="294" w:type="pct"/>
            <w:noWrap/>
          </w:tcPr>
          <w:p w14:paraId="36D35B84" w14:textId="66AEE396"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656A9A76"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0xE1</w:t>
            </w:r>
          </w:p>
        </w:tc>
        <w:tc>
          <w:tcPr>
            <w:tcW w:w="341" w:type="pct"/>
            <w:noWrap/>
          </w:tcPr>
          <w:p w14:paraId="45B493F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B9CF7D8"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0FDCEB25" w14:textId="470E15CD"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sidR="00947B08">
              <w:rPr>
                <w:rFonts w:ascii="Calibri" w:hAnsi="Calibri" w:cs="宋体" w:hint="eastAsia"/>
                <w:bCs/>
                <w:color w:val="000000"/>
                <w:kern w:val="0"/>
                <w:sz w:val="21"/>
              </w:rPr>
              <w:t>TEC</w:t>
            </w:r>
            <w:r>
              <w:rPr>
                <w:rFonts w:ascii="Calibri" w:hAnsi="Calibri" w:cs="宋体" w:hint="eastAsia"/>
                <w:bCs/>
                <w:color w:val="000000"/>
                <w:kern w:val="0"/>
                <w:sz w:val="21"/>
              </w:rPr>
              <w:t>温度检测值</w:t>
            </w:r>
          </w:p>
        </w:tc>
      </w:tr>
      <w:tr w:rsidR="00B90A46" w14:paraId="2EF8E345" w14:textId="77777777" w:rsidTr="00F26022">
        <w:trPr>
          <w:trHeight w:val="348"/>
        </w:trPr>
        <w:tc>
          <w:tcPr>
            <w:tcW w:w="294" w:type="pct"/>
            <w:noWrap/>
          </w:tcPr>
          <w:p w14:paraId="08E6D2D3" w14:textId="5020241C"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A328E0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0xB0</w:t>
            </w:r>
          </w:p>
        </w:tc>
        <w:tc>
          <w:tcPr>
            <w:tcW w:w="341" w:type="pct"/>
            <w:noWrap/>
          </w:tcPr>
          <w:p w14:paraId="208007FA"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6ABEBC56"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324C2A2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B90A46" w14:paraId="267B4A5E" w14:textId="77777777" w:rsidTr="00F26022">
        <w:trPr>
          <w:trHeight w:val="348"/>
        </w:trPr>
        <w:tc>
          <w:tcPr>
            <w:tcW w:w="294" w:type="pct"/>
            <w:noWrap/>
          </w:tcPr>
          <w:p w14:paraId="1D339926" w14:textId="78AE7B0F" w:rsidR="009D1670" w:rsidRDefault="009D1670"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F86FA6E"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0xE2</w:t>
            </w:r>
          </w:p>
        </w:tc>
        <w:tc>
          <w:tcPr>
            <w:tcW w:w="341" w:type="pct"/>
            <w:noWrap/>
          </w:tcPr>
          <w:p w14:paraId="58422D91"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DDB0B2F" w14:textId="77777777" w:rsidR="009D1670" w:rsidRDefault="009D1670"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5748FF69"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r>
      <w:tr w:rsidR="00F26022" w14:paraId="57DAAC14" w14:textId="77777777" w:rsidTr="00F26022">
        <w:trPr>
          <w:trHeight w:val="348"/>
        </w:trPr>
        <w:tc>
          <w:tcPr>
            <w:tcW w:w="294" w:type="pct"/>
            <w:noWrap/>
          </w:tcPr>
          <w:p w14:paraId="6628C0FA" w14:textId="097592D1"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4802ABC" w14:textId="1E8E6F90" w:rsidR="00F26022" w:rsidRDefault="00F26022"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0xE3</w:t>
            </w:r>
          </w:p>
        </w:tc>
        <w:tc>
          <w:tcPr>
            <w:tcW w:w="341" w:type="pct"/>
            <w:noWrap/>
          </w:tcPr>
          <w:p w14:paraId="03F44811" w14:textId="20806B6D" w:rsidR="00F26022" w:rsidRDefault="00F2602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4D7D5884" w14:textId="7EB96D55" w:rsidR="00F26022" w:rsidRDefault="00F26022"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55A2C45B"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p w14:paraId="6053AAD4" w14:textId="77777777" w:rsidR="00F26022" w:rsidRP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CB99D76" w14:textId="68721E02"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r w:rsidR="00F26022" w14:paraId="410BF9F8" w14:textId="77777777" w:rsidTr="00F26022">
        <w:trPr>
          <w:trHeight w:val="348"/>
        </w:trPr>
        <w:tc>
          <w:tcPr>
            <w:tcW w:w="294" w:type="pct"/>
            <w:noWrap/>
          </w:tcPr>
          <w:p w14:paraId="056BD992" w14:textId="29EC1FDC"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586786E" w14:textId="5F1812AF"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0xE4</w:t>
            </w:r>
          </w:p>
        </w:tc>
        <w:tc>
          <w:tcPr>
            <w:tcW w:w="341" w:type="pct"/>
            <w:noWrap/>
          </w:tcPr>
          <w:p w14:paraId="62C6C4E3" w14:textId="24112902" w:rsidR="00F26022" w:rsidRDefault="00F26022"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E7C29C1" w14:textId="5DB2B51E"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2137" w:type="pct"/>
            <w:noWrap/>
          </w:tcPr>
          <w:p w14:paraId="7C5AC387" w14:textId="482EFF31" w:rsidR="00F26022" w:rsidRDefault="00F26022"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r>
      <w:tr w:rsidR="00F26022" w14:paraId="73088189" w14:textId="77777777" w:rsidTr="00F26022">
        <w:trPr>
          <w:trHeight w:val="348"/>
        </w:trPr>
        <w:tc>
          <w:tcPr>
            <w:tcW w:w="294" w:type="pct"/>
            <w:noWrap/>
          </w:tcPr>
          <w:p w14:paraId="05B21144" w14:textId="77777777" w:rsidR="00F26022" w:rsidRDefault="00F26022" w:rsidP="00370A00">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1B4D02A5" w14:textId="39A2297E" w:rsidR="00F26022" w:rsidRDefault="00E37204"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0xE5</w:t>
            </w:r>
          </w:p>
        </w:tc>
        <w:tc>
          <w:tcPr>
            <w:tcW w:w="341" w:type="pct"/>
            <w:noWrap/>
          </w:tcPr>
          <w:p w14:paraId="746B3C78" w14:textId="7A4EFD56" w:rsidR="00F26022" w:rsidRDefault="00E37204" w:rsidP="00F26022">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50FBC134" w14:textId="4359D74F" w:rsidR="00F26022" w:rsidRDefault="00E37204" w:rsidP="00F26022">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652FBA3C" w14:textId="32B7003E" w:rsidR="00F26022" w:rsidRDefault="009362BF" w:rsidP="00F2602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LD1</w:t>
            </w:r>
            <w:r>
              <w:rPr>
                <w:rFonts w:ascii="Calibri" w:hAnsi="Calibri" w:cs="宋体" w:hint="eastAsia"/>
                <w:bCs/>
                <w:color w:val="000000"/>
                <w:kern w:val="0"/>
                <w:sz w:val="21"/>
              </w:rPr>
              <w:t>开关</w:t>
            </w:r>
          </w:p>
        </w:tc>
      </w:tr>
      <w:tr w:rsidR="009362BF" w14:paraId="37EC177E" w14:textId="77777777" w:rsidTr="00F26022">
        <w:trPr>
          <w:trHeight w:val="348"/>
        </w:trPr>
        <w:tc>
          <w:tcPr>
            <w:tcW w:w="294" w:type="pct"/>
            <w:noWrap/>
          </w:tcPr>
          <w:p w14:paraId="16D4A634" w14:textId="77777777" w:rsidR="009362BF" w:rsidRDefault="009362BF"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76F8E1F1" w14:textId="61C0F46B"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FA7A32">
              <w:rPr>
                <w:rFonts w:ascii="Calibri" w:hAnsi="Calibri" w:cs="宋体" w:hint="eastAsia"/>
                <w:bCs/>
                <w:color w:val="000000"/>
                <w:kern w:val="0"/>
                <w:sz w:val="21"/>
              </w:rPr>
              <w:t>6</w:t>
            </w:r>
          </w:p>
        </w:tc>
        <w:tc>
          <w:tcPr>
            <w:tcW w:w="341" w:type="pct"/>
            <w:noWrap/>
          </w:tcPr>
          <w:p w14:paraId="4500DE93" w14:textId="67186BA3"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4D678957" w14:textId="2EE639C3" w:rsidR="009362BF" w:rsidRDefault="009362B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180CA394" w14:textId="1762F4ED" w:rsidR="009362BF" w:rsidRDefault="009362BF" w:rsidP="009362BF">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LD2</w:t>
            </w:r>
            <w:r>
              <w:rPr>
                <w:rFonts w:ascii="Calibri" w:hAnsi="Calibri" w:cs="宋体" w:hint="eastAsia"/>
                <w:bCs/>
                <w:color w:val="000000"/>
                <w:kern w:val="0"/>
                <w:sz w:val="21"/>
              </w:rPr>
              <w:t>开关</w:t>
            </w:r>
          </w:p>
        </w:tc>
      </w:tr>
      <w:tr w:rsidR="009362BF" w14:paraId="3B4FA16E" w14:textId="77777777" w:rsidTr="00F26022">
        <w:trPr>
          <w:trHeight w:val="348"/>
        </w:trPr>
        <w:tc>
          <w:tcPr>
            <w:tcW w:w="294" w:type="pct"/>
            <w:noWrap/>
          </w:tcPr>
          <w:p w14:paraId="5DB3F265" w14:textId="77777777" w:rsidR="009362BF" w:rsidRDefault="009362BF"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5B66E8B4" w14:textId="7E93A8C3"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FA7A32">
              <w:rPr>
                <w:rFonts w:ascii="Calibri" w:hAnsi="Calibri" w:cs="宋体" w:hint="eastAsia"/>
                <w:bCs/>
                <w:color w:val="000000"/>
                <w:kern w:val="0"/>
                <w:sz w:val="21"/>
              </w:rPr>
              <w:t>7</w:t>
            </w:r>
          </w:p>
        </w:tc>
        <w:tc>
          <w:tcPr>
            <w:tcW w:w="341" w:type="pct"/>
            <w:noWrap/>
          </w:tcPr>
          <w:p w14:paraId="15FA1D55" w14:textId="1ECA5061" w:rsidR="009362BF" w:rsidRDefault="009362B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3743F47C" w14:textId="527A5627" w:rsidR="009362BF" w:rsidRDefault="009362B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45071223" w14:textId="1376D89F" w:rsidR="009362BF" w:rsidRDefault="009362BF" w:rsidP="009362BF">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查询</w:t>
            </w:r>
            <w:r>
              <w:rPr>
                <w:rFonts w:ascii="Calibri" w:hAnsi="Calibri" w:cs="宋体" w:hint="eastAsia"/>
                <w:bCs/>
                <w:color w:val="000000"/>
                <w:kern w:val="0"/>
                <w:sz w:val="21"/>
              </w:rPr>
              <w:t>调</w:t>
            </w:r>
            <w:r>
              <w:rPr>
                <w:rFonts w:ascii="Calibri" w:hAnsi="Calibri" w:cs="宋体" w:hint="eastAsia"/>
                <w:bCs/>
                <w:color w:val="000000"/>
                <w:kern w:val="0"/>
                <w:sz w:val="21"/>
              </w:rPr>
              <w:t>Q</w:t>
            </w:r>
            <w:r>
              <w:rPr>
                <w:rFonts w:ascii="Calibri" w:hAnsi="Calibri" w:cs="宋体" w:hint="eastAsia"/>
                <w:bCs/>
                <w:color w:val="000000"/>
                <w:kern w:val="0"/>
                <w:sz w:val="21"/>
              </w:rPr>
              <w:t>开关</w:t>
            </w:r>
          </w:p>
        </w:tc>
      </w:tr>
      <w:tr w:rsidR="004714D2" w14:paraId="0D17F55C" w14:textId="77777777" w:rsidTr="00F26022">
        <w:trPr>
          <w:trHeight w:val="348"/>
        </w:trPr>
        <w:tc>
          <w:tcPr>
            <w:tcW w:w="294" w:type="pct"/>
            <w:noWrap/>
          </w:tcPr>
          <w:p w14:paraId="61171729" w14:textId="77777777" w:rsidR="004714D2" w:rsidRDefault="004714D2" w:rsidP="009362BF">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DE07083" w14:textId="6606C912" w:rsidR="004714D2" w:rsidRDefault="00364FC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0xE8</w:t>
            </w:r>
          </w:p>
        </w:tc>
        <w:tc>
          <w:tcPr>
            <w:tcW w:w="341" w:type="pct"/>
            <w:noWrap/>
          </w:tcPr>
          <w:p w14:paraId="36492BA8" w14:textId="1F0D3371" w:rsidR="004714D2" w:rsidRDefault="00364FCF" w:rsidP="009362BF">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843" w:type="pct"/>
            <w:noWrap/>
          </w:tcPr>
          <w:p w14:paraId="301C8C3F" w14:textId="12F83FD0" w:rsidR="004714D2" w:rsidRDefault="00364FCF"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设置</w:t>
            </w:r>
            <w:r w:rsidR="001B5A60">
              <w:rPr>
                <w:rFonts w:ascii="Calibri" w:hAnsi="Calibri" w:cs="宋体" w:hint="eastAsia"/>
                <w:bCs/>
                <w:color w:val="000000"/>
                <w:kern w:val="0"/>
                <w:sz w:val="21"/>
              </w:rPr>
              <w:t>内</w:t>
            </w:r>
            <w:r>
              <w:rPr>
                <w:rFonts w:ascii="Calibri" w:hAnsi="Calibri" w:cs="宋体" w:hint="eastAsia"/>
                <w:bCs/>
                <w:color w:val="000000"/>
                <w:kern w:val="0"/>
                <w:sz w:val="21"/>
              </w:rPr>
              <w:t>触发</w:t>
            </w:r>
            <w:r w:rsidR="00554F4D">
              <w:rPr>
                <w:rFonts w:ascii="Calibri" w:hAnsi="Calibri" w:cs="宋体" w:hint="eastAsia"/>
                <w:bCs/>
                <w:color w:val="000000"/>
                <w:kern w:val="0"/>
                <w:sz w:val="21"/>
              </w:rPr>
              <w:t>的</w:t>
            </w:r>
            <w:r w:rsidR="006731E6">
              <w:rPr>
                <w:rFonts w:ascii="Calibri" w:hAnsi="Calibri" w:cs="宋体" w:hint="eastAsia"/>
                <w:bCs/>
                <w:color w:val="000000"/>
                <w:kern w:val="0"/>
                <w:sz w:val="21"/>
              </w:rPr>
              <w:t>脉冲类型</w:t>
            </w:r>
          </w:p>
        </w:tc>
        <w:tc>
          <w:tcPr>
            <w:tcW w:w="2137" w:type="pct"/>
            <w:noWrap/>
          </w:tcPr>
          <w:p w14:paraId="523D19EA" w14:textId="2688EBE6" w:rsidR="004714D2" w:rsidRPr="00F26022" w:rsidRDefault="00BB5B04" w:rsidP="009362BF">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sidR="0077109A">
              <w:rPr>
                <w:rFonts w:ascii="Calibri" w:hAnsi="Calibri" w:cs="宋体" w:hint="eastAsia"/>
                <w:bCs/>
                <w:color w:val="000000"/>
                <w:kern w:val="0"/>
                <w:sz w:val="21"/>
              </w:rPr>
              <w:t>变频</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w:t>
            </w:r>
            <w:r w:rsidR="0077109A">
              <w:rPr>
                <w:rFonts w:ascii="Calibri" w:hAnsi="Calibri" w:cs="宋体" w:hint="eastAsia"/>
                <w:bCs/>
                <w:color w:val="000000"/>
                <w:kern w:val="0"/>
                <w:sz w:val="21"/>
              </w:rPr>
              <w:t>定频</w:t>
            </w:r>
          </w:p>
        </w:tc>
      </w:tr>
      <w:tr w:rsidR="006731E6" w14:paraId="051AA35C" w14:textId="77777777" w:rsidTr="00F26022">
        <w:trPr>
          <w:trHeight w:val="348"/>
        </w:trPr>
        <w:tc>
          <w:tcPr>
            <w:tcW w:w="294" w:type="pct"/>
            <w:noWrap/>
          </w:tcPr>
          <w:p w14:paraId="218E4171" w14:textId="77777777" w:rsidR="006731E6" w:rsidRDefault="006731E6" w:rsidP="006731E6">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697161EB" w14:textId="21079EDB" w:rsidR="006731E6" w:rsidRDefault="006731E6"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0xE9</w:t>
            </w:r>
          </w:p>
        </w:tc>
        <w:tc>
          <w:tcPr>
            <w:tcW w:w="341" w:type="pct"/>
            <w:noWrap/>
          </w:tcPr>
          <w:p w14:paraId="3DC6545B" w14:textId="49BF8402" w:rsidR="006731E6" w:rsidRDefault="006731E6"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7C9EF4AE" w14:textId="53381A7D" w:rsidR="006731E6" w:rsidRDefault="006731E6"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791DBE4E" w14:textId="70964E94" w:rsidR="006731E6" w:rsidRPr="00F26022" w:rsidRDefault="006731E6"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查询内触发</w:t>
            </w:r>
            <w:r w:rsidR="00554F4D">
              <w:rPr>
                <w:rFonts w:ascii="Calibri" w:hAnsi="Calibri" w:cs="宋体" w:hint="eastAsia"/>
                <w:bCs/>
                <w:color w:val="000000"/>
                <w:kern w:val="0"/>
                <w:sz w:val="21"/>
              </w:rPr>
              <w:t>的</w:t>
            </w:r>
            <w:r>
              <w:rPr>
                <w:rFonts w:ascii="Calibri" w:hAnsi="Calibri" w:cs="宋体" w:hint="eastAsia"/>
                <w:bCs/>
                <w:color w:val="000000"/>
                <w:kern w:val="0"/>
                <w:sz w:val="21"/>
              </w:rPr>
              <w:t>脉冲类型</w:t>
            </w:r>
          </w:p>
        </w:tc>
      </w:tr>
      <w:tr w:rsidR="006731E6" w14:paraId="6C61FA86" w14:textId="77777777" w:rsidTr="00F26022">
        <w:trPr>
          <w:trHeight w:val="348"/>
        </w:trPr>
        <w:tc>
          <w:tcPr>
            <w:tcW w:w="294" w:type="pct"/>
            <w:noWrap/>
          </w:tcPr>
          <w:p w14:paraId="3869BA8A" w14:textId="77777777" w:rsidR="006731E6" w:rsidRDefault="006731E6" w:rsidP="006731E6">
            <w:pPr>
              <w:numPr>
                <w:ilvl w:val="0"/>
                <w:numId w:val="27"/>
              </w:numPr>
              <w:spacing w:line="240" w:lineRule="auto"/>
              <w:ind w:firstLineChars="0"/>
              <w:jc w:val="center"/>
              <w:rPr>
                <w:rFonts w:ascii="Calibri" w:hAnsi="Calibri" w:cs="宋体"/>
                <w:bCs/>
                <w:color w:val="000000"/>
                <w:kern w:val="0"/>
                <w:sz w:val="21"/>
                <w:szCs w:val="28"/>
              </w:rPr>
            </w:pPr>
          </w:p>
        </w:tc>
        <w:tc>
          <w:tcPr>
            <w:tcW w:w="385" w:type="pct"/>
            <w:noWrap/>
          </w:tcPr>
          <w:p w14:paraId="4B260E82" w14:textId="6773C1BD" w:rsidR="006731E6" w:rsidRDefault="00D85920"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0xEA</w:t>
            </w:r>
          </w:p>
        </w:tc>
        <w:tc>
          <w:tcPr>
            <w:tcW w:w="341" w:type="pct"/>
            <w:noWrap/>
          </w:tcPr>
          <w:p w14:paraId="0E076AEB" w14:textId="52E05A3E" w:rsidR="006731E6" w:rsidRDefault="00201F3E" w:rsidP="006731E6">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p>
        </w:tc>
        <w:tc>
          <w:tcPr>
            <w:tcW w:w="1843" w:type="pct"/>
            <w:noWrap/>
          </w:tcPr>
          <w:p w14:paraId="4D9D7D1B" w14:textId="03F2D252" w:rsidR="006731E6" w:rsidRDefault="00201F3E"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w:t>
            </w:r>
          </w:p>
        </w:tc>
        <w:tc>
          <w:tcPr>
            <w:tcW w:w="2137" w:type="pct"/>
            <w:noWrap/>
          </w:tcPr>
          <w:p w14:paraId="2DD55671" w14:textId="662F562F" w:rsidR="006731E6" w:rsidRDefault="00201F3E" w:rsidP="006731E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清空错误信息</w:t>
            </w:r>
          </w:p>
        </w:tc>
      </w:tr>
      <w:tr w:rsidR="0045393D" w14:paraId="50E08F67" w14:textId="77777777" w:rsidTr="00F26022">
        <w:trPr>
          <w:trHeight w:val="348"/>
        </w:trPr>
        <w:tc>
          <w:tcPr>
            <w:tcW w:w="294" w:type="pct"/>
            <w:noWrap/>
          </w:tcPr>
          <w:p w14:paraId="368526A3" w14:textId="77777777" w:rsidR="0045393D" w:rsidRPr="00256B16" w:rsidRDefault="0045393D" w:rsidP="006731E6">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D281727" w14:textId="28446357" w:rsidR="0045393D" w:rsidRPr="00F70898" w:rsidRDefault="0045393D" w:rsidP="006731E6">
            <w:pPr>
              <w:spacing w:line="240" w:lineRule="auto"/>
              <w:ind w:firstLineChars="0" w:firstLine="0"/>
              <w:jc w:val="center"/>
              <w:rPr>
                <w:rFonts w:ascii="Calibri" w:hAnsi="Calibri" w:cs="宋体"/>
                <w:bCs/>
                <w:color w:val="FF0000"/>
                <w:kern w:val="0"/>
                <w:sz w:val="21"/>
                <w:highlight w:val="yellow"/>
              </w:rPr>
            </w:pPr>
            <w:r w:rsidRPr="00F70898">
              <w:rPr>
                <w:rFonts w:ascii="Calibri" w:hAnsi="Calibri" w:cs="宋体" w:hint="eastAsia"/>
                <w:bCs/>
                <w:color w:val="FF0000"/>
                <w:kern w:val="0"/>
                <w:sz w:val="21"/>
                <w:highlight w:val="yellow"/>
              </w:rPr>
              <w:t>0x</w:t>
            </w:r>
            <w:ins w:id="14" w:author="程" w:date="2026-08-20T18:21:00Z">
              <w:r w:rsidR="008460B8" w:rsidRPr="00F70898">
                <w:rPr>
                  <w:rFonts w:ascii="Calibri" w:hAnsi="Calibri" w:cs="宋体"/>
                  <w:bCs/>
                  <w:color w:val="FF0000"/>
                  <w:kern w:val="0"/>
                  <w:sz w:val="21"/>
                  <w:highlight w:val="yellow"/>
                </w:rPr>
                <w:t>26</w:t>
              </w:r>
            </w:ins>
            <w:del w:id="15" w:author="程" w:date="2026-08-20T18:20:00Z">
              <w:r w:rsidRPr="00F70898" w:rsidDel="008460B8">
                <w:rPr>
                  <w:rFonts w:ascii="Calibri" w:hAnsi="Calibri" w:cs="宋体" w:hint="eastAsia"/>
                  <w:bCs/>
                  <w:color w:val="FF0000"/>
                  <w:kern w:val="0"/>
                  <w:sz w:val="21"/>
                  <w:highlight w:val="yellow"/>
                </w:rPr>
                <w:delText>EB</w:delText>
              </w:r>
            </w:del>
          </w:p>
        </w:tc>
        <w:tc>
          <w:tcPr>
            <w:tcW w:w="341" w:type="pct"/>
            <w:noWrap/>
          </w:tcPr>
          <w:p w14:paraId="760D0822" w14:textId="301DA798" w:rsidR="0045393D" w:rsidRPr="00256B16" w:rsidRDefault="0045393D" w:rsidP="006731E6">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4</w:t>
            </w:r>
          </w:p>
        </w:tc>
        <w:tc>
          <w:tcPr>
            <w:tcW w:w="1843" w:type="pct"/>
            <w:noWrap/>
          </w:tcPr>
          <w:p w14:paraId="6CFDFFCD" w14:textId="548B1D89" w:rsidR="0045393D" w:rsidRPr="00256B16" w:rsidRDefault="0045393D" w:rsidP="006731E6">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开关</w:t>
            </w:r>
          </w:p>
        </w:tc>
        <w:tc>
          <w:tcPr>
            <w:tcW w:w="2137" w:type="pct"/>
            <w:noWrap/>
          </w:tcPr>
          <w:p w14:paraId="135733A3" w14:textId="77777777" w:rsidR="0045393D" w:rsidRPr="00256B16" w:rsidRDefault="0045393D" w:rsidP="006731E6">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TEC</w:t>
            </w:r>
            <w:r w:rsidRPr="00256B16">
              <w:rPr>
                <w:rFonts w:ascii="Calibri" w:hAnsi="Calibri" w:cs="宋体" w:hint="eastAsia"/>
                <w:bCs/>
                <w:color w:val="FF0000"/>
                <w:kern w:val="0"/>
                <w:sz w:val="21"/>
              </w:rPr>
              <w:t>开关</w:t>
            </w:r>
          </w:p>
          <w:p w14:paraId="6BBFF228" w14:textId="36BB52F3"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TEC1</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02DA2E3F" w14:textId="5919E9D9"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TEC2</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23C190C8" w14:textId="277386CF"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3</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TEC3</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546A293F" w14:textId="37B26D39"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TEC4</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674B5AA0" w14:textId="4F08F7D2" w:rsidR="0022182B" w:rsidRPr="00256B16" w:rsidRDefault="0022182B" w:rsidP="006731E6">
            <w:pPr>
              <w:spacing w:line="240" w:lineRule="auto"/>
              <w:ind w:firstLineChars="0" w:firstLine="0"/>
              <w:rPr>
                <w:rFonts w:ascii="Calibri" w:hAnsi="Calibri" w:cs="宋体"/>
                <w:bCs/>
                <w:color w:val="FF0000"/>
                <w:kern w:val="0"/>
                <w:sz w:val="21"/>
              </w:rPr>
            </w:pPr>
          </w:p>
        </w:tc>
      </w:tr>
      <w:tr w:rsidR="0022182B" w14:paraId="7A3D0C85" w14:textId="77777777" w:rsidTr="00F26022">
        <w:trPr>
          <w:trHeight w:val="348"/>
        </w:trPr>
        <w:tc>
          <w:tcPr>
            <w:tcW w:w="294" w:type="pct"/>
            <w:noWrap/>
          </w:tcPr>
          <w:p w14:paraId="6CA362EE" w14:textId="77777777" w:rsidR="0022182B" w:rsidRPr="00256B16" w:rsidRDefault="0022182B"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531742A4" w14:textId="7C93A0C4" w:rsidR="0022182B" w:rsidRPr="00F70898" w:rsidRDefault="0022182B" w:rsidP="0022182B">
            <w:pPr>
              <w:spacing w:line="240" w:lineRule="auto"/>
              <w:ind w:firstLineChars="0" w:firstLine="0"/>
              <w:jc w:val="center"/>
              <w:rPr>
                <w:rFonts w:ascii="Calibri" w:hAnsi="Calibri" w:cs="宋体"/>
                <w:bCs/>
                <w:color w:val="FF0000"/>
                <w:kern w:val="0"/>
                <w:sz w:val="21"/>
                <w:highlight w:val="yellow"/>
              </w:rPr>
            </w:pPr>
            <w:r w:rsidRPr="00F70898">
              <w:rPr>
                <w:rFonts w:ascii="Calibri" w:hAnsi="Calibri" w:cs="宋体" w:hint="eastAsia"/>
                <w:bCs/>
                <w:color w:val="FF0000"/>
                <w:kern w:val="0"/>
                <w:sz w:val="21"/>
                <w:highlight w:val="yellow"/>
              </w:rPr>
              <w:t>0x</w:t>
            </w:r>
            <w:ins w:id="16" w:author="程" w:date="2026-08-20T18:21:00Z">
              <w:r w:rsidR="008460B8" w:rsidRPr="00F70898">
                <w:rPr>
                  <w:rFonts w:ascii="Calibri" w:hAnsi="Calibri" w:cs="宋体"/>
                  <w:bCs/>
                  <w:color w:val="FF0000"/>
                  <w:kern w:val="0"/>
                  <w:sz w:val="21"/>
                  <w:highlight w:val="yellow"/>
                </w:rPr>
                <w:t>27</w:t>
              </w:r>
            </w:ins>
            <w:del w:id="17" w:author="程" w:date="2026-08-20T18:21:00Z">
              <w:r w:rsidRPr="00F70898" w:rsidDel="008460B8">
                <w:rPr>
                  <w:rFonts w:ascii="Calibri" w:hAnsi="Calibri" w:cs="宋体" w:hint="eastAsia"/>
                  <w:bCs/>
                  <w:color w:val="FF0000"/>
                  <w:kern w:val="0"/>
                  <w:sz w:val="21"/>
                  <w:highlight w:val="yellow"/>
                </w:rPr>
                <w:delText>EC</w:delText>
              </w:r>
            </w:del>
          </w:p>
        </w:tc>
        <w:tc>
          <w:tcPr>
            <w:tcW w:w="341" w:type="pct"/>
            <w:noWrap/>
          </w:tcPr>
          <w:p w14:paraId="3E6462EC" w14:textId="6810C05F"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6</w:t>
            </w:r>
          </w:p>
        </w:tc>
        <w:tc>
          <w:tcPr>
            <w:tcW w:w="1843" w:type="pct"/>
            <w:noWrap/>
          </w:tcPr>
          <w:p w14:paraId="2C33CD4E" w14:textId="5A4EC195"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同时设置</w:t>
            </w:r>
            <w:r w:rsidRPr="00256B16">
              <w:rPr>
                <w:rFonts w:ascii="Calibri" w:hAnsi="Calibri" w:cs="宋体" w:hint="eastAsia"/>
                <w:bCs/>
                <w:color w:val="FF0000"/>
                <w:kern w:val="0"/>
                <w:sz w:val="21"/>
              </w:rPr>
              <w:t>2</w:t>
            </w:r>
            <w:r w:rsidRPr="00256B16">
              <w:rPr>
                <w:rFonts w:ascii="Calibri" w:hAnsi="Calibri" w:cs="宋体" w:hint="eastAsia"/>
                <w:bCs/>
                <w:color w:val="FF0000"/>
                <w:kern w:val="0"/>
                <w:sz w:val="21"/>
              </w:rPr>
              <w:t>路</w:t>
            </w:r>
            <w:r w:rsidRPr="00256B16">
              <w:rPr>
                <w:rFonts w:ascii="Calibri" w:hAnsi="Calibri" w:cs="宋体" w:hint="eastAsia"/>
                <w:bCs/>
                <w:color w:val="FF0000"/>
                <w:kern w:val="0"/>
                <w:sz w:val="21"/>
              </w:rPr>
              <w:t>LD</w:t>
            </w:r>
            <w:r w:rsidRPr="00256B16">
              <w:rPr>
                <w:rFonts w:ascii="Calibri" w:hAnsi="Calibri" w:cs="宋体" w:hint="eastAsia"/>
                <w:bCs/>
                <w:color w:val="FF0000"/>
                <w:kern w:val="0"/>
                <w:sz w:val="21"/>
              </w:rPr>
              <w:t>开关和电流</w:t>
            </w:r>
          </w:p>
        </w:tc>
        <w:tc>
          <w:tcPr>
            <w:tcW w:w="2137" w:type="pct"/>
            <w:noWrap/>
          </w:tcPr>
          <w:p w14:paraId="052FDDD7" w14:textId="603AF348"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LD1</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08D4A229" w14:textId="61187E63"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2-3</w:t>
            </w:r>
            <w:r w:rsidRPr="00256B16">
              <w:rPr>
                <w:rFonts w:ascii="Calibri" w:hAnsi="Calibri" w:cs="宋体" w:hint="eastAsia"/>
                <w:bCs/>
                <w:color w:val="FF0000"/>
                <w:kern w:val="0"/>
                <w:sz w:val="21"/>
              </w:rPr>
              <w:t>：设置电流</w:t>
            </w:r>
            <w:r w:rsidRPr="00256B16">
              <w:rPr>
                <w:rFonts w:ascii="Calibri" w:hAnsi="Calibri" w:cs="宋体" w:hint="eastAsia"/>
                <w:bCs/>
                <w:color w:val="FF0000"/>
                <w:kern w:val="0"/>
                <w:sz w:val="21"/>
              </w:rPr>
              <w:t>LD1</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10</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w:t>
            </w:r>
            <w:r w:rsidRPr="00256B16">
              <w:rPr>
                <w:rFonts w:ascii="Calibri" w:hAnsi="Calibri" w:cs="宋体" w:hint="eastAsia"/>
                <w:bCs/>
                <w:color w:val="FF0000"/>
                <w:kern w:val="0"/>
                <w:sz w:val="21"/>
              </w:rPr>
              <w:t>代表</w:t>
            </w:r>
            <w:r w:rsidRPr="00256B16">
              <w:rPr>
                <w:rFonts w:ascii="Calibri" w:hAnsi="Calibri" w:cs="宋体" w:hint="eastAsia"/>
                <w:bCs/>
                <w:color w:val="FF0000"/>
                <w:kern w:val="0"/>
                <w:sz w:val="21"/>
              </w:rPr>
              <w:t>1.0A</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15.0A</w:t>
            </w:r>
          </w:p>
          <w:p w14:paraId="7600E1DB" w14:textId="310747C5"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4</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LD2</w:t>
            </w:r>
            <w:r w:rsidRPr="00256B16">
              <w:rPr>
                <w:rFonts w:ascii="Calibri" w:hAnsi="Calibri" w:cs="宋体" w:hint="eastAsia"/>
                <w:bCs/>
                <w:color w:val="FF0000"/>
                <w:kern w:val="0"/>
                <w:sz w:val="21"/>
              </w:rPr>
              <w:t>开关，</w:t>
            </w:r>
            <w:r w:rsidRPr="00256B16">
              <w:rPr>
                <w:rFonts w:ascii="Calibri" w:hAnsi="Calibri" w:cs="宋体" w:hint="eastAsia"/>
                <w:bCs/>
                <w:color w:val="FF0000"/>
                <w:kern w:val="0"/>
                <w:sz w:val="21"/>
              </w:rPr>
              <w:t>0x55:</w:t>
            </w:r>
            <w:r w:rsidRPr="00256B16">
              <w:rPr>
                <w:rFonts w:ascii="Calibri" w:hAnsi="Calibri" w:cs="宋体" w:hint="eastAsia"/>
                <w:bCs/>
                <w:color w:val="FF0000"/>
                <w:kern w:val="0"/>
                <w:sz w:val="21"/>
              </w:rPr>
              <w:t>关；</w:t>
            </w:r>
            <w:r w:rsidRPr="00256B16">
              <w:rPr>
                <w:rFonts w:ascii="Calibri" w:hAnsi="Calibri" w:cs="宋体" w:hint="eastAsia"/>
                <w:bCs/>
                <w:color w:val="FF0000"/>
                <w:kern w:val="0"/>
                <w:sz w:val="21"/>
              </w:rPr>
              <w:t>0xAA</w:t>
            </w:r>
            <w:r w:rsidRPr="00256B16">
              <w:rPr>
                <w:rFonts w:ascii="Calibri" w:hAnsi="Calibri" w:cs="宋体" w:hint="eastAsia"/>
                <w:bCs/>
                <w:color w:val="FF0000"/>
                <w:kern w:val="0"/>
                <w:sz w:val="21"/>
              </w:rPr>
              <w:t>：开</w:t>
            </w:r>
          </w:p>
          <w:p w14:paraId="5A57ED72" w14:textId="5783DB0C"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字节</w:t>
            </w:r>
            <w:r w:rsidRPr="00256B16">
              <w:rPr>
                <w:rFonts w:ascii="Calibri" w:hAnsi="Calibri" w:cs="宋体" w:hint="eastAsia"/>
                <w:bCs/>
                <w:color w:val="FF0000"/>
                <w:kern w:val="0"/>
                <w:sz w:val="21"/>
              </w:rPr>
              <w:t>5-6</w:t>
            </w:r>
            <w:r w:rsidRPr="00256B16">
              <w:rPr>
                <w:rFonts w:ascii="Calibri" w:hAnsi="Calibri" w:cs="宋体" w:hint="eastAsia"/>
                <w:bCs/>
                <w:color w:val="FF0000"/>
                <w:kern w:val="0"/>
                <w:sz w:val="21"/>
              </w:rPr>
              <w:t>：设置电流</w:t>
            </w:r>
            <w:r w:rsidRPr="00256B16">
              <w:rPr>
                <w:rFonts w:ascii="Calibri" w:hAnsi="Calibri" w:cs="宋体" w:hint="eastAsia"/>
                <w:bCs/>
                <w:color w:val="FF0000"/>
                <w:kern w:val="0"/>
                <w:sz w:val="21"/>
              </w:rPr>
              <w:t>LD2</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10</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w:t>
            </w:r>
            <w:r w:rsidRPr="00256B16">
              <w:rPr>
                <w:rFonts w:ascii="Calibri" w:hAnsi="Calibri" w:cs="宋体" w:hint="eastAsia"/>
                <w:bCs/>
                <w:color w:val="FF0000"/>
                <w:kern w:val="0"/>
                <w:sz w:val="21"/>
              </w:rPr>
              <w:t>代表</w:t>
            </w:r>
            <w:r w:rsidRPr="00256B16">
              <w:rPr>
                <w:rFonts w:ascii="Calibri" w:hAnsi="Calibri" w:cs="宋体" w:hint="eastAsia"/>
                <w:bCs/>
                <w:color w:val="FF0000"/>
                <w:kern w:val="0"/>
                <w:sz w:val="21"/>
              </w:rPr>
              <w:t>1.0A</w:t>
            </w:r>
            <w:r w:rsidRPr="00256B16">
              <w:rPr>
                <w:rFonts w:ascii="Calibri" w:hAnsi="Calibri" w:cs="宋体" w:hint="eastAsia"/>
                <w:bCs/>
                <w:color w:val="FF0000"/>
                <w:kern w:val="0"/>
                <w:sz w:val="21"/>
              </w:rPr>
              <w:t>～</w:t>
            </w:r>
            <w:r w:rsidRPr="00256B16">
              <w:rPr>
                <w:rFonts w:ascii="Calibri" w:hAnsi="Calibri" w:cs="宋体" w:hint="eastAsia"/>
                <w:bCs/>
                <w:color w:val="FF0000"/>
                <w:kern w:val="0"/>
                <w:sz w:val="21"/>
              </w:rPr>
              <w:t>15.0A</w:t>
            </w:r>
          </w:p>
        </w:tc>
      </w:tr>
      <w:tr w:rsidR="0022182B" w14:paraId="0E97BBE4" w14:textId="77777777" w:rsidTr="00F26022">
        <w:trPr>
          <w:trHeight w:val="348"/>
        </w:trPr>
        <w:tc>
          <w:tcPr>
            <w:tcW w:w="294" w:type="pct"/>
            <w:noWrap/>
          </w:tcPr>
          <w:p w14:paraId="2C09945E" w14:textId="77777777" w:rsidR="0022182B" w:rsidRPr="00256B16" w:rsidRDefault="0022182B"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068DA3A8" w14:textId="7A149899" w:rsidR="0022182B" w:rsidRPr="00F70898" w:rsidRDefault="0022182B" w:rsidP="0022182B">
            <w:pPr>
              <w:spacing w:line="240" w:lineRule="auto"/>
              <w:ind w:firstLineChars="0" w:firstLine="0"/>
              <w:jc w:val="center"/>
              <w:rPr>
                <w:rFonts w:ascii="Calibri" w:hAnsi="Calibri" w:cs="宋体"/>
                <w:bCs/>
                <w:color w:val="FF0000"/>
                <w:kern w:val="0"/>
                <w:sz w:val="21"/>
                <w:highlight w:val="yellow"/>
              </w:rPr>
            </w:pPr>
            <w:r w:rsidRPr="00F70898">
              <w:rPr>
                <w:rFonts w:ascii="Calibri" w:hAnsi="Calibri" w:cs="宋体" w:hint="eastAsia"/>
                <w:bCs/>
                <w:color w:val="FF0000"/>
                <w:kern w:val="0"/>
                <w:sz w:val="21"/>
                <w:highlight w:val="yellow"/>
              </w:rPr>
              <w:t>0x</w:t>
            </w:r>
            <w:ins w:id="18" w:author="程" w:date="2026-08-20T18:22:00Z">
              <w:r w:rsidR="008460B8" w:rsidRPr="00F70898">
                <w:rPr>
                  <w:rFonts w:ascii="Calibri" w:hAnsi="Calibri" w:cs="宋体"/>
                  <w:bCs/>
                  <w:color w:val="FF0000"/>
                  <w:kern w:val="0"/>
                  <w:sz w:val="21"/>
                  <w:highlight w:val="yellow"/>
                </w:rPr>
                <w:t>28</w:t>
              </w:r>
            </w:ins>
            <w:del w:id="19" w:author="程" w:date="2026-08-20T18:22:00Z">
              <w:r w:rsidRPr="00F70898" w:rsidDel="008460B8">
                <w:rPr>
                  <w:rFonts w:ascii="Calibri" w:hAnsi="Calibri" w:cs="宋体" w:hint="eastAsia"/>
                  <w:bCs/>
                  <w:color w:val="FF0000"/>
                  <w:kern w:val="0"/>
                  <w:sz w:val="21"/>
                  <w:highlight w:val="yellow"/>
                </w:rPr>
                <w:delText>ED</w:delText>
              </w:r>
            </w:del>
          </w:p>
        </w:tc>
        <w:tc>
          <w:tcPr>
            <w:tcW w:w="341" w:type="pct"/>
            <w:noWrap/>
          </w:tcPr>
          <w:p w14:paraId="02CC1EC7" w14:textId="54EDDD77" w:rsidR="0022182B" w:rsidRPr="00256B16" w:rsidRDefault="0022182B" w:rsidP="0022182B">
            <w:pPr>
              <w:spacing w:line="240" w:lineRule="auto"/>
              <w:ind w:firstLineChars="0" w:firstLine="0"/>
              <w:jc w:val="center"/>
              <w:rPr>
                <w:rFonts w:ascii="Calibri" w:hAnsi="Calibri" w:cs="宋体"/>
                <w:bCs/>
                <w:color w:val="FF0000"/>
                <w:kern w:val="0"/>
                <w:sz w:val="21"/>
              </w:rPr>
            </w:pPr>
            <w:r w:rsidRPr="00256B16">
              <w:rPr>
                <w:rFonts w:ascii="Calibri" w:hAnsi="Calibri" w:cs="宋体" w:hint="eastAsia"/>
                <w:bCs/>
                <w:color w:val="FF0000"/>
                <w:kern w:val="0"/>
                <w:sz w:val="21"/>
              </w:rPr>
              <w:t>0</w:t>
            </w:r>
          </w:p>
        </w:tc>
        <w:tc>
          <w:tcPr>
            <w:tcW w:w="1843" w:type="pct"/>
            <w:noWrap/>
          </w:tcPr>
          <w:p w14:paraId="6BC57B5A" w14:textId="7132E4C4" w:rsidR="0022182B" w:rsidRPr="00256B16" w:rsidRDefault="00113940" w:rsidP="0022182B">
            <w:pPr>
              <w:spacing w:line="240" w:lineRule="auto"/>
              <w:ind w:firstLineChars="0" w:firstLine="0"/>
              <w:rPr>
                <w:rFonts w:ascii="Calibri" w:hAnsi="Calibri" w:cs="宋体"/>
                <w:bCs/>
                <w:color w:val="FF0000"/>
                <w:kern w:val="0"/>
                <w:sz w:val="21"/>
              </w:rPr>
            </w:pPr>
            <w:r>
              <w:rPr>
                <w:rFonts w:ascii="Calibri" w:hAnsi="Calibri" w:cs="宋体" w:hint="eastAsia"/>
                <w:bCs/>
                <w:color w:val="FF0000"/>
                <w:kern w:val="0"/>
                <w:sz w:val="21"/>
              </w:rPr>
              <w:t>查询</w:t>
            </w:r>
            <w:r w:rsidRPr="00256B16">
              <w:rPr>
                <w:rFonts w:ascii="Calibri" w:hAnsi="Calibri" w:cs="宋体" w:hint="eastAsia"/>
                <w:bCs/>
                <w:color w:val="FF0000"/>
                <w:kern w:val="0"/>
                <w:sz w:val="21"/>
              </w:rPr>
              <w:t>所有设置参数和测量参数</w:t>
            </w:r>
          </w:p>
        </w:tc>
        <w:tc>
          <w:tcPr>
            <w:tcW w:w="2137" w:type="pct"/>
            <w:noWrap/>
          </w:tcPr>
          <w:p w14:paraId="121A1B58" w14:textId="168A5BBB" w:rsidR="0022182B" w:rsidRPr="00256B16" w:rsidRDefault="0022182B" w:rsidP="0022182B">
            <w:pPr>
              <w:spacing w:line="240" w:lineRule="auto"/>
              <w:ind w:firstLineChars="0" w:firstLine="0"/>
              <w:rPr>
                <w:rFonts w:ascii="Calibri" w:hAnsi="Calibri" w:cs="宋体"/>
                <w:bCs/>
                <w:color w:val="FF0000"/>
                <w:kern w:val="0"/>
                <w:sz w:val="21"/>
              </w:rPr>
            </w:pPr>
            <w:r w:rsidRPr="00256B16">
              <w:rPr>
                <w:rFonts w:ascii="Calibri" w:hAnsi="Calibri" w:cs="宋体" w:hint="eastAsia"/>
                <w:bCs/>
                <w:color w:val="FF0000"/>
                <w:kern w:val="0"/>
                <w:sz w:val="21"/>
              </w:rPr>
              <w:t>获取所有设置参数和测量参数</w:t>
            </w:r>
          </w:p>
        </w:tc>
      </w:tr>
      <w:tr w:rsidR="0063195C" w14:paraId="01DC276E" w14:textId="77777777" w:rsidTr="00F26022">
        <w:trPr>
          <w:trHeight w:val="348"/>
        </w:trPr>
        <w:tc>
          <w:tcPr>
            <w:tcW w:w="294" w:type="pct"/>
            <w:noWrap/>
          </w:tcPr>
          <w:p w14:paraId="1DFD8F47" w14:textId="77777777" w:rsidR="0063195C" w:rsidRPr="00256B16" w:rsidRDefault="0063195C"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36E6937" w14:textId="426D2AAB" w:rsidR="0063195C" w:rsidRPr="00F70898" w:rsidRDefault="0063195C" w:rsidP="0022182B">
            <w:pPr>
              <w:spacing w:line="240" w:lineRule="auto"/>
              <w:ind w:firstLineChars="0" w:firstLine="0"/>
              <w:jc w:val="center"/>
              <w:rPr>
                <w:rFonts w:ascii="Calibri" w:hAnsi="Calibri" w:cs="宋体"/>
                <w:bCs/>
                <w:color w:val="FF0000"/>
                <w:kern w:val="0"/>
                <w:sz w:val="21"/>
                <w:highlight w:val="yellow"/>
              </w:rPr>
            </w:pPr>
            <w:r w:rsidRPr="00F70898">
              <w:rPr>
                <w:rFonts w:ascii="Calibri" w:hAnsi="Calibri" w:cs="宋体" w:hint="eastAsia"/>
                <w:bCs/>
                <w:color w:val="FF0000"/>
                <w:kern w:val="0"/>
                <w:sz w:val="21"/>
                <w:highlight w:val="yellow"/>
              </w:rPr>
              <w:t>0x</w:t>
            </w:r>
            <w:ins w:id="20" w:author="程" w:date="2026-08-20T18:22:00Z">
              <w:r w:rsidR="008460B8" w:rsidRPr="00F70898">
                <w:rPr>
                  <w:rFonts w:ascii="Calibri" w:hAnsi="Calibri" w:cs="宋体"/>
                  <w:bCs/>
                  <w:color w:val="FF0000"/>
                  <w:kern w:val="0"/>
                  <w:sz w:val="21"/>
                  <w:highlight w:val="yellow"/>
                </w:rPr>
                <w:t>29</w:t>
              </w:r>
            </w:ins>
            <w:del w:id="21" w:author="程" w:date="2026-08-20T18:22:00Z">
              <w:r w:rsidRPr="00F70898" w:rsidDel="008460B8">
                <w:rPr>
                  <w:rFonts w:ascii="Calibri" w:hAnsi="Calibri" w:cs="宋体" w:hint="eastAsia"/>
                  <w:bCs/>
                  <w:color w:val="FF0000"/>
                  <w:kern w:val="0"/>
                  <w:sz w:val="21"/>
                  <w:highlight w:val="yellow"/>
                </w:rPr>
                <w:delText>EE</w:delText>
              </w:r>
            </w:del>
          </w:p>
        </w:tc>
        <w:tc>
          <w:tcPr>
            <w:tcW w:w="341" w:type="pct"/>
            <w:noWrap/>
          </w:tcPr>
          <w:p w14:paraId="5DC73553" w14:textId="71D028D6" w:rsidR="0063195C" w:rsidRPr="00256B16" w:rsidRDefault="0063195C" w:rsidP="0022182B">
            <w:pPr>
              <w:spacing w:line="240" w:lineRule="auto"/>
              <w:ind w:firstLineChars="0" w:firstLine="0"/>
              <w:jc w:val="center"/>
              <w:rPr>
                <w:rFonts w:ascii="Calibri" w:hAnsi="Calibri" w:cs="宋体"/>
                <w:bCs/>
                <w:color w:val="FF0000"/>
                <w:kern w:val="0"/>
                <w:sz w:val="21"/>
              </w:rPr>
            </w:pPr>
            <w:r>
              <w:rPr>
                <w:rFonts w:ascii="Calibri" w:hAnsi="Calibri" w:cs="宋体" w:hint="eastAsia"/>
                <w:bCs/>
                <w:color w:val="FF0000"/>
                <w:kern w:val="0"/>
                <w:sz w:val="21"/>
              </w:rPr>
              <w:t>2</w:t>
            </w:r>
          </w:p>
        </w:tc>
        <w:tc>
          <w:tcPr>
            <w:tcW w:w="1843" w:type="pct"/>
            <w:noWrap/>
          </w:tcPr>
          <w:p w14:paraId="3E55A2E5" w14:textId="182FC04A" w:rsidR="0063195C" w:rsidRDefault="0063195C" w:rsidP="0022182B">
            <w:pPr>
              <w:spacing w:line="240" w:lineRule="auto"/>
              <w:ind w:firstLineChars="0" w:firstLine="0"/>
              <w:rPr>
                <w:rFonts w:ascii="Calibri" w:hAnsi="Calibri" w:cs="宋体"/>
                <w:bCs/>
                <w:color w:val="FF0000"/>
                <w:kern w:val="0"/>
                <w:sz w:val="21"/>
              </w:rPr>
            </w:pPr>
            <w:r w:rsidRPr="0063195C">
              <w:rPr>
                <w:rFonts w:ascii="Calibri" w:hAnsi="Calibri" w:cs="宋体"/>
                <w:bCs/>
                <w:color w:val="FF0000"/>
                <w:kern w:val="0"/>
                <w:sz w:val="21"/>
              </w:rPr>
              <w:t>水泵转速</w:t>
            </w:r>
          </w:p>
        </w:tc>
        <w:tc>
          <w:tcPr>
            <w:tcW w:w="2137" w:type="pct"/>
            <w:noWrap/>
          </w:tcPr>
          <w:p w14:paraId="7656FAB0" w14:textId="5AFD7D21" w:rsidR="0063195C" w:rsidRPr="00256B16" w:rsidRDefault="005001F3" w:rsidP="0022182B">
            <w:pPr>
              <w:spacing w:line="240" w:lineRule="auto"/>
              <w:ind w:firstLineChars="0" w:firstLine="0"/>
              <w:rPr>
                <w:rFonts w:ascii="Calibri" w:hAnsi="Calibri" w:cs="宋体"/>
                <w:bCs/>
                <w:color w:val="FF0000"/>
                <w:kern w:val="0"/>
                <w:sz w:val="21"/>
              </w:rPr>
            </w:pPr>
            <w:r w:rsidRPr="0063195C">
              <w:rPr>
                <w:rFonts w:ascii="Calibri" w:hAnsi="Calibri" w:cs="宋体"/>
                <w:bCs/>
                <w:color w:val="FF0000"/>
                <w:kern w:val="0"/>
                <w:sz w:val="21"/>
              </w:rPr>
              <w:t>设置水泵转速</w:t>
            </w:r>
          </w:p>
        </w:tc>
      </w:tr>
      <w:tr w:rsidR="0063195C" w14:paraId="6FB4AECD" w14:textId="77777777" w:rsidTr="00F26022">
        <w:trPr>
          <w:trHeight w:val="348"/>
        </w:trPr>
        <w:tc>
          <w:tcPr>
            <w:tcW w:w="294" w:type="pct"/>
            <w:noWrap/>
          </w:tcPr>
          <w:p w14:paraId="26E7D192" w14:textId="77777777" w:rsidR="0063195C" w:rsidRPr="00256B16" w:rsidRDefault="0063195C" w:rsidP="0022182B">
            <w:pPr>
              <w:numPr>
                <w:ilvl w:val="0"/>
                <w:numId w:val="27"/>
              </w:numPr>
              <w:spacing w:line="240" w:lineRule="auto"/>
              <w:ind w:firstLineChars="0"/>
              <w:jc w:val="center"/>
              <w:rPr>
                <w:rFonts w:ascii="Calibri" w:hAnsi="Calibri" w:cs="宋体"/>
                <w:bCs/>
                <w:color w:val="FF0000"/>
                <w:kern w:val="0"/>
                <w:sz w:val="21"/>
                <w:szCs w:val="28"/>
              </w:rPr>
            </w:pPr>
          </w:p>
        </w:tc>
        <w:tc>
          <w:tcPr>
            <w:tcW w:w="385" w:type="pct"/>
            <w:noWrap/>
          </w:tcPr>
          <w:p w14:paraId="265F9958" w14:textId="74EEA90E" w:rsidR="0063195C" w:rsidRPr="00F70898" w:rsidRDefault="0063195C" w:rsidP="0063195C">
            <w:pPr>
              <w:spacing w:line="240" w:lineRule="auto"/>
              <w:ind w:firstLineChars="0" w:firstLine="0"/>
              <w:jc w:val="center"/>
              <w:rPr>
                <w:rFonts w:ascii="Calibri" w:hAnsi="Calibri" w:cs="宋体"/>
                <w:bCs/>
                <w:color w:val="FF0000"/>
                <w:kern w:val="0"/>
                <w:sz w:val="21"/>
                <w:highlight w:val="yellow"/>
              </w:rPr>
            </w:pPr>
            <w:r w:rsidRPr="00F70898">
              <w:rPr>
                <w:rFonts w:ascii="Calibri" w:hAnsi="Calibri" w:cs="宋体" w:hint="eastAsia"/>
                <w:bCs/>
                <w:color w:val="FF0000"/>
                <w:kern w:val="0"/>
                <w:sz w:val="21"/>
                <w:highlight w:val="yellow"/>
              </w:rPr>
              <w:t>0x</w:t>
            </w:r>
            <w:ins w:id="22" w:author="程" w:date="2026-08-20T18:23:00Z">
              <w:r w:rsidR="008460B8" w:rsidRPr="00F70898">
                <w:rPr>
                  <w:rFonts w:ascii="Calibri" w:hAnsi="Calibri" w:cs="宋体"/>
                  <w:bCs/>
                  <w:color w:val="FF0000"/>
                  <w:kern w:val="0"/>
                  <w:sz w:val="21"/>
                  <w:highlight w:val="yellow"/>
                </w:rPr>
                <w:t>2</w:t>
              </w:r>
              <w:r w:rsidR="008460B8" w:rsidRPr="00F70898">
                <w:rPr>
                  <w:rFonts w:ascii="Calibri" w:hAnsi="Calibri" w:cs="宋体" w:hint="eastAsia"/>
                  <w:bCs/>
                  <w:color w:val="FF0000"/>
                  <w:kern w:val="0"/>
                  <w:sz w:val="21"/>
                  <w:highlight w:val="yellow"/>
                </w:rPr>
                <w:t>A</w:t>
              </w:r>
            </w:ins>
            <w:del w:id="23" w:author="程" w:date="2026-08-20T18:23:00Z">
              <w:r w:rsidRPr="00F70898" w:rsidDel="008460B8">
                <w:rPr>
                  <w:rFonts w:ascii="Calibri" w:hAnsi="Calibri" w:cs="宋体" w:hint="eastAsia"/>
                  <w:bCs/>
                  <w:color w:val="FF0000"/>
                  <w:kern w:val="0"/>
                  <w:sz w:val="21"/>
                  <w:highlight w:val="yellow"/>
                </w:rPr>
                <w:delText>EF</w:delText>
              </w:r>
            </w:del>
          </w:p>
        </w:tc>
        <w:tc>
          <w:tcPr>
            <w:tcW w:w="341" w:type="pct"/>
            <w:noWrap/>
          </w:tcPr>
          <w:p w14:paraId="3C8A8D80" w14:textId="59BB9CF1" w:rsidR="0063195C" w:rsidRPr="00256B16" w:rsidRDefault="0063195C" w:rsidP="0022182B">
            <w:pPr>
              <w:spacing w:line="240" w:lineRule="auto"/>
              <w:ind w:firstLineChars="0" w:firstLine="0"/>
              <w:jc w:val="center"/>
              <w:rPr>
                <w:rFonts w:ascii="Calibri" w:hAnsi="Calibri" w:cs="宋体"/>
                <w:bCs/>
                <w:color w:val="FF0000"/>
                <w:kern w:val="0"/>
                <w:sz w:val="21"/>
              </w:rPr>
            </w:pPr>
            <w:r>
              <w:rPr>
                <w:rFonts w:ascii="Calibri" w:hAnsi="Calibri" w:cs="宋体" w:hint="eastAsia"/>
                <w:bCs/>
                <w:color w:val="FF0000"/>
                <w:kern w:val="0"/>
                <w:sz w:val="21"/>
              </w:rPr>
              <w:t>0</w:t>
            </w:r>
          </w:p>
        </w:tc>
        <w:tc>
          <w:tcPr>
            <w:tcW w:w="1843" w:type="pct"/>
            <w:noWrap/>
          </w:tcPr>
          <w:p w14:paraId="2A633ABF" w14:textId="3AB665CF" w:rsidR="0063195C" w:rsidRDefault="005001F3" w:rsidP="0022182B">
            <w:pPr>
              <w:spacing w:line="240" w:lineRule="auto"/>
              <w:ind w:firstLineChars="0" w:firstLine="0"/>
              <w:rPr>
                <w:rFonts w:ascii="Calibri" w:hAnsi="Calibri" w:cs="宋体"/>
                <w:bCs/>
                <w:color w:val="FF0000"/>
                <w:kern w:val="0"/>
                <w:sz w:val="21"/>
              </w:rPr>
            </w:pPr>
            <w:r>
              <w:rPr>
                <w:rFonts w:ascii="Calibri" w:hAnsi="Calibri" w:cs="宋体" w:hint="eastAsia"/>
                <w:bCs/>
                <w:color w:val="FF0000"/>
                <w:kern w:val="0"/>
                <w:sz w:val="21"/>
              </w:rPr>
              <w:t>/</w:t>
            </w:r>
          </w:p>
        </w:tc>
        <w:tc>
          <w:tcPr>
            <w:tcW w:w="2137" w:type="pct"/>
            <w:noWrap/>
          </w:tcPr>
          <w:p w14:paraId="3BD183A9" w14:textId="3FF8D7BB" w:rsidR="0063195C" w:rsidRPr="00256B16" w:rsidRDefault="005001F3" w:rsidP="0022182B">
            <w:pPr>
              <w:spacing w:line="240" w:lineRule="auto"/>
              <w:ind w:firstLineChars="0" w:firstLine="0"/>
              <w:rPr>
                <w:rFonts w:ascii="Calibri" w:hAnsi="Calibri" w:cs="宋体"/>
                <w:bCs/>
                <w:color w:val="FF0000"/>
                <w:kern w:val="0"/>
                <w:sz w:val="21"/>
              </w:rPr>
            </w:pPr>
            <w:r>
              <w:rPr>
                <w:rFonts w:ascii="Calibri" w:hAnsi="Calibri" w:cs="宋体" w:hint="eastAsia"/>
                <w:bCs/>
                <w:color w:val="FF0000"/>
                <w:kern w:val="0"/>
                <w:sz w:val="21"/>
              </w:rPr>
              <w:t>参数保存</w:t>
            </w:r>
          </w:p>
        </w:tc>
      </w:tr>
    </w:tbl>
    <w:p w14:paraId="62E0CF37" w14:textId="77777777" w:rsidR="00C57BCF" w:rsidRDefault="00C57BCF" w:rsidP="004155D2">
      <w:pPr>
        <w:tabs>
          <w:tab w:val="left" w:pos="5880"/>
        </w:tabs>
        <w:topLinePunct/>
        <w:adjustRightInd w:val="0"/>
        <w:snapToGrid w:val="0"/>
        <w:spacing w:beforeLines="50" w:before="120" w:afterLines="50" w:after="120" w:line="288" w:lineRule="auto"/>
        <w:ind w:firstLineChars="0" w:firstLine="0"/>
        <w:rPr>
          <w:rFonts w:ascii="宋体" w:hAnsi="宋体"/>
          <w:color w:val="000000"/>
        </w:rPr>
      </w:pPr>
    </w:p>
    <w:p w14:paraId="06FEFEC1" w14:textId="77777777" w:rsidR="004F2723" w:rsidRDefault="004F2723" w:rsidP="004F2723">
      <w:pPr>
        <w:tabs>
          <w:tab w:val="left" w:pos="5880"/>
        </w:tabs>
        <w:topLinePunct/>
        <w:adjustRightInd w:val="0"/>
        <w:snapToGrid w:val="0"/>
        <w:spacing w:line="240" w:lineRule="auto"/>
        <w:ind w:firstLineChars="0" w:firstLine="0"/>
        <w:rPr>
          <w:rFonts w:ascii="宋体" w:hAnsi="宋体"/>
          <w:bCs/>
          <w:sz w:val="21"/>
          <w:szCs w:val="21"/>
        </w:rPr>
      </w:pPr>
      <w:r>
        <w:rPr>
          <w:rFonts w:ascii="宋体" w:hAnsi="宋体" w:hint="eastAsia"/>
          <w:bCs/>
          <w:sz w:val="21"/>
          <w:szCs w:val="21"/>
        </w:rPr>
        <w:t>因协议长度受限，升级程序将拆包。</w:t>
      </w:r>
    </w:p>
    <w:p w14:paraId="7F7FF518" w14:textId="77777777" w:rsidR="004F2723" w:rsidRPr="009E2ED3" w:rsidRDefault="004F2723" w:rsidP="004F2723">
      <w:pPr>
        <w:spacing w:line="240" w:lineRule="auto"/>
        <w:ind w:firstLineChars="0" w:firstLine="0"/>
        <w:rPr>
          <w:rFonts w:ascii="Calibri" w:hAnsi="Calibri" w:cs="宋体"/>
          <w:bCs/>
          <w:color w:val="000000"/>
          <w:kern w:val="0"/>
          <w:sz w:val="21"/>
          <w:szCs w:val="21"/>
        </w:rPr>
      </w:pPr>
      <w:r>
        <w:rPr>
          <w:rFonts w:ascii="宋体" w:hAnsi="宋体" w:hint="eastAsia"/>
          <w:bCs/>
          <w:sz w:val="21"/>
          <w:szCs w:val="21"/>
        </w:rPr>
        <w:t>当前包发送完毕，并收到当前包烧</w:t>
      </w:r>
      <w:proofErr w:type="gramStart"/>
      <w:r>
        <w:rPr>
          <w:rFonts w:ascii="宋体" w:hAnsi="宋体" w:hint="eastAsia"/>
          <w:bCs/>
          <w:sz w:val="21"/>
          <w:szCs w:val="21"/>
        </w:rPr>
        <w:t>录完成</w:t>
      </w:r>
      <w:proofErr w:type="gramEnd"/>
      <w:r>
        <w:rPr>
          <w:rFonts w:ascii="宋体" w:hAnsi="宋体" w:hint="eastAsia"/>
          <w:bCs/>
          <w:sz w:val="21"/>
          <w:szCs w:val="21"/>
        </w:rPr>
        <w:t>指令后（</w:t>
      </w:r>
      <w:r w:rsidRPr="009E2ED3">
        <w:rPr>
          <w:rFonts w:ascii="Calibri" w:hAnsi="Calibri" w:cs="宋体" w:hint="eastAsia"/>
          <w:bCs/>
          <w:color w:val="000000"/>
          <w:kern w:val="0"/>
          <w:sz w:val="21"/>
          <w:szCs w:val="21"/>
        </w:rPr>
        <w:t>05</w:t>
      </w:r>
      <w:r w:rsidRPr="009E2ED3">
        <w:rPr>
          <w:rFonts w:ascii="Calibri" w:hAnsi="Calibri" w:cs="宋体" w:hint="eastAsia"/>
          <w:bCs/>
          <w:color w:val="000000"/>
          <w:kern w:val="0"/>
          <w:sz w:val="21"/>
          <w:szCs w:val="21"/>
        </w:rPr>
        <w:t>：当前数据包接收并且烧录成功</w:t>
      </w:r>
      <w:r>
        <w:rPr>
          <w:rFonts w:ascii="Calibri" w:hAnsi="Calibri" w:cs="宋体" w:hint="eastAsia"/>
          <w:bCs/>
          <w:color w:val="000000"/>
          <w:kern w:val="0"/>
          <w:sz w:val="21"/>
          <w:szCs w:val="21"/>
        </w:rPr>
        <w:t>）或空闲（</w:t>
      </w:r>
      <w:r w:rsidRPr="009E2ED3">
        <w:rPr>
          <w:rFonts w:ascii="Calibri" w:hAnsi="Calibri" w:cs="宋体" w:hint="eastAsia"/>
          <w:bCs/>
          <w:color w:val="000000"/>
          <w:kern w:val="0"/>
          <w:sz w:val="21"/>
          <w:szCs w:val="21"/>
        </w:rPr>
        <w:t>00</w:t>
      </w:r>
      <w:r w:rsidRPr="009E2ED3">
        <w:rPr>
          <w:rFonts w:ascii="Calibri" w:hAnsi="Calibri" w:cs="宋体" w:hint="eastAsia"/>
          <w:bCs/>
          <w:color w:val="000000"/>
          <w:kern w:val="0"/>
          <w:sz w:val="21"/>
          <w:szCs w:val="21"/>
        </w:rPr>
        <w:t>：空闲</w:t>
      </w:r>
      <w:r w:rsidRPr="009E2ED3">
        <w:rPr>
          <w:rFonts w:ascii="Calibri" w:hAnsi="Calibri" w:cs="宋体" w:hint="eastAsia"/>
          <w:bCs/>
          <w:color w:val="000000"/>
          <w:kern w:val="0"/>
          <w:sz w:val="21"/>
          <w:szCs w:val="21"/>
        </w:rPr>
        <w:t>(</w:t>
      </w:r>
      <w:r w:rsidRPr="009E2ED3">
        <w:rPr>
          <w:rFonts w:ascii="Calibri" w:hAnsi="Calibri" w:cs="宋体" w:hint="eastAsia"/>
          <w:bCs/>
          <w:color w:val="000000"/>
          <w:kern w:val="0"/>
          <w:sz w:val="21"/>
          <w:szCs w:val="21"/>
        </w:rPr>
        <w:t>可进行升级</w:t>
      </w:r>
      <w:r w:rsidRPr="009E2ED3">
        <w:rPr>
          <w:rFonts w:ascii="Calibri" w:hAnsi="Calibri" w:cs="宋体" w:hint="eastAsia"/>
          <w:bCs/>
          <w:color w:val="000000"/>
          <w:kern w:val="0"/>
          <w:sz w:val="21"/>
          <w:szCs w:val="21"/>
        </w:rPr>
        <w:t>)</w:t>
      </w:r>
      <w:r>
        <w:rPr>
          <w:rFonts w:ascii="Calibri" w:hAnsi="Calibri" w:cs="宋体" w:hint="eastAsia"/>
          <w:bCs/>
          <w:color w:val="000000"/>
          <w:kern w:val="0"/>
          <w:sz w:val="21"/>
          <w:szCs w:val="21"/>
        </w:rPr>
        <w:t>），方可发送下一包数据。</w:t>
      </w:r>
    </w:p>
    <w:p w14:paraId="6AEAA8C1" w14:textId="77777777" w:rsidR="004F2723" w:rsidRDefault="004F2723" w:rsidP="004F2723">
      <w:pPr>
        <w:tabs>
          <w:tab w:val="left" w:pos="5880"/>
        </w:tabs>
        <w:topLinePunct/>
        <w:adjustRightInd w:val="0"/>
        <w:snapToGrid w:val="0"/>
        <w:spacing w:line="240" w:lineRule="auto"/>
        <w:ind w:firstLineChars="0" w:firstLine="0"/>
        <w:rPr>
          <w:rFonts w:ascii="宋体" w:hAnsi="宋体"/>
          <w:bCs/>
          <w:sz w:val="21"/>
          <w:szCs w:val="21"/>
        </w:rPr>
      </w:pPr>
      <w:r>
        <w:rPr>
          <w:rFonts w:ascii="宋体" w:hAnsi="宋体" w:hint="eastAsia"/>
          <w:bCs/>
          <w:sz w:val="21"/>
          <w:szCs w:val="21"/>
        </w:rPr>
        <w:t>每一包的升级数据需要为</w:t>
      </w:r>
      <w:r w:rsidRPr="005F0890">
        <w:rPr>
          <w:rFonts w:ascii="宋体" w:hAnsi="宋体" w:hint="eastAsia"/>
          <w:bCs/>
          <w:sz w:val="21"/>
          <w:szCs w:val="21"/>
        </w:rPr>
        <w:t>32Byte</w:t>
      </w:r>
      <w:r>
        <w:rPr>
          <w:rFonts w:ascii="宋体" w:hAnsi="宋体" w:hint="eastAsia"/>
          <w:bCs/>
          <w:sz w:val="21"/>
          <w:szCs w:val="21"/>
        </w:rPr>
        <w:t>的整数倍</w:t>
      </w:r>
      <w:r w:rsidRPr="005F0890">
        <w:rPr>
          <w:rFonts w:ascii="宋体" w:hAnsi="宋体" w:hint="eastAsia"/>
          <w:bCs/>
          <w:sz w:val="21"/>
          <w:szCs w:val="21"/>
        </w:rPr>
        <w:t>，</w:t>
      </w:r>
      <w:r>
        <w:rPr>
          <w:rFonts w:ascii="宋体" w:hAnsi="宋体" w:hint="eastAsia"/>
          <w:bCs/>
          <w:sz w:val="21"/>
          <w:szCs w:val="21"/>
        </w:rPr>
        <w:t>最后一包</w:t>
      </w:r>
      <w:r w:rsidRPr="005F0890">
        <w:rPr>
          <w:rFonts w:ascii="宋体" w:hAnsi="宋体" w:hint="eastAsia"/>
          <w:bCs/>
          <w:sz w:val="21"/>
          <w:szCs w:val="21"/>
        </w:rPr>
        <w:t>不足</w:t>
      </w:r>
      <w:r>
        <w:rPr>
          <w:rFonts w:ascii="宋体" w:hAnsi="宋体" w:hint="eastAsia"/>
          <w:bCs/>
          <w:sz w:val="21"/>
          <w:szCs w:val="21"/>
        </w:rPr>
        <w:t>32Byte的</w:t>
      </w:r>
      <w:r w:rsidRPr="005F0890">
        <w:rPr>
          <w:rFonts w:ascii="宋体" w:hAnsi="宋体" w:hint="eastAsia"/>
          <w:bCs/>
          <w:sz w:val="21"/>
          <w:szCs w:val="21"/>
        </w:rPr>
        <w:t>补0</w:t>
      </w:r>
      <w:r>
        <w:rPr>
          <w:rFonts w:ascii="宋体" w:hAnsi="宋体" w:hint="eastAsia"/>
          <w:bCs/>
          <w:sz w:val="21"/>
          <w:szCs w:val="21"/>
        </w:rPr>
        <w:t>。</w:t>
      </w:r>
    </w:p>
    <w:p w14:paraId="4758EAE0" w14:textId="77777777" w:rsidR="004F2723" w:rsidRPr="00ED0C2C" w:rsidRDefault="004F2723" w:rsidP="004F2723">
      <w:pPr>
        <w:tabs>
          <w:tab w:val="left" w:pos="5880"/>
        </w:tabs>
        <w:topLinePunct/>
        <w:adjustRightInd w:val="0"/>
        <w:snapToGrid w:val="0"/>
        <w:spacing w:beforeLines="50" w:before="120" w:afterLines="50" w:after="120" w:line="288" w:lineRule="auto"/>
        <w:ind w:firstLineChars="0" w:firstLine="0"/>
        <w:jc w:val="center"/>
        <w:rPr>
          <w:rFonts w:ascii="宋体" w:hAnsi="宋体"/>
          <w:bCs/>
          <w:sz w:val="21"/>
          <w:szCs w:val="21"/>
        </w:rPr>
      </w:pPr>
      <w:r>
        <w:rPr>
          <w:rFonts w:ascii="宋体" w:hAnsi="宋体" w:hint="eastAsia"/>
          <w:bCs/>
          <w:sz w:val="21"/>
          <w:szCs w:val="21"/>
        </w:rPr>
        <w:t>第1包升级数据：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543"/>
        <w:gridCol w:w="1330"/>
        <w:gridCol w:w="1729"/>
        <w:gridCol w:w="1729"/>
        <w:gridCol w:w="1750"/>
      </w:tblGrid>
      <w:tr w:rsidR="00AF5E8A" w14:paraId="1849639A" w14:textId="77777777" w:rsidTr="00AF5E8A">
        <w:trPr>
          <w:jc w:val="center"/>
        </w:trPr>
        <w:tc>
          <w:tcPr>
            <w:tcW w:w="814" w:type="dxa"/>
          </w:tcPr>
          <w:p w14:paraId="10EEAD0B" w14:textId="2F3247AB"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字节</w:t>
            </w:r>
          </w:p>
        </w:tc>
        <w:tc>
          <w:tcPr>
            <w:tcW w:w="1543" w:type="dxa"/>
          </w:tcPr>
          <w:p w14:paraId="39376978" w14:textId="419BCC05"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1-2</w:t>
            </w:r>
          </w:p>
        </w:tc>
        <w:tc>
          <w:tcPr>
            <w:tcW w:w="1330" w:type="dxa"/>
          </w:tcPr>
          <w:p w14:paraId="1DD5EF1F"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3-4</w:t>
            </w:r>
          </w:p>
        </w:tc>
        <w:tc>
          <w:tcPr>
            <w:tcW w:w="1729" w:type="dxa"/>
          </w:tcPr>
          <w:p w14:paraId="3343398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5-8</w:t>
            </w:r>
          </w:p>
        </w:tc>
        <w:tc>
          <w:tcPr>
            <w:tcW w:w="1729" w:type="dxa"/>
          </w:tcPr>
          <w:p w14:paraId="3502AB89"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9-12</w:t>
            </w:r>
          </w:p>
        </w:tc>
        <w:tc>
          <w:tcPr>
            <w:tcW w:w="1750" w:type="dxa"/>
          </w:tcPr>
          <w:p w14:paraId="427B8927"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13-(32*n)</w:t>
            </w:r>
          </w:p>
        </w:tc>
      </w:tr>
      <w:tr w:rsidR="00AF5E8A" w:rsidRPr="00655579" w14:paraId="21BCDF70" w14:textId="77777777" w:rsidTr="00AF5E8A">
        <w:trPr>
          <w:jc w:val="center"/>
        </w:trPr>
        <w:tc>
          <w:tcPr>
            <w:tcW w:w="814" w:type="dxa"/>
          </w:tcPr>
          <w:p w14:paraId="2414A45B" w14:textId="15EDDB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内容</w:t>
            </w:r>
          </w:p>
        </w:tc>
        <w:tc>
          <w:tcPr>
            <w:tcW w:w="1543" w:type="dxa"/>
          </w:tcPr>
          <w:p w14:paraId="527EDAE5" w14:textId="2F712E94"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当前升级包索</w:t>
            </w:r>
            <w:r>
              <w:rPr>
                <w:rFonts w:ascii="宋体" w:hAnsi="宋体" w:hint="eastAsia"/>
                <w:bCs/>
                <w:sz w:val="21"/>
                <w:szCs w:val="21"/>
              </w:rPr>
              <w:lastRenderedPageBreak/>
              <w:t>引，uint16，1为始，依次累加</w:t>
            </w:r>
          </w:p>
        </w:tc>
        <w:tc>
          <w:tcPr>
            <w:tcW w:w="1330" w:type="dxa"/>
          </w:tcPr>
          <w:p w14:paraId="67A055C3"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lastRenderedPageBreak/>
              <w:t>升级包总包</w:t>
            </w:r>
            <w:r>
              <w:rPr>
                <w:rFonts w:ascii="宋体" w:hAnsi="宋体" w:hint="eastAsia"/>
                <w:bCs/>
                <w:sz w:val="21"/>
                <w:szCs w:val="21"/>
              </w:rPr>
              <w:lastRenderedPageBreak/>
              <w:t>数，uint16</w:t>
            </w:r>
          </w:p>
        </w:tc>
        <w:tc>
          <w:tcPr>
            <w:tcW w:w="1729" w:type="dxa"/>
          </w:tcPr>
          <w:p w14:paraId="0D06FA20"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lastRenderedPageBreak/>
              <w:t>升级包总长度</w:t>
            </w:r>
            <w:r>
              <w:rPr>
                <w:rFonts w:ascii="宋体" w:hAnsi="宋体" w:hint="eastAsia"/>
                <w:bCs/>
                <w:sz w:val="21"/>
                <w:szCs w:val="21"/>
              </w:rPr>
              <w:lastRenderedPageBreak/>
              <w:t>（字节，含补0），uint32</w:t>
            </w:r>
          </w:p>
        </w:tc>
        <w:tc>
          <w:tcPr>
            <w:tcW w:w="1729" w:type="dxa"/>
          </w:tcPr>
          <w:p w14:paraId="5FB660C2"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lastRenderedPageBreak/>
              <w:t>升级包CRC校</w:t>
            </w:r>
            <w:r>
              <w:rPr>
                <w:rFonts w:ascii="宋体" w:hAnsi="宋体" w:hint="eastAsia"/>
                <w:bCs/>
                <w:sz w:val="21"/>
                <w:szCs w:val="21"/>
              </w:rPr>
              <w:lastRenderedPageBreak/>
              <w:t>验，uint32</w:t>
            </w:r>
          </w:p>
        </w:tc>
        <w:tc>
          <w:tcPr>
            <w:tcW w:w="1750" w:type="dxa"/>
          </w:tcPr>
          <w:p w14:paraId="72AAE916" w14:textId="77777777" w:rsidR="00AF5E8A" w:rsidRDefault="00AF5E8A" w:rsidP="00DE474E">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lastRenderedPageBreak/>
              <w:t>升级数据（需要</w:t>
            </w:r>
            <w:r>
              <w:rPr>
                <w:rFonts w:ascii="宋体" w:hAnsi="宋体" w:hint="eastAsia"/>
                <w:bCs/>
                <w:sz w:val="21"/>
                <w:szCs w:val="21"/>
              </w:rPr>
              <w:lastRenderedPageBreak/>
              <w:t>为32Byte的整数倍）</w:t>
            </w:r>
          </w:p>
        </w:tc>
      </w:tr>
    </w:tbl>
    <w:p w14:paraId="6F2374CA" w14:textId="77777777" w:rsidR="004F2723" w:rsidRDefault="004F2723" w:rsidP="004F2723">
      <w:pPr>
        <w:tabs>
          <w:tab w:val="left" w:pos="5880"/>
        </w:tabs>
        <w:topLinePunct/>
        <w:adjustRightInd w:val="0"/>
        <w:snapToGrid w:val="0"/>
        <w:spacing w:line="240" w:lineRule="auto"/>
        <w:ind w:firstLineChars="0" w:firstLine="0"/>
        <w:jc w:val="center"/>
        <w:rPr>
          <w:rFonts w:ascii="宋体" w:hAnsi="宋体"/>
          <w:bCs/>
          <w:sz w:val="21"/>
          <w:szCs w:val="21"/>
        </w:rPr>
      </w:pPr>
    </w:p>
    <w:p w14:paraId="65D49BA2" w14:textId="3798773F" w:rsidR="004F2723" w:rsidRPr="00ED0C2C" w:rsidRDefault="004F2723" w:rsidP="004F2723">
      <w:pPr>
        <w:tabs>
          <w:tab w:val="left" w:pos="5880"/>
        </w:tabs>
        <w:topLinePunct/>
        <w:adjustRightInd w:val="0"/>
        <w:snapToGrid w:val="0"/>
        <w:spacing w:line="240" w:lineRule="auto"/>
        <w:ind w:firstLineChars="0" w:firstLine="0"/>
        <w:jc w:val="center"/>
        <w:rPr>
          <w:rFonts w:ascii="宋体" w:hAnsi="宋体"/>
          <w:bCs/>
          <w:sz w:val="21"/>
          <w:szCs w:val="21"/>
        </w:rPr>
      </w:pPr>
      <w:r>
        <w:rPr>
          <w:rFonts w:ascii="宋体" w:hAnsi="宋体" w:hint="eastAsia"/>
          <w:bCs/>
          <w:sz w:val="21"/>
          <w:szCs w:val="21"/>
        </w:rPr>
        <w:t>第2-n包升级数据：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1576"/>
        <w:gridCol w:w="1576"/>
        <w:gridCol w:w="1577"/>
      </w:tblGrid>
      <w:tr w:rsidR="00AF5E8A" w14:paraId="02F9B636" w14:textId="77777777" w:rsidTr="00112A2B">
        <w:trPr>
          <w:jc w:val="center"/>
        </w:trPr>
        <w:tc>
          <w:tcPr>
            <w:tcW w:w="1576" w:type="dxa"/>
          </w:tcPr>
          <w:p w14:paraId="6F0DAF89" w14:textId="629656F1"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字节</w:t>
            </w:r>
          </w:p>
        </w:tc>
        <w:tc>
          <w:tcPr>
            <w:tcW w:w="1576" w:type="dxa"/>
          </w:tcPr>
          <w:p w14:paraId="28638ECA" w14:textId="73CBD55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1-2</w:t>
            </w:r>
          </w:p>
        </w:tc>
        <w:tc>
          <w:tcPr>
            <w:tcW w:w="1576" w:type="dxa"/>
          </w:tcPr>
          <w:p w14:paraId="0E69954E"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3-4</w:t>
            </w:r>
          </w:p>
        </w:tc>
        <w:tc>
          <w:tcPr>
            <w:tcW w:w="1577" w:type="dxa"/>
          </w:tcPr>
          <w:p w14:paraId="0391947A"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5-(32*n)</w:t>
            </w:r>
          </w:p>
        </w:tc>
      </w:tr>
      <w:tr w:rsidR="00AF5E8A" w:rsidRPr="00655579" w14:paraId="3CEBC150" w14:textId="77777777" w:rsidTr="00112A2B">
        <w:trPr>
          <w:jc w:val="center"/>
        </w:trPr>
        <w:tc>
          <w:tcPr>
            <w:tcW w:w="1576" w:type="dxa"/>
          </w:tcPr>
          <w:p w14:paraId="4AA9B33E" w14:textId="3C92516A"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内容</w:t>
            </w:r>
          </w:p>
        </w:tc>
        <w:tc>
          <w:tcPr>
            <w:tcW w:w="1576" w:type="dxa"/>
          </w:tcPr>
          <w:p w14:paraId="40CFD756" w14:textId="08554F13"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当前升级包索引，uint16，1为始，依次累加</w:t>
            </w:r>
          </w:p>
        </w:tc>
        <w:tc>
          <w:tcPr>
            <w:tcW w:w="1576" w:type="dxa"/>
          </w:tcPr>
          <w:p w14:paraId="0084CE0C"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升级包总包数，uint16</w:t>
            </w:r>
          </w:p>
        </w:tc>
        <w:tc>
          <w:tcPr>
            <w:tcW w:w="1577" w:type="dxa"/>
          </w:tcPr>
          <w:p w14:paraId="01E157A3" w14:textId="77777777" w:rsidR="00AF5E8A" w:rsidRDefault="00AF5E8A" w:rsidP="00AF5E8A">
            <w:pPr>
              <w:widowControl w:val="0"/>
              <w:tabs>
                <w:tab w:val="left" w:pos="5880"/>
              </w:tabs>
              <w:topLinePunct/>
              <w:adjustRightInd w:val="0"/>
              <w:snapToGrid w:val="0"/>
              <w:spacing w:line="240" w:lineRule="auto"/>
              <w:ind w:firstLineChars="0" w:firstLine="0"/>
              <w:jc w:val="both"/>
              <w:rPr>
                <w:rFonts w:ascii="宋体" w:hAnsi="宋体"/>
                <w:bCs/>
                <w:sz w:val="21"/>
                <w:szCs w:val="21"/>
              </w:rPr>
            </w:pPr>
            <w:r>
              <w:rPr>
                <w:rFonts w:ascii="宋体" w:hAnsi="宋体" w:hint="eastAsia"/>
                <w:bCs/>
                <w:sz w:val="21"/>
                <w:szCs w:val="21"/>
              </w:rPr>
              <w:t>升级数据（需要为32Byte的整数倍）</w:t>
            </w:r>
          </w:p>
        </w:tc>
      </w:tr>
    </w:tbl>
    <w:p w14:paraId="3B63E8C6" w14:textId="77777777" w:rsidR="004F2723" w:rsidRDefault="004F2723" w:rsidP="004F2723">
      <w:pPr>
        <w:tabs>
          <w:tab w:val="left" w:pos="5880"/>
        </w:tabs>
        <w:topLinePunct/>
        <w:adjustRightInd w:val="0"/>
        <w:snapToGrid w:val="0"/>
        <w:spacing w:line="240" w:lineRule="auto"/>
        <w:ind w:firstLineChars="0" w:firstLine="0"/>
        <w:rPr>
          <w:rFonts w:ascii="宋体" w:hAnsi="宋体"/>
          <w:bCs/>
          <w:sz w:val="21"/>
          <w:szCs w:val="21"/>
        </w:rPr>
      </w:pPr>
    </w:p>
    <w:p w14:paraId="02E5C2D5" w14:textId="77777777" w:rsidR="004F2723" w:rsidRDefault="004F2723" w:rsidP="004F2723">
      <w:pPr>
        <w:tabs>
          <w:tab w:val="left" w:pos="5880"/>
        </w:tabs>
        <w:topLinePunct/>
        <w:adjustRightInd w:val="0"/>
        <w:snapToGrid w:val="0"/>
        <w:spacing w:beforeLines="50" w:before="120" w:afterLines="50" w:after="120" w:line="288" w:lineRule="auto"/>
        <w:ind w:firstLineChars="0" w:firstLine="0"/>
        <w:rPr>
          <w:rFonts w:ascii="宋体" w:hAnsi="宋体"/>
        </w:rPr>
      </w:pPr>
    </w:p>
    <w:p w14:paraId="34751AC2" w14:textId="77777777" w:rsidR="004F2723" w:rsidRP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color w:val="000000"/>
        </w:rPr>
      </w:pPr>
    </w:p>
    <w:p w14:paraId="3C28DEFA" w14:textId="77777777" w:rsidR="004F2723" w:rsidRDefault="004F2723" w:rsidP="004155D2">
      <w:pPr>
        <w:tabs>
          <w:tab w:val="left" w:pos="5880"/>
        </w:tabs>
        <w:topLinePunct/>
        <w:adjustRightInd w:val="0"/>
        <w:snapToGrid w:val="0"/>
        <w:spacing w:beforeLines="50" w:before="120" w:afterLines="50" w:after="120" w:line="288" w:lineRule="auto"/>
        <w:ind w:firstLineChars="0" w:firstLine="0"/>
        <w:rPr>
          <w:rFonts w:ascii="宋体" w:hAnsi="宋体"/>
          <w:color w:val="000000"/>
        </w:rPr>
      </w:pPr>
    </w:p>
    <w:p w14:paraId="657A4D5D" w14:textId="77777777" w:rsidR="00F911D7" w:rsidRDefault="00C57BCF" w:rsidP="00C57BCF">
      <w:pPr>
        <w:tabs>
          <w:tab w:val="left" w:pos="5880"/>
        </w:tabs>
        <w:topLinePunct/>
        <w:adjustRightInd w:val="0"/>
        <w:snapToGrid w:val="0"/>
        <w:spacing w:beforeLines="50" w:before="120" w:afterLines="50" w:after="120" w:line="288" w:lineRule="auto"/>
        <w:ind w:firstLineChars="0" w:firstLine="420"/>
        <w:rPr>
          <w:rFonts w:ascii="宋体" w:hAnsi="宋体"/>
          <w:color w:val="000000"/>
        </w:rPr>
      </w:pPr>
      <w:r>
        <w:rPr>
          <w:rFonts w:ascii="宋体" w:hAnsi="宋体"/>
          <w:color w:val="000000"/>
        </w:rPr>
        <w:br w:type="page"/>
      </w:r>
      <w:r w:rsidR="00F911D7">
        <w:rPr>
          <w:rFonts w:ascii="宋体" w:hAnsi="宋体" w:hint="eastAsia"/>
          <w:color w:val="000000"/>
        </w:rPr>
        <w:lastRenderedPageBreak/>
        <w:t>激光器单元向</w:t>
      </w:r>
      <w:r w:rsidR="0082068F">
        <w:rPr>
          <w:rFonts w:ascii="宋体" w:hAnsi="宋体" w:hint="eastAsia"/>
          <w:color w:val="000000"/>
        </w:rPr>
        <w:t>上位机</w:t>
      </w:r>
      <w:r w:rsidR="00F911D7">
        <w:rPr>
          <w:rFonts w:ascii="宋体" w:hAnsi="宋体" w:hint="eastAsia"/>
          <w:color w:val="000000"/>
        </w:rPr>
        <w:t>发送的应答帧内容如下表：</w:t>
      </w:r>
    </w:p>
    <w:p w14:paraId="1FF6E791" w14:textId="77777777" w:rsidR="00185758" w:rsidRDefault="00185758">
      <w:pPr>
        <w:ind w:firstLine="480"/>
        <w:jc w:val="center"/>
        <w:rPr>
          <w:rFonts w:ascii="宋体" w:hAnsi="宋体"/>
          <w:color w:val="000000"/>
        </w:rPr>
      </w:pPr>
      <w:r>
        <w:rPr>
          <w:rFonts w:ascii="宋体" w:hAnsi="宋体"/>
          <w:bCs/>
          <w:color w:val="000000"/>
        </w:rPr>
        <w:t>表</w:t>
      </w:r>
      <w:r w:rsidR="00560413">
        <w:rPr>
          <w:rFonts w:ascii="宋体" w:hAnsi="宋体" w:hint="eastAsia"/>
          <w:bCs/>
          <w:color w:val="000000"/>
        </w:rPr>
        <w:t>3-3</w:t>
      </w:r>
      <w:r w:rsidR="00A45F50">
        <w:rPr>
          <w:rFonts w:ascii="宋体" w:hAnsi="宋体" w:hint="eastAsia"/>
          <w:bCs/>
          <w:color w:val="000000"/>
        </w:rPr>
        <w:t>激光器单元向</w:t>
      </w:r>
      <w:r w:rsidR="0082068F">
        <w:rPr>
          <w:rFonts w:ascii="宋体" w:hAnsi="宋体" w:hint="eastAsia"/>
          <w:bCs/>
          <w:color w:val="000000"/>
        </w:rPr>
        <w:t>上位机</w:t>
      </w:r>
      <w:r w:rsidR="00A45F50">
        <w:rPr>
          <w:rFonts w:ascii="宋体" w:hAnsi="宋体" w:hint="eastAsia"/>
          <w:bCs/>
          <w:color w:val="000000"/>
        </w:rPr>
        <w:t>发送的应答定义</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
        <w:gridCol w:w="685"/>
        <w:gridCol w:w="842"/>
        <w:gridCol w:w="3799"/>
        <w:gridCol w:w="3716"/>
      </w:tblGrid>
      <w:tr w:rsidR="00A45F50" w14:paraId="6D242D05" w14:textId="77777777" w:rsidTr="00D7094A">
        <w:trPr>
          <w:trHeight w:val="348"/>
        </w:trPr>
        <w:tc>
          <w:tcPr>
            <w:tcW w:w="276" w:type="pct"/>
            <w:noWrap/>
          </w:tcPr>
          <w:p w14:paraId="5E1E660A" w14:textId="77777777" w:rsidR="00A45F50" w:rsidRDefault="00A45F50" w:rsidP="00102E47">
            <w:pPr>
              <w:spacing w:line="240" w:lineRule="auto"/>
              <w:ind w:firstLineChars="0" w:firstLine="0"/>
              <w:jc w:val="center"/>
              <w:rPr>
                <w:rFonts w:ascii="Calibri" w:hAnsi="Calibri" w:cs="宋体"/>
                <w:b/>
                <w:bCs/>
                <w:color w:val="000000"/>
                <w:kern w:val="0"/>
                <w:sz w:val="21"/>
                <w:szCs w:val="28"/>
              </w:rPr>
            </w:pPr>
            <w:r>
              <w:rPr>
                <w:rFonts w:ascii="Calibri" w:hAnsi="Calibri" w:cs="宋体" w:hint="eastAsia"/>
                <w:b/>
                <w:bCs/>
                <w:color w:val="000000"/>
                <w:kern w:val="0"/>
                <w:sz w:val="21"/>
                <w:szCs w:val="28"/>
              </w:rPr>
              <w:t>序号</w:t>
            </w:r>
          </w:p>
        </w:tc>
        <w:tc>
          <w:tcPr>
            <w:tcW w:w="358" w:type="pct"/>
            <w:noWrap/>
          </w:tcPr>
          <w:p w14:paraId="4F3D6898"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指令码</w:t>
            </w:r>
          </w:p>
        </w:tc>
        <w:tc>
          <w:tcPr>
            <w:tcW w:w="440" w:type="pct"/>
            <w:noWrap/>
          </w:tcPr>
          <w:p w14:paraId="01E27CB1"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数据长度</w:t>
            </w:r>
          </w:p>
        </w:tc>
        <w:tc>
          <w:tcPr>
            <w:tcW w:w="1985" w:type="pct"/>
            <w:noWrap/>
          </w:tcPr>
          <w:p w14:paraId="68D6543C"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数据内容</w:t>
            </w:r>
          </w:p>
        </w:tc>
        <w:tc>
          <w:tcPr>
            <w:tcW w:w="1941" w:type="pct"/>
            <w:noWrap/>
          </w:tcPr>
          <w:p w14:paraId="016A7C03" w14:textId="77777777" w:rsidR="00A45F50" w:rsidRDefault="00A45F50" w:rsidP="00102E47">
            <w:pPr>
              <w:spacing w:line="240" w:lineRule="auto"/>
              <w:ind w:firstLineChars="0" w:firstLine="0"/>
              <w:jc w:val="center"/>
              <w:rPr>
                <w:rFonts w:ascii="Calibri" w:hAnsi="Calibri" w:cs="宋体"/>
                <w:b/>
                <w:bCs/>
                <w:color w:val="000000"/>
                <w:kern w:val="0"/>
                <w:sz w:val="21"/>
              </w:rPr>
            </w:pPr>
            <w:r>
              <w:rPr>
                <w:rFonts w:ascii="Calibri" w:hAnsi="Calibri" w:cs="宋体" w:hint="eastAsia"/>
                <w:b/>
                <w:bCs/>
                <w:color w:val="000000"/>
                <w:kern w:val="0"/>
                <w:sz w:val="21"/>
              </w:rPr>
              <w:t>备注</w:t>
            </w:r>
          </w:p>
        </w:tc>
      </w:tr>
      <w:tr w:rsidR="00A45F50" w14:paraId="7788CBCC" w14:textId="77777777" w:rsidTr="00D7094A">
        <w:trPr>
          <w:trHeight w:val="348"/>
        </w:trPr>
        <w:tc>
          <w:tcPr>
            <w:tcW w:w="276" w:type="pct"/>
            <w:noWrap/>
          </w:tcPr>
          <w:p w14:paraId="1FDFFFEC" w14:textId="6A65D526"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F69BD5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0xA0</w:t>
            </w:r>
          </w:p>
        </w:tc>
        <w:tc>
          <w:tcPr>
            <w:tcW w:w="440" w:type="pct"/>
            <w:noWrap/>
            <w:hideMark/>
          </w:tcPr>
          <w:p w14:paraId="4691FD8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69B75FEE"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收到查询命令后反馈电流设置值</w:t>
            </w:r>
          </w:p>
        </w:tc>
        <w:tc>
          <w:tcPr>
            <w:tcW w:w="1941" w:type="pct"/>
            <w:noWrap/>
            <w:hideMark/>
          </w:tcPr>
          <w:p w14:paraId="3AE8296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4128F844" w14:textId="77777777" w:rsidTr="00D7094A">
        <w:trPr>
          <w:trHeight w:val="348"/>
        </w:trPr>
        <w:tc>
          <w:tcPr>
            <w:tcW w:w="276" w:type="pct"/>
            <w:noWrap/>
          </w:tcPr>
          <w:p w14:paraId="0D59C40B" w14:textId="5FAF0332"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7C2809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0xA3</w:t>
            </w:r>
          </w:p>
        </w:tc>
        <w:tc>
          <w:tcPr>
            <w:tcW w:w="440" w:type="pct"/>
            <w:noWrap/>
            <w:hideMark/>
          </w:tcPr>
          <w:p w14:paraId="0BCBD9E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267248F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收到查询命令后反馈脉宽设置值</w:t>
            </w:r>
          </w:p>
        </w:tc>
        <w:tc>
          <w:tcPr>
            <w:tcW w:w="1941" w:type="pct"/>
            <w:noWrap/>
            <w:hideMark/>
          </w:tcPr>
          <w:p w14:paraId="0966A0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100us</w:t>
            </w:r>
            <w:r>
              <w:rPr>
                <w:rFonts w:ascii="Calibri" w:hAnsi="Calibri" w:cs="宋体" w:hint="eastAsia"/>
                <w:bCs/>
                <w:color w:val="000000"/>
                <w:kern w:val="0"/>
                <w:sz w:val="21"/>
              </w:rPr>
              <w:t>～</w:t>
            </w:r>
            <w:r>
              <w:rPr>
                <w:rFonts w:ascii="Calibri" w:hAnsi="Calibri" w:cs="宋体" w:hint="eastAsia"/>
                <w:bCs/>
                <w:color w:val="000000"/>
                <w:kern w:val="0"/>
                <w:sz w:val="21"/>
              </w:rPr>
              <w:t>250us</w:t>
            </w:r>
          </w:p>
        </w:tc>
      </w:tr>
      <w:tr w:rsidR="00A45F50" w14:paraId="20A7955D" w14:textId="77777777" w:rsidTr="00D7094A">
        <w:trPr>
          <w:trHeight w:val="348"/>
        </w:trPr>
        <w:tc>
          <w:tcPr>
            <w:tcW w:w="276" w:type="pct"/>
            <w:noWrap/>
          </w:tcPr>
          <w:p w14:paraId="5BC91C66" w14:textId="581A80AF"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D534AC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0xA4</w:t>
            </w:r>
          </w:p>
        </w:tc>
        <w:tc>
          <w:tcPr>
            <w:tcW w:w="440" w:type="pct"/>
            <w:noWrap/>
            <w:hideMark/>
          </w:tcPr>
          <w:p w14:paraId="0F685FF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236CF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收到查询命令后反馈调Ｑ延时设置值</w:t>
            </w:r>
          </w:p>
        </w:tc>
        <w:tc>
          <w:tcPr>
            <w:tcW w:w="1941" w:type="pct"/>
            <w:noWrap/>
            <w:hideMark/>
          </w:tcPr>
          <w:p w14:paraId="7BCA72E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50us</w:t>
            </w:r>
            <w:r>
              <w:rPr>
                <w:rFonts w:ascii="Calibri" w:hAnsi="Calibri" w:cs="宋体" w:hint="eastAsia"/>
                <w:bCs/>
                <w:color w:val="000000"/>
                <w:kern w:val="0"/>
                <w:sz w:val="21"/>
              </w:rPr>
              <w:t>～</w:t>
            </w:r>
            <w:r>
              <w:rPr>
                <w:rFonts w:ascii="Calibri" w:hAnsi="Calibri" w:cs="宋体" w:hint="eastAsia"/>
                <w:bCs/>
                <w:color w:val="000000"/>
                <w:kern w:val="0"/>
                <w:sz w:val="21"/>
              </w:rPr>
              <w:t>300us</w:t>
            </w:r>
          </w:p>
        </w:tc>
      </w:tr>
      <w:tr w:rsidR="00A45F50" w14:paraId="34E85051" w14:textId="77777777" w:rsidTr="00D7094A">
        <w:trPr>
          <w:trHeight w:val="348"/>
        </w:trPr>
        <w:tc>
          <w:tcPr>
            <w:tcW w:w="276" w:type="pct"/>
            <w:noWrap/>
          </w:tcPr>
          <w:p w14:paraId="5819CB27" w14:textId="0BC7AC8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09384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xA5</w:t>
            </w:r>
          </w:p>
        </w:tc>
        <w:tc>
          <w:tcPr>
            <w:tcW w:w="440" w:type="pct"/>
            <w:noWrap/>
            <w:hideMark/>
          </w:tcPr>
          <w:p w14:paraId="66402A6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46A83BA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收到查询命令后反馈触发模式设置值</w:t>
            </w:r>
          </w:p>
        </w:tc>
        <w:tc>
          <w:tcPr>
            <w:tcW w:w="1941" w:type="pct"/>
            <w:noWrap/>
            <w:hideMark/>
          </w:tcPr>
          <w:p w14:paraId="3F04C43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内触发；</w:t>
            </w:r>
            <w:r>
              <w:rPr>
                <w:rFonts w:ascii="Calibri" w:hAnsi="Calibri" w:cs="宋体" w:hint="eastAsia"/>
                <w:bCs/>
                <w:color w:val="000000"/>
                <w:kern w:val="0"/>
                <w:sz w:val="21"/>
              </w:rPr>
              <w:t>0xAA</w:t>
            </w:r>
            <w:r>
              <w:rPr>
                <w:rFonts w:ascii="Calibri" w:hAnsi="Calibri" w:cs="宋体" w:hint="eastAsia"/>
                <w:bCs/>
                <w:color w:val="000000"/>
                <w:kern w:val="0"/>
                <w:sz w:val="21"/>
              </w:rPr>
              <w:t>外触发</w:t>
            </w:r>
          </w:p>
        </w:tc>
      </w:tr>
      <w:tr w:rsidR="00A45F50" w14:paraId="2916F8E5" w14:textId="77777777" w:rsidTr="00D7094A">
        <w:trPr>
          <w:trHeight w:val="348"/>
        </w:trPr>
        <w:tc>
          <w:tcPr>
            <w:tcW w:w="276" w:type="pct"/>
            <w:noWrap/>
          </w:tcPr>
          <w:p w14:paraId="4F5E0133" w14:textId="06320FDC"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460F03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xA6</w:t>
            </w:r>
          </w:p>
        </w:tc>
        <w:tc>
          <w:tcPr>
            <w:tcW w:w="440" w:type="pct"/>
            <w:noWrap/>
            <w:hideMark/>
          </w:tcPr>
          <w:p w14:paraId="75EB92D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696E2D4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电流开关设置值</w:t>
            </w:r>
          </w:p>
        </w:tc>
        <w:tc>
          <w:tcPr>
            <w:tcW w:w="1941" w:type="pct"/>
            <w:noWrap/>
            <w:hideMark/>
          </w:tcPr>
          <w:p w14:paraId="42CC0CE1"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w:t>
            </w:r>
            <w:r>
              <w:rPr>
                <w:rFonts w:ascii="Calibri" w:hAnsi="Calibri" w:cs="宋体" w:hint="eastAsia"/>
                <w:bCs/>
                <w:color w:val="000000"/>
                <w:kern w:val="0"/>
                <w:sz w:val="21"/>
              </w:rPr>
              <w:t>电流。上电默认关</w:t>
            </w:r>
          </w:p>
        </w:tc>
      </w:tr>
      <w:tr w:rsidR="00A45F50" w14:paraId="4739D306" w14:textId="77777777" w:rsidTr="00D7094A">
        <w:trPr>
          <w:trHeight w:val="348"/>
        </w:trPr>
        <w:tc>
          <w:tcPr>
            <w:tcW w:w="276" w:type="pct"/>
            <w:noWrap/>
          </w:tcPr>
          <w:p w14:paraId="715724E8" w14:textId="49971E7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72FCF9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0xA7</w:t>
            </w:r>
          </w:p>
        </w:tc>
        <w:tc>
          <w:tcPr>
            <w:tcW w:w="440" w:type="pct"/>
            <w:noWrap/>
            <w:hideMark/>
          </w:tcPr>
          <w:p w14:paraId="403ACE1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2B01D93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Q</w:t>
            </w:r>
            <w:r>
              <w:rPr>
                <w:rFonts w:ascii="Calibri" w:hAnsi="Calibri" w:cs="宋体" w:hint="eastAsia"/>
                <w:bCs/>
                <w:color w:val="000000"/>
                <w:kern w:val="0"/>
                <w:sz w:val="21"/>
              </w:rPr>
              <w:t>脉冲开关设置值</w:t>
            </w:r>
          </w:p>
        </w:tc>
        <w:tc>
          <w:tcPr>
            <w:tcW w:w="1941" w:type="pct"/>
            <w:noWrap/>
            <w:hideMark/>
          </w:tcPr>
          <w:p w14:paraId="00F80DE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关Ｑ脉冲；</w:t>
            </w:r>
            <w:r>
              <w:rPr>
                <w:rFonts w:ascii="Calibri" w:hAnsi="Calibri" w:cs="宋体" w:hint="eastAsia"/>
                <w:bCs/>
                <w:color w:val="000000"/>
                <w:kern w:val="0"/>
                <w:sz w:val="21"/>
              </w:rPr>
              <w:t>0xAA</w:t>
            </w:r>
            <w:r>
              <w:rPr>
                <w:rFonts w:ascii="Calibri" w:hAnsi="Calibri" w:cs="宋体" w:hint="eastAsia"/>
                <w:bCs/>
                <w:color w:val="000000"/>
                <w:kern w:val="0"/>
                <w:sz w:val="21"/>
              </w:rPr>
              <w:t>：开Ｑ脉冲。上电默认开</w:t>
            </w:r>
          </w:p>
        </w:tc>
      </w:tr>
      <w:tr w:rsidR="00A45F50" w14:paraId="565AEDA2" w14:textId="77777777" w:rsidTr="00D7094A">
        <w:trPr>
          <w:trHeight w:val="348"/>
        </w:trPr>
        <w:tc>
          <w:tcPr>
            <w:tcW w:w="276" w:type="pct"/>
            <w:noWrap/>
          </w:tcPr>
          <w:p w14:paraId="106155F1" w14:textId="4578E09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12AA57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0xA8</w:t>
            </w:r>
          </w:p>
        </w:tc>
        <w:tc>
          <w:tcPr>
            <w:tcW w:w="440" w:type="pct"/>
            <w:noWrap/>
            <w:hideMark/>
          </w:tcPr>
          <w:p w14:paraId="5C199DF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5DCD01B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TEC1</w:t>
            </w:r>
            <w:r>
              <w:rPr>
                <w:rFonts w:ascii="Calibri" w:hAnsi="Calibri" w:cs="宋体" w:hint="eastAsia"/>
                <w:bCs/>
                <w:color w:val="000000"/>
                <w:kern w:val="0"/>
                <w:sz w:val="21"/>
              </w:rPr>
              <w:t>开关设置值</w:t>
            </w:r>
          </w:p>
        </w:tc>
        <w:tc>
          <w:tcPr>
            <w:tcW w:w="1941" w:type="pct"/>
            <w:noWrap/>
            <w:hideMark/>
          </w:tcPr>
          <w:p w14:paraId="1CC8972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TEC1</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TEC1</w:t>
            </w:r>
            <w:r>
              <w:rPr>
                <w:rFonts w:ascii="Calibri" w:hAnsi="Calibri" w:cs="宋体" w:hint="eastAsia"/>
                <w:bCs/>
                <w:color w:val="000000"/>
                <w:kern w:val="0"/>
                <w:sz w:val="21"/>
              </w:rPr>
              <w:t>。上电默认开</w:t>
            </w:r>
          </w:p>
        </w:tc>
      </w:tr>
      <w:tr w:rsidR="00A45F50" w14:paraId="3C95450F" w14:textId="77777777" w:rsidTr="00D7094A">
        <w:trPr>
          <w:trHeight w:val="348"/>
        </w:trPr>
        <w:tc>
          <w:tcPr>
            <w:tcW w:w="276" w:type="pct"/>
            <w:noWrap/>
          </w:tcPr>
          <w:p w14:paraId="795B4A79" w14:textId="494D22DA"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3E44F00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0xA9</w:t>
            </w:r>
          </w:p>
        </w:tc>
        <w:tc>
          <w:tcPr>
            <w:tcW w:w="440" w:type="pct"/>
            <w:noWrap/>
            <w:hideMark/>
          </w:tcPr>
          <w:p w14:paraId="75B82D8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hideMark/>
          </w:tcPr>
          <w:p w14:paraId="35B69138"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TEC2</w:t>
            </w:r>
            <w:r>
              <w:rPr>
                <w:rFonts w:ascii="Calibri" w:hAnsi="Calibri" w:cs="宋体" w:hint="eastAsia"/>
                <w:bCs/>
                <w:color w:val="000000"/>
                <w:kern w:val="0"/>
                <w:sz w:val="21"/>
              </w:rPr>
              <w:t>开关设置值</w:t>
            </w:r>
          </w:p>
        </w:tc>
        <w:tc>
          <w:tcPr>
            <w:tcW w:w="1941" w:type="pct"/>
            <w:noWrap/>
            <w:hideMark/>
          </w:tcPr>
          <w:p w14:paraId="37EDE5C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TEC2</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TEC2</w:t>
            </w:r>
            <w:r>
              <w:rPr>
                <w:rFonts w:ascii="Calibri" w:hAnsi="Calibri" w:cs="宋体" w:hint="eastAsia"/>
                <w:bCs/>
                <w:color w:val="000000"/>
                <w:kern w:val="0"/>
                <w:sz w:val="21"/>
              </w:rPr>
              <w:t>。上电默认开</w:t>
            </w:r>
          </w:p>
        </w:tc>
      </w:tr>
      <w:tr w:rsidR="00A45F50" w14:paraId="4C65C0B0" w14:textId="77777777" w:rsidTr="00D7094A">
        <w:trPr>
          <w:trHeight w:val="1248"/>
        </w:trPr>
        <w:tc>
          <w:tcPr>
            <w:tcW w:w="276" w:type="pct"/>
            <w:noWrap/>
          </w:tcPr>
          <w:p w14:paraId="45871FA6" w14:textId="2F3ED3CC"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BD5FCEB"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0xAA</w:t>
            </w:r>
          </w:p>
        </w:tc>
        <w:tc>
          <w:tcPr>
            <w:tcW w:w="440" w:type="pct"/>
            <w:noWrap/>
            <w:hideMark/>
          </w:tcPr>
          <w:p w14:paraId="0B54A68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hideMark/>
          </w:tcPr>
          <w:p w14:paraId="49846254" w14:textId="53450B4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hideMark/>
          </w:tcPr>
          <w:p w14:paraId="76BD0495" w14:textId="4ECBF8BB"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62D35BC5" w14:textId="77777777" w:rsidTr="00D7094A">
        <w:trPr>
          <w:trHeight w:val="1248"/>
        </w:trPr>
        <w:tc>
          <w:tcPr>
            <w:tcW w:w="276" w:type="pct"/>
            <w:noWrap/>
          </w:tcPr>
          <w:p w14:paraId="769E03D0" w14:textId="18500158"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70547A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0xAB</w:t>
            </w:r>
          </w:p>
        </w:tc>
        <w:tc>
          <w:tcPr>
            <w:tcW w:w="440" w:type="pct"/>
            <w:noWrap/>
            <w:hideMark/>
          </w:tcPr>
          <w:p w14:paraId="109A027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hideMark/>
          </w:tcPr>
          <w:p w14:paraId="7F5D8FA7" w14:textId="4F01A94E"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hideMark/>
          </w:tcPr>
          <w:p w14:paraId="435D069C" w14:textId="0054C7D9"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A45F50" w14:paraId="0BAA12C9" w14:textId="77777777" w:rsidTr="00D7094A">
        <w:trPr>
          <w:trHeight w:val="4056"/>
        </w:trPr>
        <w:tc>
          <w:tcPr>
            <w:tcW w:w="276" w:type="pct"/>
            <w:noWrap/>
          </w:tcPr>
          <w:p w14:paraId="6174913F" w14:textId="50504457"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FF5015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0xAC</w:t>
            </w:r>
          </w:p>
        </w:tc>
        <w:tc>
          <w:tcPr>
            <w:tcW w:w="440" w:type="pct"/>
            <w:noWrap/>
            <w:hideMark/>
          </w:tcPr>
          <w:p w14:paraId="05405BB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24</w:t>
            </w:r>
          </w:p>
        </w:tc>
        <w:tc>
          <w:tcPr>
            <w:tcW w:w="1985" w:type="pct"/>
            <w:noWrap/>
            <w:hideMark/>
          </w:tcPr>
          <w:p w14:paraId="110A51EC"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收到查询命令后反馈子脉冲个数及脉冲间隔设置值</w:t>
            </w:r>
          </w:p>
        </w:tc>
        <w:tc>
          <w:tcPr>
            <w:tcW w:w="1941" w:type="pct"/>
            <w:hideMark/>
          </w:tcPr>
          <w:p w14:paraId="53F57C3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反馈子脉冲参数，共</w:t>
            </w:r>
            <w:r>
              <w:rPr>
                <w:rFonts w:ascii="Calibri" w:hAnsi="Calibri" w:cs="宋体" w:hint="eastAsia"/>
                <w:bCs/>
                <w:color w:val="000000"/>
                <w:kern w:val="0"/>
                <w:sz w:val="21"/>
              </w:rPr>
              <w:t>12</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、子脉冲个数（取值范围</w:t>
            </w:r>
            <w:r>
              <w:rPr>
                <w:rFonts w:ascii="Calibri" w:hAnsi="Calibri" w:cs="宋体" w:hint="eastAsia"/>
                <w:bCs/>
                <w:color w:val="000000"/>
                <w:kern w:val="0"/>
                <w:sz w:val="21"/>
              </w:rPr>
              <w:t>1~12</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、脉冲间隔</w:t>
            </w:r>
            <w:r>
              <w:rPr>
                <w:rFonts w:ascii="Calibri" w:hAnsi="Calibri" w:cs="宋体" w:hint="eastAsia"/>
                <w:bCs/>
                <w:color w:val="000000"/>
                <w:kern w:val="0"/>
                <w:sz w:val="21"/>
              </w:rPr>
              <w:t>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3</w:t>
            </w:r>
            <w:r>
              <w:rPr>
                <w:rFonts w:ascii="Calibri" w:hAnsi="Calibri" w:cs="宋体" w:hint="eastAsia"/>
                <w:bCs/>
                <w:color w:val="000000"/>
                <w:kern w:val="0"/>
                <w:sz w:val="21"/>
              </w:rPr>
              <w:t>、脉冲间隔</w:t>
            </w:r>
            <w:r>
              <w:rPr>
                <w:rFonts w:ascii="Calibri" w:hAnsi="Calibri" w:cs="宋体" w:hint="eastAsia"/>
                <w:bCs/>
                <w:color w:val="000000"/>
                <w:kern w:val="0"/>
                <w:sz w:val="21"/>
              </w:rPr>
              <w:t>2</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4</w:t>
            </w:r>
            <w:r>
              <w:rPr>
                <w:rFonts w:ascii="Calibri" w:hAnsi="Calibri" w:cs="宋体" w:hint="eastAsia"/>
                <w:bCs/>
                <w:color w:val="000000"/>
                <w:kern w:val="0"/>
                <w:sz w:val="21"/>
              </w:rPr>
              <w:t>、脉冲间隔</w:t>
            </w:r>
            <w:r>
              <w:rPr>
                <w:rFonts w:ascii="Calibri" w:hAnsi="Calibri" w:cs="宋体" w:hint="eastAsia"/>
                <w:bCs/>
                <w:color w:val="000000"/>
                <w:kern w:val="0"/>
                <w:sz w:val="21"/>
              </w:rPr>
              <w:t>3</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5</w:t>
            </w:r>
            <w:r>
              <w:rPr>
                <w:rFonts w:ascii="Calibri" w:hAnsi="Calibri" w:cs="宋体" w:hint="eastAsia"/>
                <w:bCs/>
                <w:color w:val="000000"/>
                <w:kern w:val="0"/>
                <w:sz w:val="21"/>
              </w:rPr>
              <w:t>、脉冲间隔</w:t>
            </w:r>
            <w:r>
              <w:rPr>
                <w:rFonts w:ascii="Calibri" w:hAnsi="Calibri" w:cs="宋体" w:hint="eastAsia"/>
                <w:bCs/>
                <w:color w:val="000000"/>
                <w:kern w:val="0"/>
                <w:sz w:val="21"/>
              </w:rPr>
              <w:t>4</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6</w:t>
            </w:r>
            <w:r>
              <w:rPr>
                <w:rFonts w:ascii="Calibri" w:hAnsi="Calibri" w:cs="宋体" w:hint="eastAsia"/>
                <w:bCs/>
                <w:color w:val="000000"/>
                <w:kern w:val="0"/>
                <w:sz w:val="21"/>
              </w:rPr>
              <w:t>、脉冲间隔</w:t>
            </w:r>
            <w:r>
              <w:rPr>
                <w:rFonts w:ascii="Calibri" w:hAnsi="Calibri" w:cs="宋体" w:hint="eastAsia"/>
                <w:bCs/>
                <w:color w:val="000000"/>
                <w:kern w:val="0"/>
                <w:sz w:val="21"/>
              </w:rPr>
              <w:t>5</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7</w:t>
            </w:r>
            <w:r>
              <w:rPr>
                <w:rFonts w:ascii="Calibri" w:hAnsi="Calibri" w:cs="宋体" w:hint="eastAsia"/>
                <w:bCs/>
                <w:color w:val="000000"/>
                <w:kern w:val="0"/>
                <w:sz w:val="21"/>
              </w:rPr>
              <w:t>、脉冲间隔</w:t>
            </w:r>
            <w:r>
              <w:rPr>
                <w:rFonts w:ascii="Calibri" w:hAnsi="Calibri" w:cs="宋体" w:hint="eastAsia"/>
                <w:bCs/>
                <w:color w:val="000000"/>
                <w:kern w:val="0"/>
                <w:sz w:val="21"/>
              </w:rPr>
              <w:t>6</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8</w:t>
            </w:r>
            <w:r>
              <w:rPr>
                <w:rFonts w:ascii="Calibri" w:hAnsi="Calibri" w:cs="宋体" w:hint="eastAsia"/>
                <w:bCs/>
                <w:color w:val="000000"/>
                <w:kern w:val="0"/>
                <w:sz w:val="21"/>
              </w:rPr>
              <w:t>、脉冲间隔</w:t>
            </w:r>
            <w:r>
              <w:rPr>
                <w:rFonts w:ascii="Calibri" w:hAnsi="Calibri" w:cs="宋体" w:hint="eastAsia"/>
                <w:bCs/>
                <w:color w:val="000000"/>
                <w:kern w:val="0"/>
                <w:sz w:val="21"/>
              </w:rPr>
              <w:t>7</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9</w:t>
            </w:r>
            <w:r>
              <w:rPr>
                <w:rFonts w:ascii="Calibri" w:hAnsi="Calibri" w:cs="宋体" w:hint="eastAsia"/>
                <w:bCs/>
                <w:color w:val="000000"/>
                <w:kern w:val="0"/>
                <w:sz w:val="21"/>
              </w:rPr>
              <w:t>、脉冲间隔</w:t>
            </w:r>
            <w:r>
              <w:rPr>
                <w:rFonts w:ascii="Calibri" w:hAnsi="Calibri" w:cs="宋体" w:hint="eastAsia"/>
                <w:bCs/>
                <w:color w:val="000000"/>
                <w:kern w:val="0"/>
                <w:sz w:val="21"/>
              </w:rPr>
              <w:t>8</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10</w:t>
            </w:r>
            <w:r>
              <w:rPr>
                <w:rFonts w:ascii="Calibri" w:hAnsi="Calibri" w:cs="宋体" w:hint="eastAsia"/>
                <w:bCs/>
                <w:color w:val="000000"/>
                <w:kern w:val="0"/>
                <w:sz w:val="21"/>
              </w:rPr>
              <w:t>、脉冲间隔</w:t>
            </w:r>
            <w:r>
              <w:rPr>
                <w:rFonts w:ascii="Calibri" w:hAnsi="Calibri" w:cs="宋体" w:hint="eastAsia"/>
                <w:bCs/>
                <w:color w:val="000000"/>
                <w:kern w:val="0"/>
                <w:sz w:val="21"/>
              </w:rPr>
              <w:t>9</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11</w:t>
            </w:r>
            <w:r>
              <w:rPr>
                <w:rFonts w:ascii="Calibri" w:hAnsi="Calibri" w:cs="宋体" w:hint="eastAsia"/>
                <w:bCs/>
                <w:color w:val="000000"/>
                <w:kern w:val="0"/>
                <w:sz w:val="21"/>
              </w:rPr>
              <w:t>、脉冲间隔</w:t>
            </w:r>
            <w:r>
              <w:rPr>
                <w:rFonts w:ascii="Calibri" w:hAnsi="Calibri" w:cs="宋体" w:hint="eastAsia"/>
                <w:bCs/>
                <w:color w:val="000000"/>
                <w:kern w:val="0"/>
                <w:sz w:val="21"/>
              </w:rPr>
              <w:t>10</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r>
              <w:rPr>
                <w:rFonts w:ascii="Calibri" w:hAnsi="Calibri" w:cs="宋体" w:hint="eastAsia"/>
                <w:bCs/>
                <w:color w:val="000000"/>
                <w:kern w:val="0"/>
                <w:sz w:val="21"/>
              </w:rPr>
              <w:br/>
              <w:t>12</w:t>
            </w:r>
            <w:r>
              <w:rPr>
                <w:rFonts w:ascii="Calibri" w:hAnsi="Calibri" w:cs="宋体" w:hint="eastAsia"/>
                <w:bCs/>
                <w:color w:val="000000"/>
                <w:kern w:val="0"/>
                <w:sz w:val="21"/>
              </w:rPr>
              <w:t>、脉冲间隔</w:t>
            </w:r>
            <w:r>
              <w:rPr>
                <w:rFonts w:ascii="Calibri" w:hAnsi="Calibri" w:cs="宋体" w:hint="eastAsia"/>
                <w:bCs/>
                <w:color w:val="000000"/>
                <w:kern w:val="0"/>
                <w:sz w:val="21"/>
              </w:rPr>
              <w:t>11</w:t>
            </w:r>
            <w:r>
              <w:rPr>
                <w:rFonts w:ascii="Calibri" w:hAnsi="Calibri" w:cs="宋体" w:hint="eastAsia"/>
                <w:bCs/>
                <w:color w:val="000000"/>
                <w:kern w:val="0"/>
                <w:sz w:val="21"/>
              </w:rPr>
              <w:t>（取值范围</w:t>
            </w:r>
            <w:r>
              <w:rPr>
                <w:rFonts w:ascii="Calibri" w:hAnsi="Calibri" w:cs="宋体" w:hint="eastAsia"/>
                <w:bCs/>
                <w:color w:val="000000"/>
                <w:kern w:val="0"/>
                <w:sz w:val="21"/>
              </w:rPr>
              <w:t>240~660</w:t>
            </w:r>
            <w:r>
              <w:rPr>
                <w:rFonts w:ascii="Calibri" w:hAnsi="Calibri" w:cs="宋体" w:hint="eastAsia"/>
                <w:bCs/>
                <w:color w:val="000000"/>
                <w:kern w:val="0"/>
                <w:sz w:val="21"/>
              </w:rPr>
              <w:t>）</w:t>
            </w:r>
          </w:p>
        </w:tc>
      </w:tr>
      <w:tr w:rsidR="00A45F50" w14:paraId="555EF4E9" w14:textId="77777777" w:rsidTr="00D7094A">
        <w:trPr>
          <w:trHeight w:val="348"/>
        </w:trPr>
        <w:tc>
          <w:tcPr>
            <w:tcW w:w="276" w:type="pct"/>
            <w:noWrap/>
          </w:tcPr>
          <w:p w14:paraId="169F583A" w14:textId="325AA05D"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A086D2D"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0xAD</w:t>
            </w:r>
          </w:p>
        </w:tc>
        <w:tc>
          <w:tcPr>
            <w:tcW w:w="440" w:type="pct"/>
            <w:noWrap/>
            <w:hideMark/>
          </w:tcPr>
          <w:p w14:paraId="30515B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hideMark/>
          </w:tcPr>
          <w:p w14:paraId="3C3C6686"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p>
        </w:tc>
        <w:tc>
          <w:tcPr>
            <w:tcW w:w="1941" w:type="pct"/>
            <w:hideMark/>
          </w:tcPr>
          <w:p w14:paraId="7435F75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A45F50" w14:paraId="27F7969B" w14:textId="77777777" w:rsidTr="00D7094A">
        <w:trPr>
          <w:trHeight w:val="348"/>
        </w:trPr>
        <w:tc>
          <w:tcPr>
            <w:tcW w:w="276" w:type="pct"/>
            <w:noWrap/>
          </w:tcPr>
          <w:p w14:paraId="36E677EB" w14:textId="59C6D2B2" w:rsidR="00A45F50" w:rsidRPr="003E5938"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2935414"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0xAE</w:t>
            </w:r>
          </w:p>
        </w:tc>
        <w:tc>
          <w:tcPr>
            <w:tcW w:w="440" w:type="pct"/>
            <w:noWrap/>
            <w:hideMark/>
          </w:tcPr>
          <w:p w14:paraId="290D57B6" w14:textId="77777777" w:rsidR="00A45F50" w:rsidRPr="003E5938" w:rsidRDefault="00A45F50" w:rsidP="00102E47">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1985" w:type="pct"/>
            <w:noWrap/>
            <w:hideMark/>
          </w:tcPr>
          <w:p w14:paraId="7FEAAFCA"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收到查询命令后反馈负载电压检测值</w:t>
            </w:r>
          </w:p>
        </w:tc>
        <w:tc>
          <w:tcPr>
            <w:tcW w:w="1941" w:type="pct"/>
            <w:noWrap/>
            <w:hideMark/>
          </w:tcPr>
          <w:p w14:paraId="6966CDF1" w14:textId="77777777" w:rsidR="00A45F50" w:rsidRPr="003E5938" w:rsidRDefault="00A45F50" w:rsidP="00102E47">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A45F50" w14:paraId="659910C8" w14:textId="77777777" w:rsidTr="00D7094A">
        <w:trPr>
          <w:trHeight w:val="348"/>
        </w:trPr>
        <w:tc>
          <w:tcPr>
            <w:tcW w:w="276" w:type="pct"/>
            <w:noWrap/>
          </w:tcPr>
          <w:p w14:paraId="60597C0B" w14:textId="3B8DD85F"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3F893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0xAF</w:t>
            </w:r>
          </w:p>
        </w:tc>
        <w:tc>
          <w:tcPr>
            <w:tcW w:w="440" w:type="pct"/>
            <w:noWrap/>
            <w:hideMark/>
          </w:tcPr>
          <w:p w14:paraId="524454F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227C5A87"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收到查询命令后反馈电源温度检测值</w:t>
            </w:r>
          </w:p>
        </w:tc>
        <w:tc>
          <w:tcPr>
            <w:tcW w:w="1941" w:type="pct"/>
            <w:noWrap/>
            <w:hideMark/>
          </w:tcPr>
          <w:p w14:paraId="17A9BBD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反馈电源温度检测值</w:t>
            </w:r>
          </w:p>
        </w:tc>
      </w:tr>
      <w:tr w:rsidR="00A45F50" w14:paraId="383FD032" w14:textId="77777777" w:rsidTr="00D7094A">
        <w:trPr>
          <w:trHeight w:val="348"/>
        </w:trPr>
        <w:tc>
          <w:tcPr>
            <w:tcW w:w="276" w:type="pct"/>
            <w:noWrap/>
          </w:tcPr>
          <w:p w14:paraId="3C25C064" w14:textId="4BB288F5"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F52A03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0xC0</w:t>
            </w:r>
          </w:p>
        </w:tc>
        <w:tc>
          <w:tcPr>
            <w:tcW w:w="440" w:type="pct"/>
            <w:noWrap/>
            <w:hideMark/>
          </w:tcPr>
          <w:p w14:paraId="6FD8EFF6"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707AA0F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PD</w:t>
            </w:r>
            <w:r>
              <w:rPr>
                <w:rFonts w:ascii="Calibri" w:hAnsi="Calibri" w:cs="宋体" w:hint="eastAsia"/>
                <w:bCs/>
                <w:color w:val="000000"/>
                <w:kern w:val="0"/>
                <w:sz w:val="21"/>
              </w:rPr>
              <w:t>）检测值</w:t>
            </w:r>
          </w:p>
        </w:tc>
        <w:tc>
          <w:tcPr>
            <w:tcW w:w="1941" w:type="pct"/>
            <w:noWrap/>
            <w:hideMark/>
          </w:tcPr>
          <w:p w14:paraId="2B7EBDB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PD</w:t>
            </w:r>
            <w:r>
              <w:rPr>
                <w:rFonts w:ascii="Calibri" w:hAnsi="Calibri" w:cs="宋体" w:hint="eastAsia"/>
                <w:bCs/>
                <w:color w:val="000000"/>
                <w:kern w:val="0"/>
                <w:sz w:val="21"/>
              </w:rPr>
              <w:t>功率检测值</w:t>
            </w:r>
          </w:p>
        </w:tc>
      </w:tr>
      <w:tr w:rsidR="00A45F50" w14:paraId="68521DB2" w14:textId="77777777" w:rsidTr="00D7094A">
        <w:trPr>
          <w:trHeight w:val="348"/>
        </w:trPr>
        <w:tc>
          <w:tcPr>
            <w:tcW w:w="276" w:type="pct"/>
            <w:noWrap/>
          </w:tcPr>
          <w:p w14:paraId="0322DE0B" w14:textId="1B3CEDAE"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BACF13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0xC1</w:t>
            </w:r>
          </w:p>
        </w:tc>
        <w:tc>
          <w:tcPr>
            <w:tcW w:w="440" w:type="pct"/>
            <w:noWrap/>
            <w:hideMark/>
          </w:tcPr>
          <w:p w14:paraId="64AF6F3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949F7B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收到查询命令后反馈外部输入电平</w:t>
            </w:r>
            <w:r>
              <w:rPr>
                <w:rFonts w:ascii="Calibri" w:hAnsi="Calibri" w:cs="宋体" w:hint="eastAsia"/>
                <w:bCs/>
                <w:color w:val="000000"/>
                <w:kern w:val="0"/>
                <w:sz w:val="21"/>
              </w:rPr>
              <w:t>2</w:t>
            </w:r>
            <w:r>
              <w:rPr>
                <w:rFonts w:ascii="Calibri" w:hAnsi="Calibri" w:cs="宋体" w:hint="eastAsia"/>
                <w:bCs/>
                <w:color w:val="000000"/>
                <w:kern w:val="0"/>
                <w:sz w:val="21"/>
              </w:rPr>
              <w:t>（温度）检测值</w:t>
            </w:r>
          </w:p>
        </w:tc>
        <w:tc>
          <w:tcPr>
            <w:tcW w:w="1941" w:type="pct"/>
            <w:noWrap/>
            <w:hideMark/>
          </w:tcPr>
          <w:p w14:paraId="65B1929A"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反馈温度检测值</w:t>
            </w:r>
          </w:p>
        </w:tc>
      </w:tr>
      <w:tr w:rsidR="00A45F50" w14:paraId="23985908" w14:textId="77777777" w:rsidTr="00D7094A">
        <w:trPr>
          <w:trHeight w:val="348"/>
        </w:trPr>
        <w:tc>
          <w:tcPr>
            <w:tcW w:w="276" w:type="pct"/>
            <w:noWrap/>
          </w:tcPr>
          <w:p w14:paraId="314A2A41" w14:textId="0B76FB6A"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543CB5F"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0xC2</w:t>
            </w:r>
          </w:p>
        </w:tc>
        <w:tc>
          <w:tcPr>
            <w:tcW w:w="440" w:type="pct"/>
            <w:noWrap/>
            <w:hideMark/>
          </w:tcPr>
          <w:p w14:paraId="14DDA121"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157B298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收到查询命令后反馈第一路检测温度检测值</w:t>
            </w:r>
          </w:p>
        </w:tc>
        <w:tc>
          <w:tcPr>
            <w:tcW w:w="1941" w:type="pct"/>
            <w:noWrap/>
            <w:hideMark/>
          </w:tcPr>
          <w:p w14:paraId="30F434B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1</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2C0B3A43" w14:textId="77777777" w:rsidTr="00D7094A">
        <w:trPr>
          <w:trHeight w:val="348"/>
        </w:trPr>
        <w:tc>
          <w:tcPr>
            <w:tcW w:w="276" w:type="pct"/>
            <w:noWrap/>
          </w:tcPr>
          <w:p w14:paraId="269C52FC" w14:textId="6E97C4C2"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6286789"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0xC3</w:t>
            </w:r>
          </w:p>
        </w:tc>
        <w:tc>
          <w:tcPr>
            <w:tcW w:w="440" w:type="pct"/>
            <w:noWrap/>
            <w:hideMark/>
          </w:tcPr>
          <w:p w14:paraId="6718D26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3E4BA463"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收到查询命令后反馈第一路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noWrap/>
            <w:hideMark/>
          </w:tcPr>
          <w:p w14:paraId="76EE38F0"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TEC1</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3A36EA1F" w14:textId="77777777" w:rsidTr="00D7094A">
        <w:trPr>
          <w:trHeight w:val="348"/>
        </w:trPr>
        <w:tc>
          <w:tcPr>
            <w:tcW w:w="276" w:type="pct"/>
            <w:noWrap/>
          </w:tcPr>
          <w:p w14:paraId="45C6E58B" w14:textId="4F64299B"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A60F117"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0xC4</w:t>
            </w:r>
          </w:p>
        </w:tc>
        <w:tc>
          <w:tcPr>
            <w:tcW w:w="440" w:type="pct"/>
            <w:noWrap/>
            <w:hideMark/>
          </w:tcPr>
          <w:p w14:paraId="740DF943"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57206D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收到查询命令后反馈第二路检测温度检测值</w:t>
            </w:r>
          </w:p>
        </w:tc>
        <w:tc>
          <w:tcPr>
            <w:tcW w:w="1941" w:type="pct"/>
            <w:noWrap/>
            <w:hideMark/>
          </w:tcPr>
          <w:p w14:paraId="1217E84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2</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4563804A" w14:textId="77777777" w:rsidTr="00D7094A">
        <w:trPr>
          <w:trHeight w:val="348"/>
        </w:trPr>
        <w:tc>
          <w:tcPr>
            <w:tcW w:w="276" w:type="pct"/>
            <w:noWrap/>
          </w:tcPr>
          <w:p w14:paraId="67C08A8A" w14:textId="509D0523"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08FC3D2"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0xC5</w:t>
            </w:r>
          </w:p>
        </w:tc>
        <w:tc>
          <w:tcPr>
            <w:tcW w:w="440" w:type="pct"/>
            <w:noWrap/>
            <w:hideMark/>
          </w:tcPr>
          <w:p w14:paraId="06583A84"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hideMark/>
          </w:tcPr>
          <w:p w14:paraId="01C98AA9"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收到查询命令后反馈第二路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noWrap/>
            <w:hideMark/>
          </w:tcPr>
          <w:p w14:paraId="2BD92B6B"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TEC2</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A45F50" w14:paraId="6BF57C50" w14:textId="77777777" w:rsidTr="00D7094A">
        <w:trPr>
          <w:trHeight w:val="348"/>
        </w:trPr>
        <w:tc>
          <w:tcPr>
            <w:tcW w:w="276" w:type="pct"/>
            <w:noWrap/>
          </w:tcPr>
          <w:p w14:paraId="153D6E41" w14:textId="5F4AF591"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0BB5F2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0xC6</w:t>
            </w:r>
          </w:p>
        </w:tc>
        <w:tc>
          <w:tcPr>
            <w:tcW w:w="440" w:type="pct"/>
            <w:noWrap/>
            <w:hideMark/>
          </w:tcPr>
          <w:p w14:paraId="5F3DFCBC" w14:textId="77777777" w:rsidR="00A45F50" w:rsidRDefault="0066245E"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1985" w:type="pct"/>
            <w:noWrap/>
            <w:hideMark/>
          </w:tcPr>
          <w:p w14:paraId="6815A08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收到查询命令后反馈工作状态</w:t>
            </w:r>
          </w:p>
        </w:tc>
        <w:tc>
          <w:tcPr>
            <w:tcW w:w="1941" w:type="pct"/>
            <w:noWrap/>
            <w:hideMark/>
          </w:tcPr>
          <w:p w14:paraId="20BC018F"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具体定义见下表</w:t>
            </w:r>
          </w:p>
          <w:p w14:paraId="67948C5C" w14:textId="77777777" w:rsidR="00DD26EB" w:rsidRDefault="00DD26EB" w:rsidP="00102E47">
            <w:pPr>
              <w:spacing w:line="240" w:lineRule="auto"/>
              <w:ind w:firstLineChars="0" w:firstLine="0"/>
              <w:rPr>
                <w:rFonts w:ascii="Calibri" w:hAnsi="Calibri" w:cs="宋体"/>
                <w:bCs/>
                <w:color w:val="000000"/>
                <w:kern w:val="0"/>
                <w:sz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DD26EB" w14:paraId="7C69DB51" w14:textId="77777777" w:rsidTr="00623261">
              <w:trPr>
                <w:trHeight w:val="288"/>
              </w:trPr>
              <w:tc>
                <w:tcPr>
                  <w:tcW w:w="953" w:type="pct"/>
                  <w:noWrap/>
                  <w:hideMark/>
                </w:tcPr>
                <w:p w14:paraId="48D9953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位</w:t>
                  </w:r>
                </w:p>
              </w:tc>
              <w:tc>
                <w:tcPr>
                  <w:tcW w:w="2033" w:type="pct"/>
                  <w:noWrap/>
                  <w:hideMark/>
                </w:tcPr>
                <w:p w14:paraId="5E3E391E" w14:textId="77777777" w:rsidR="00DD26EB" w:rsidRDefault="00DD26EB" w:rsidP="00623261">
                  <w:pPr>
                    <w:widowControl w:val="0"/>
                    <w:spacing w:line="240" w:lineRule="auto"/>
                    <w:ind w:firstLineChars="0" w:firstLine="0"/>
                    <w:rPr>
                      <w:color w:val="000000"/>
                      <w:sz w:val="18"/>
                    </w:rPr>
                  </w:pPr>
                  <w:r>
                    <w:rPr>
                      <w:rFonts w:hint="eastAsia"/>
                      <w:color w:val="000000"/>
                      <w:sz w:val="18"/>
                    </w:rPr>
                    <w:t>0</w:t>
                  </w:r>
                </w:p>
              </w:tc>
              <w:tc>
                <w:tcPr>
                  <w:tcW w:w="2014" w:type="pct"/>
                  <w:noWrap/>
                  <w:hideMark/>
                </w:tcPr>
                <w:p w14:paraId="14222172" w14:textId="77777777" w:rsidR="00DD26EB" w:rsidRDefault="00DD26EB" w:rsidP="00623261">
                  <w:pPr>
                    <w:widowControl w:val="0"/>
                    <w:spacing w:line="240" w:lineRule="auto"/>
                    <w:ind w:firstLineChars="0" w:firstLine="0"/>
                    <w:rPr>
                      <w:color w:val="000000"/>
                      <w:sz w:val="18"/>
                    </w:rPr>
                  </w:pPr>
                  <w:r>
                    <w:rPr>
                      <w:rFonts w:hint="eastAsia"/>
                      <w:color w:val="000000"/>
                      <w:sz w:val="18"/>
                    </w:rPr>
                    <w:t>1</w:t>
                  </w:r>
                </w:p>
              </w:tc>
            </w:tr>
            <w:tr w:rsidR="00DD26EB" w14:paraId="377E355F" w14:textId="77777777" w:rsidTr="00623261">
              <w:trPr>
                <w:trHeight w:val="288"/>
              </w:trPr>
              <w:tc>
                <w:tcPr>
                  <w:tcW w:w="953" w:type="pct"/>
                  <w:noWrap/>
                </w:tcPr>
                <w:p w14:paraId="040FA884" w14:textId="77777777" w:rsidR="00DD26EB" w:rsidRDefault="00DD26EB" w:rsidP="00623261">
                  <w:pPr>
                    <w:widowControl w:val="0"/>
                    <w:spacing w:line="240" w:lineRule="auto"/>
                    <w:ind w:firstLineChars="0" w:firstLine="0"/>
                    <w:rPr>
                      <w:color w:val="000000"/>
                      <w:sz w:val="18"/>
                    </w:rPr>
                  </w:pPr>
                  <w:r>
                    <w:rPr>
                      <w:rFonts w:hint="eastAsia"/>
                      <w:color w:val="000000"/>
                      <w:sz w:val="18"/>
                    </w:rPr>
                    <w:t>BIT23</w:t>
                  </w:r>
                </w:p>
              </w:tc>
              <w:tc>
                <w:tcPr>
                  <w:tcW w:w="2033" w:type="pct"/>
                  <w:noWrap/>
                </w:tcPr>
                <w:p w14:paraId="67C08D9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6105D30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0B9832DE" w14:textId="77777777" w:rsidTr="00623261">
              <w:trPr>
                <w:trHeight w:val="288"/>
              </w:trPr>
              <w:tc>
                <w:tcPr>
                  <w:tcW w:w="953" w:type="pct"/>
                  <w:noWrap/>
                </w:tcPr>
                <w:p w14:paraId="7FD2585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BIT22</w:t>
                  </w:r>
                </w:p>
              </w:tc>
              <w:tc>
                <w:tcPr>
                  <w:tcW w:w="2033" w:type="pct"/>
                  <w:noWrap/>
                </w:tcPr>
                <w:p w14:paraId="439347B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tcPr>
                <w:p w14:paraId="0431F53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6E5828B1" w14:textId="77777777" w:rsidTr="00623261">
              <w:trPr>
                <w:trHeight w:val="288"/>
              </w:trPr>
              <w:tc>
                <w:tcPr>
                  <w:tcW w:w="953" w:type="pct"/>
                  <w:noWrap/>
                </w:tcPr>
                <w:p w14:paraId="68E42ED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BIT21</w:t>
                  </w:r>
                </w:p>
              </w:tc>
              <w:tc>
                <w:tcPr>
                  <w:tcW w:w="2033" w:type="pct"/>
                  <w:noWrap/>
                </w:tcPr>
                <w:p w14:paraId="14E6A150" w14:textId="2B980F46"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水泵关</w:t>
                  </w:r>
                </w:p>
              </w:tc>
              <w:tc>
                <w:tcPr>
                  <w:tcW w:w="2014" w:type="pct"/>
                  <w:noWrap/>
                </w:tcPr>
                <w:p w14:paraId="6EC74969" w14:textId="68698E08"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水泵开</w:t>
                  </w:r>
                </w:p>
              </w:tc>
            </w:tr>
            <w:tr w:rsidR="00DD26EB" w14:paraId="5876B941" w14:textId="77777777" w:rsidTr="00623261">
              <w:trPr>
                <w:trHeight w:val="288"/>
              </w:trPr>
              <w:tc>
                <w:tcPr>
                  <w:tcW w:w="953" w:type="pct"/>
                  <w:noWrap/>
                </w:tcPr>
                <w:p w14:paraId="471E0FB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BIT20</w:t>
                  </w:r>
                </w:p>
              </w:tc>
              <w:tc>
                <w:tcPr>
                  <w:tcW w:w="2033" w:type="pct"/>
                  <w:noWrap/>
                </w:tcPr>
                <w:p w14:paraId="674D3A8A" w14:textId="23A3227C"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4" w:type="pct"/>
                  <w:noWrap/>
                </w:tcPr>
                <w:p w14:paraId="18CBAB48" w14:textId="67092483" w:rsidR="00DD26EB" w:rsidRDefault="00602A61" w:rsidP="00623261">
                  <w:pPr>
                    <w:widowControl w:val="0"/>
                    <w:spacing w:line="240" w:lineRule="auto"/>
                    <w:ind w:firstLineChars="0" w:firstLine="0"/>
                    <w:jc w:val="both"/>
                    <w:rPr>
                      <w:color w:val="000000"/>
                      <w:sz w:val="18"/>
                    </w:rPr>
                  </w:pPr>
                  <w:r w:rsidRPr="00602A61">
                    <w:rPr>
                      <w:rFonts w:hint="eastAsia"/>
                      <w:color w:val="000000"/>
                      <w:sz w:val="18"/>
                    </w:rPr>
                    <w:t>水泵风扇开</w:t>
                  </w:r>
                </w:p>
              </w:tc>
            </w:tr>
            <w:tr w:rsidR="00DD26EB" w14:paraId="0B70BC11" w14:textId="77777777" w:rsidTr="00623261">
              <w:trPr>
                <w:trHeight w:val="288"/>
              </w:trPr>
              <w:tc>
                <w:tcPr>
                  <w:tcW w:w="953" w:type="pct"/>
                  <w:noWrap/>
                </w:tcPr>
                <w:p w14:paraId="5DADD31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BIT19</w:t>
                  </w:r>
                </w:p>
              </w:tc>
              <w:tc>
                <w:tcPr>
                  <w:tcW w:w="2033" w:type="pct"/>
                  <w:noWrap/>
                </w:tcPr>
                <w:p w14:paraId="7089244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4" w:type="pct"/>
                  <w:noWrap/>
                </w:tcPr>
                <w:p w14:paraId="5842883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DD26EB" w14:paraId="1F016BB0" w14:textId="77777777" w:rsidTr="00623261">
              <w:trPr>
                <w:trHeight w:val="288"/>
              </w:trPr>
              <w:tc>
                <w:tcPr>
                  <w:tcW w:w="953" w:type="pct"/>
                  <w:noWrap/>
                </w:tcPr>
                <w:p w14:paraId="7EEB84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BIT18</w:t>
                  </w:r>
                </w:p>
              </w:tc>
              <w:tc>
                <w:tcPr>
                  <w:tcW w:w="2033" w:type="pct"/>
                  <w:noWrap/>
                </w:tcPr>
                <w:p w14:paraId="2C5982DA"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4" w:type="pct"/>
                  <w:noWrap/>
                </w:tcPr>
                <w:p w14:paraId="00FDADC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DD26EB" w14:paraId="5506CE13" w14:textId="77777777" w:rsidTr="00623261">
              <w:trPr>
                <w:trHeight w:val="288"/>
              </w:trPr>
              <w:tc>
                <w:tcPr>
                  <w:tcW w:w="953" w:type="pct"/>
                  <w:noWrap/>
                </w:tcPr>
                <w:p w14:paraId="148D0D1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BIT17</w:t>
                  </w:r>
                </w:p>
              </w:tc>
              <w:tc>
                <w:tcPr>
                  <w:tcW w:w="2033" w:type="pct"/>
                  <w:noWrap/>
                </w:tcPr>
                <w:p w14:paraId="023BFB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4" w:type="pct"/>
                  <w:noWrap/>
                </w:tcPr>
                <w:p w14:paraId="5231A153"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DD26EB" w14:paraId="18EA880D" w14:textId="77777777" w:rsidTr="00623261">
              <w:trPr>
                <w:trHeight w:val="288"/>
              </w:trPr>
              <w:tc>
                <w:tcPr>
                  <w:tcW w:w="953" w:type="pct"/>
                  <w:noWrap/>
                </w:tcPr>
                <w:p w14:paraId="011C8AB2" w14:textId="77777777" w:rsidR="00DD26EB" w:rsidRDefault="00DD26EB" w:rsidP="00623261">
                  <w:pPr>
                    <w:widowControl w:val="0"/>
                    <w:spacing w:line="240" w:lineRule="auto"/>
                    <w:ind w:firstLineChars="0" w:firstLine="0"/>
                    <w:rPr>
                      <w:color w:val="000000"/>
                      <w:sz w:val="18"/>
                    </w:rPr>
                  </w:pPr>
                  <w:r>
                    <w:rPr>
                      <w:rFonts w:hint="eastAsia"/>
                      <w:color w:val="000000"/>
                      <w:sz w:val="18"/>
                    </w:rPr>
                    <w:t>BIT16</w:t>
                  </w:r>
                </w:p>
              </w:tc>
              <w:tc>
                <w:tcPr>
                  <w:tcW w:w="2033" w:type="pct"/>
                  <w:noWrap/>
                </w:tcPr>
                <w:p w14:paraId="3F016F55" w14:textId="0FAD026A"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w:t>
                  </w:r>
                  <w:r w:rsidR="00602A61">
                    <w:rPr>
                      <w:rFonts w:hint="eastAsia"/>
                      <w:color w:val="000000"/>
                      <w:sz w:val="18"/>
                    </w:rPr>
                    <w:t>流</w:t>
                  </w:r>
                </w:p>
              </w:tc>
              <w:tc>
                <w:tcPr>
                  <w:tcW w:w="2014" w:type="pct"/>
                  <w:noWrap/>
                </w:tcPr>
                <w:p w14:paraId="3518F137" w14:textId="446B8F23"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w:t>
                  </w:r>
                  <w:r w:rsidR="00602A61">
                    <w:rPr>
                      <w:rFonts w:hint="eastAsia"/>
                      <w:color w:val="000000"/>
                      <w:sz w:val="18"/>
                    </w:rPr>
                    <w:t>流</w:t>
                  </w:r>
                </w:p>
              </w:tc>
            </w:tr>
            <w:tr w:rsidR="00DD26EB" w14:paraId="22352E52" w14:textId="77777777" w:rsidTr="00623261">
              <w:trPr>
                <w:trHeight w:val="288"/>
              </w:trPr>
              <w:tc>
                <w:tcPr>
                  <w:tcW w:w="953" w:type="pct"/>
                  <w:noWrap/>
                  <w:hideMark/>
                </w:tcPr>
                <w:p w14:paraId="78720F9E" w14:textId="77777777" w:rsidR="00DD26EB" w:rsidRDefault="00DD26EB" w:rsidP="00623261">
                  <w:pPr>
                    <w:widowControl w:val="0"/>
                    <w:spacing w:line="240" w:lineRule="auto"/>
                    <w:ind w:firstLineChars="0" w:firstLine="0"/>
                    <w:rPr>
                      <w:color w:val="000000"/>
                      <w:sz w:val="18"/>
                    </w:rPr>
                  </w:pPr>
                  <w:r>
                    <w:rPr>
                      <w:rFonts w:hint="eastAsia"/>
                      <w:color w:val="000000"/>
                      <w:sz w:val="18"/>
                    </w:rPr>
                    <w:t>BIT15</w:t>
                  </w:r>
                </w:p>
              </w:tc>
              <w:tc>
                <w:tcPr>
                  <w:tcW w:w="2033" w:type="pct"/>
                  <w:noWrap/>
                  <w:hideMark/>
                </w:tcPr>
                <w:p w14:paraId="4ACE29BE" w14:textId="0A0AA64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w:t>
                  </w:r>
                  <w:r w:rsidR="00602A61">
                    <w:rPr>
                      <w:rFonts w:hint="eastAsia"/>
                      <w:color w:val="000000"/>
                      <w:sz w:val="18"/>
                    </w:rPr>
                    <w:t>流</w:t>
                  </w:r>
                </w:p>
              </w:tc>
              <w:tc>
                <w:tcPr>
                  <w:tcW w:w="2014" w:type="pct"/>
                  <w:noWrap/>
                  <w:hideMark/>
                </w:tcPr>
                <w:p w14:paraId="622435EA" w14:textId="44BD9490" w:rsidR="00DD26EB" w:rsidRDefault="00DD26EB" w:rsidP="00623261">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w:t>
                  </w:r>
                  <w:r w:rsidR="00602A61">
                    <w:rPr>
                      <w:rFonts w:hint="eastAsia"/>
                      <w:color w:val="000000"/>
                      <w:sz w:val="18"/>
                    </w:rPr>
                    <w:t>流</w:t>
                  </w:r>
                </w:p>
              </w:tc>
            </w:tr>
            <w:tr w:rsidR="00DD26EB" w14:paraId="0CC2ECC8" w14:textId="77777777" w:rsidTr="00623261">
              <w:trPr>
                <w:trHeight w:val="288"/>
              </w:trPr>
              <w:tc>
                <w:tcPr>
                  <w:tcW w:w="953" w:type="pct"/>
                  <w:noWrap/>
                  <w:hideMark/>
                </w:tcPr>
                <w:p w14:paraId="6D3ED13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BIT14</w:t>
                  </w:r>
                </w:p>
              </w:tc>
              <w:tc>
                <w:tcPr>
                  <w:tcW w:w="2033" w:type="pct"/>
                  <w:noWrap/>
                  <w:hideMark/>
                </w:tcPr>
                <w:p w14:paraId="1DEDD5A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4" w:type="pct"/>
                  <w:noWrap/>
                  <w:hideMark/>
                </w:tcPr>
                <w:p w14:paraId="4829F5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DD26EB" w14:paraId="08B1950B" w14:textId="77777777" w:rsidTr="00623261">
              <w:trPr>
                <w:trHeight w:val="288"/>
              </w:trPr>
              <w:tc>
                <w:tcPr>
                  <w:tcW w:w="953" w:type="pct"/>
                  <w:noWrap/>
                  <w:hideMark/>
                </w:tcPr>
                <w:p w14:paraId="2D025C9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BIT13</w:t>
                  </w:r>
                </w:p>
              </w:tc>
              <w:tc>
                <w:tcPr>
                  <w:tcW w:w="2033" w:type="pct"/>
                  <w:noWrap/>
                  <w:hideMark/>
                </w:tcPr>
                <w:p w14:paraId="4EA705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4" w:type="pct"/>
                  <w:noWrap/>
                  <w:hideMark/>
                </w:tcPr>
                <w:p w14:paraId="789BB66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DD26EB" w14:paraId="2B6FD072" w14:textId="77777777" w:rsidTr="00623261">
              <w:trPr>
                <w:trHeight w:val="288"/>
              </w:trPr>
              <w:tc>
                <w:tcPr>
                  <w:tcW w:w="953" w:type="pct"/>
                  <w:noWrap/>
                  <w:hideMark/>
                </w:tcPr>
                <w:p w14:paraId="1FAF71C8"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BIT12</w:t>
                  </w:r>
                </w:p>
              </w:tc>
              <w:tc>
                <w:tcPr>
                  <w:tcW w:w="2033" w:type="pct"/>
                  <w:noWrap/>
                  <w:hideMark/>
                </w:tcPr>
                <w:p w14:paraId="28ACD4A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内触发</w:t>
                  </w:r>
                </w:p>
              </w:tc>
              <w:tc>
                <w:tcPr>
                  <w:tcW w:w="2014" w:type="pct"/>
                  <w:noWrap/>
                  <w:hideMark/>
                </w:tcPr>
                <w:p w14:paraId="09660F9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外触发</w:t>
                  </w:r>
                </w:p>
              </w:tc>
            </w:tr>
            <w:tr w:rsidR="00DD26EB" w14:paraId="348BF4FE" w14:textId="77777777" w:rsidTr="00623261">
              <w:trPr>
                <w:trHeight w:val="288"/>
              </w:trPr>
              <w:tc>
                <w:tcPr>
                  <w:tcW w:w="953" w:type="pct"/>
                  <w:noWrap/>
                  <w:hideMark/>
                </w:tcPr>
                <w:p w14:paraId="7B9C63A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BIT11</w:t>
                  </w:r>
                </w:p>
              </w:tc>
              <w:tc>
                <w:tcPr>
                  <w:tcW w:w="2033" w:type="pct"/>
                  <w:noWrap/>
                  <w:hideMark/>
                </w:tcPr>
                <w:p w14:paraId="39A8E1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4" w:type="pct"/>
                  <w:noWrap/>
                  <w:hideMark/>
                </w:tcPr>
                <w:p w14:paraId="1EEE3C4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DD26EB" w14:paraId="7CCF9ED8" w14:textId="77777777" w:rsidTr="00623261">
              <w:trPr>
                <w:trHeight w:val="288"/>
              </w:trPr>
              <w:tc>
                <w:tcPr>
                  <w:tcW w:w="953" w:type="pct"/>
                  <w:noWrap/>
                  <w:hideMark/>
                </w:tcPr>
                <w:p w14:paraId="784295C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BIT10</w:t>
                  </w:r>
                </w:p>
              </w:tc>
              <w:tc>
                <w:tcPr>
                  <w:tcW w:w="2033" w:type="pct"/>
                  <w:noWrap/>
                  <w:hideMark/>
                </w:tcPr>
                <w:p w14:paraId="2D77F30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4" w:type="pct"/>
                  <w:noWrap/>
                  <w:hideMark/>
                </w:tcPr>
                <w:p w14:paraId="6DB2BB7D"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DD26EB" w14:paraId="51DEB93D" w14:textId="77777777" w:rsidTr="00623261">
              <w:trPr>
                <w:trHeight w:val="288"/>
              </w:trPr>
              <w:tc>
                <w:tcPr>
                  <w:tcW w:w="953" w:type="pct"/>
                  <w:noWrap/>
                  <w:hideMark/>
                </w:tcPr>
                <w:p w14:paraId="440DCF29"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BIT9</w:t>
                  </w:r>
                </w:p>
              </w:tc>
              <w:tc>
                <w:tcPr>
                  <w:tcW w:w="2033" w:type="pct"/>
                  <w:noWrap/>
                  <w:hideMark/>
                </w:tcPr>
                <w:p w14:paraId="60D13A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4" w:type="pct"/>
                  <w:noWrap/>
                  <w:hideMark/>
                </w:tcPr>
                <w:p w14:paraId="55AFBC7C"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1869B50F" w14:textId="77777777" w:rsidTr="00623261">
              <w:trPr>
                <w:trHeight w:val="288"/>
              </w:trPr>
              <w:tc>
                <w:tcPr>
                  <w:tcW w:w="953" w:type="pct"/>
                  <w:noWrap/>
                  <w:hideMark/>
                </w:tcPr>
                <w:p w14:paraId="68752AF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BIT8</w:t>
                  </w:r>
                </w:p>
              </w:tc>
              <w:tc>
                <w:tcPr>
                  <w:tcW w:w="2033" w:type="pct"/>
                  <w:noWrap/>
                  <w:hideMark/>
                </w:tcPr>
                <w:p w14:paraId="71FEC68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4" w:type="pct"/>
                  <w:noWrap/>
                  <w:hideMark/>
                </w:tcPr>
                <w:p w14:paraId="56125592"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DD26EB" w14:paraId="43FEC45F" w14:textId="77777777" w:rsidTr="00623261">
              <w:trPr>
                <w:trHeight w:val="288"/>
              </w:trPr>
              <w:tc>
                <w:tcPr>
                  <w:tcW w:w="953" w:type="pct"/>
                  <w:noWrap/>
                  <w:hideMark/>
                </w:tcPr>
                <w:p w14:paraId="2A53ACF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BIT7</w:t>
                  </w:r>
                </w:p>
              </w:tc>
              <w:tc>
                <w:tcPr>
                  <w:tcW w:w="2033" w:type="pct"/>
                  <w:noWrap/>
                  <w:hideMark/>
                </w:tcPr>
                <w:p w14:paraId="671F08C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c>
                <w:tcPr>
                  <w:tcW w:w="2014" w:type="pct"/>
                  <w:noWrap/>
                  <w:hideMark/>
                </w:tcPr>
                <w:p w14:paraId="2CA1532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备用</w:t>
                  </w:r>
                </w:p>
              </w:tc>
            </w:tr>
            <w:tr w:rsidR="00DD26EB" w14:paraId="4E224100" w14:textId="77777777" w:rsidTr="00623261">
              <w:trPr>
                <w:trHeight w:val="288"/>
              </w:trPr>
              <w:tc>
                <w:tcPr>
                  <w:tcW w:w="953" w:type="pct"/>
                  <w:noWrap/>
                  <w:hideMark/>
                </w:tcPr>
                <w:p w14:paraId="1FC050D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BIT6</w:t>
                  </w:r>
                </w:p>
              </w:tc>
              <w:tc>
                <w:tcPr>
                  <w:tcW w:w="2033" w:type="pct"/>
                  <w:noWrap/>
                  <w:hideMark/>
                </w:tcPr>
                <w:p w14:paraId="2FEB451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4" w:type="pct"/>
                  <w:noWrap/>
                  <w:hideMark/>
                </w:tcPr>
                <w:p w14:paraId="6FC75C06"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DD26EB" w14:paraId="68482160" w14:textId="77777777" w:rsidTr="00623261">
              <w:trPr>
                <w:trHeight w:val="288"/>
              </w:trPr>
              <w:tc>
                <w:tcPr>
                  <w:tcW w:w="953" w:type="pct"/>
                  <w:noWrap/>
                  <w:hideMark/>
                </w:tcPr>
                <w:p w14:paraId="1324695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BIT5</w:t>
                  </w:r>
                </w:p>
              </w:tc>
              <w:tc>
                <w:tcPr>
                  <w:tcW w:w="2033" w:type="pct"/>
                  <w:noWrap/>
                  <w:hideMark/>
                </w:tcPr>
                <w:p w14:paraId="76EA7F0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4" w:type="pct"/>
                  <w:noWrap/>
                  <w:hideMark/>
                </w:tcPr>
                <w:p w14:paraId="1D19225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DD26EB" w14:paraId="46B58741" w14:textId="77777777" w:rsidTr="00623261">
              <w:trPr>
                <w:trHeight w:val="288"/>
              </w:trPr>
              <w:tc>
                <w:tcPr>
                  <w:tcW w:w="953" w:type="pct"/>
                  <w:noWrap/>
                  <w:hideMark/>
                </w:tcPr>
                <w:p w14:paraId="323546AE"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BIT4</w:t>
                  </w:r>
                </w:p>
              </w:tc>
              <w:tc>
                <w:tcPr>
                  <w:tcW w:w="2033" w:type="pct"/>
                  <w:noWrap/>
                  <w:hideMark/>
                </w:tcPr>
                <w:p w14:paraId="40E53CC7"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参数存储无错误</w:t>
                  </w:r>
                </w:p>
              </w:tc>
              <w:tc>
                <w:tcPr>
                  <w:tcW w:w="2014" w:type="pct"/>
                  <w:noWrap/>
                  <w:hideMark/>
                </w:tcPr>
                <w:p w14:paraId="355987A5"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参数存储错误</w:t>
                  </w:r>
                </w:p>
              </w:tc>
            </w:tr>
            <w:tr w:rsidR="00DD26EB" w14:paraId="49353E1D" w14:textId="77777777" w:rsidTr="00623261">
              <w:trPr>
                <w:trHeight w:val="288"/>
              </w:trPr>
              <w:tc>
                <w:tcPr>
                  <w:tcW w:w="953" w:type="pct"/>
                  <w:noWrap/>
                  <w:hideMark/>
                </w:tcPr>
                <w:p w14:paraId="3D1298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BIT3</w:t>
                  </w:r>
                </w:p>
              </w:tc>
              <w:tc>
                <w:tcPr>
                  <w:tcW w:w="2033" w:type="pct"/>
                  <w:noWrap/>
                  <w:hideMark/>
                </w:tcPr>
                <w:p w14:paraId="0D81FE3E" w14:textId="2A164443"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w:t>
                  </w:r>
                  <w:r w:rsidR="00602A61">
                    <w:rPr>
                      <w:rFonts w:hint="eastAsia"/>
                      <w:color w:val="000000"/>
                      <w:sz w:val="18"/>
                    </w:rPr>
                    <w:t>流</w:t>
                  </w:r>
                </w:p>
              </w:tc>
              <w:tc>
                <w:tcPr>
                  <w:tcW w:w="2014" w:type="pct"/>
                  <w:noWrap/>
                  <w:hideMark/>
                </w:tcPr>
                <w:p w14:paraId="4F0335D6" w14:textId="2F950928"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w:t>
                  </w:r>
                  <w:r w:rsidR="00602A61">
                    <w:rPr>
                      <w:rFonts w:hint="eastAsia"/>
                      <w:color w:val="000000"/>
                      <w:sz w:val="18"/>
                    </w:rPr>
                    <w:t>流</w:t>
                  </w:r>
                </w:p>
              </w:tc>
            </w:tr>
            <w:tr w:rsidR="00DD26EB" w14:paraId="2DD283B0" w14:textId="77777777" w:rsidTr="00623261">
              <w:trPr>
                <w:trHeight w:val="288"/>
              </w:trPr>
              <w:tc>
                <w:tcPr>
                  <w:tcW w:w="953" w:type="pct"/>
                  <w:noWrap/>
                  <w:hideMark/>
                </w:tcPr>
                <w:p w14:paraId="1A9CC38B"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BIT2</w:t>
                  </w:r>
                </w:p>
              </w:tc>
              <w:tc>
                <w:tcPr>
                  <w:tcW w:w="2033" w:type="pct"/>
                  <w:noWrap/>
                  <w:hideMark/>
                </w:tcPr>
                <w:p w14:paraId="0B065948" w14:textId="3BCEFBB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w:t>
                  </w:r>
                  <w:r w:rsidR="00602A61">
                    <w:rPr>
                      <w:rFonts w:hint="eastAsia"/>
                      <w:color w:val="000000"/>
                      <w:sz w:val="18"/>
                    </w:rPr>
                    <w:t>流</w:t>
                  </w:r>
                </w:p>
              </w:tc>
              <w:tc>
                <w:tcPr>
                  <w:tcW w:w="2014" w:type="pct"/>
                  <w:noWrap/>
                  <w:hideMark/>
                </w:tcPr>
                <w:p w14:paraId="0D9BD1F6" w14:textId="3B38A92E" w:rsidR="00DD26EB" w:rsidRDefault="00DD26EB" w:rsidP="00623261">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w:t>
                  </w:r>
                  <w:r w:rsidR="00602A61">
                    <w:rPr>
                      <w:rFonts w:hint="eastAsia"/>
                      <w:color w:val="000000"/>
                      <w:sz w:val="18"/>
                    </w:rPr>
                    <w:t>流</w:t>
                  </w:r>
                </w:p>
              </w:tc>
            </w:tr>
            <w:tr w:rsidR="00DD26EB" w14:paraId="25D0A09D" w14:textId="77777777" w:rsidTr="00623261">
              <w:trPr>
                <w:trHeight w:val="288"/>
              </w:trPr>
              <w:tc>
                <w:tcPr>
                  <w:tcW w:w="953" w:type="pct"/>
                  <w:noWrap/>
                  <w:hideMark/>
                </w:tcPr>
                <w:p w14:paraId="0012CF0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BIT1</w:t>
                  </w:r>
                </w:p>
              </w:tc>
              <w:tc>
                <w:tcPr>
                  <w:tcW w:w="2033" w:type="pct"/>
                  <w:noWrap/>
                  <w:hideMark/>
                </w:tcPr>
                <w:p w14:paraId="6C9E16F0"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电路无故障</w:t>
                  </w:r>
                </w:p>
              </w:tc>
              <w:tc>
                <w:tcPr>
                  <w:tcW w:w="2014" w:type="pct"/>
                  <w:noWrap/>
                  <w:hideMark/>
                </w:tcPr>
                <w:p w14:paraId="07E2E0A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电路故障</w:t>
                  </w:r>
                </w:p>
              </w:tc>
            </w:tr>
            <w:tr w:rsidR="00DD26EB" w14:paraId="719AF98B" w14:textId="77777777" w:rsidTr="00623261">
              <w:trPr>
                <w:trHeight w:val="288"/>
              </w:trPr>
              <w:tc>
                <w:tcPr>
                  <w:tcW w:w="953" w:type="pct"/>
                  <w:noWrap/>
                  <w:hideMark/>
                </w:tcPr>
                <w:p w14:paraId="4FAE60E1"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lastRenderedPageBreak/>
                    <w:t>BIT0</w:t>
                  </w:r>
                </w:p>
              </w:tc>
              <w:tc>
                <w:tcPr>
                  <w:tcW w:w="2033" w:type="pct"/>
                  <w:noWrap/>
                  <w:hideMark/>
                </w:tcPr>
                <w:p w14:paraId="6FC77A44"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电源未过热</w:t>
                  </w:r>
                </w:p>
              </w:tc>
              <w:tc>
                <w:tcPr>
                  <w:tcW w:w="2014" w:type="pct"/>
                  <w:noWrap/>
                  <w:hideMark/>
                </w:tcPr>
                <w:p w14:paraId="52AA7D6F" w14:textId="77777777" w:rsidR="00DD26EB" w:rsidRDefault="00DD26EB" w:rsidP="00623261">
                  <w:pPr>
                    <w:widowControl w:val="0"/>
                    <w:spacing w:line="240" w:lineRule="auto"/>
                    <w:ind w:firstLineChars="0" w:firstLine="0"/>
                    <w:jc w:val="both"/>
                    <w:rPr>
                      <w:color w:val="000000"/>
                      <w:sz w:val="18"/>
                    </w:rPr>
                  </w:pPr>
                  <w:r>
                    <w:rPr>
                      <w:rFonts w:hint="eastAsia"/>
                      <w:color w:val="000000"/>
                      <w:sz w:val="18"/>
                    </w:rPr>
                    <w:t>电源过热</w:t>
                  </w:r>
                </w:p>
              </w:tc>
            </w:tr>
          </w:tbl>
          <w:p w14:paraId="61642AC0" w14:textId="77777777" w:rsidR="00DD26EB" w:rsidRDefault="00DD26EB" w:rsidP="00102E47">
            <w:pPr>
              <w:spacing w:line="240" w:lineRule="auto"/>
              <w:ind w:firstLineChars="0" w:firstLine="0"/>
              <w:rPr>
                <w:rFonts w:ascii="Calibri" w:hAnsi="Calibri" w:cs="宋体"/>
                <w:bCs/>
                <w:color w:val="000000"/>
                <w:kern w:val="0"/>
                <w:sz w:val="21"/>
              </w:rPr>
            </w:pPr>
          </w:p>
          <w:p w14:paraId="5AC8FF42" w14:textId="77777777" w:rsidR="00A45F50" w:rsidRDefault="00A45F50" w:rsidP="00102E47">
            <w:pPr>
              <w:spacing w:line="240" w:lineRule="auto"/>
              <w:ind w:firstLineChars="0" w:firstLine="0"/>
              <w:rPr>
                <w:rFonts w:ascii="Calibri" w:hAnsi="Calibri" w:cs="宋体"/>
                <w:bCs/>
                <w:color w:val="000000"/>
                <w:kern w:val="0"/>
                <w:sz w:val="21"/>
              </w:rPr>
            </w:pPr>
          </w:p>
        </w:tc>
      </w:tr>
      <w:tr w:rsidR="00A45F50" w14:paraId="1EF0597F" w14:textId="77777777" w:rsidTr="00D7094A">
        <w:trPr>
          <w:trHeight w:val="1975"/>
        </w:trPr>
        <w:tc>
          <w:tcPr>
            <w:tcW w:w="276" w:type="pct"/>
            <w:noWrap/>
          </w:tcPr>
          <w:p w14:paraId="43AEF423" w14:textId="59BBABB1"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9D8ABEC"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0xC7</w:t>
            </w:r>
          </w:p>
        </w:tc>
        <w:tc>
          <w:tcPr>
            <w:tcW w:w="440" w:type="pct"/>
            <w:noWrap/>
            <w:hideMark/>
          </w:tcPr>
          <w:p w14:paraId="784841F7" w14:textId="6F9AD9D2" w:rsidR="00A45F50" w:rsidRDefault="00AE1FC8"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48</w:t>
            </w:r>
          </w:p>
        </w:tc>
        <w:tc>
          <w:tcPr>
            <w:tcW w:w="1985" w:type="pct"/>
            <w:noWrap/>
            <w:hideMark/>
          </w:tcPr>
          <w:p w14:paraId="07179AA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收到查询命令后反馈所有设定参数</w:t>
            </w:r>
          </w:p>
        </w:tc>
        <w:tc>
          <w:tcPr>
            <w:tcW w:w="1941" w:type="pct"/>
            <w:hideMark/>
          </w:tcPr>
          <w:p w14:paraId="0BA99A9D" w14:textId="77777777" w:rsidR="00D15E57" w:rsidRDefault="00A45F50" w:rsidP="00546B6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所有设置参数，</w:t>
            </w:r>
            <w:r>
              <w:rPr>
                <w:rFonts w:ascii="Calibri" w:hAnsi="Calibri" w:cs="宋体" w:hint="eastAsia"/>
                <w:bCs/>
                <w:color w:val="000000"/>
                <w:kern w:val="0"/>
                <w:sz w:val="21"/>
                <w:szCs w:val="16"/>
              </w:rPr>
              <w:t>33</w:t>
            </w:r>
            <w:r>
              <w:rPr>
                <w:rFonts w:ascii="Calibri" w:hAnsi="Calibri" w:cs="宋体" w:hint="eastAsia"/>
                <w:bCs/>
                <w:color w:val="000000"/>
                <w:kern w:val="0"/>
                <w:sz w:val="21"/>
                <w:szCs w:val="16"/>
              </w:rPr>
              <w:t>个参数，每个参数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w:t>
            </w:r>
          </w:p>
          <w:p w14:paraId="53A8E8C6" w14:textId="3BA5E26A"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1CD0B2BF" w14:textId="12413B0D"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脉宽设置值，</w:t>
            </w:r>
            <w:r>
              <w:rPr>
                <w:rFonts w:ascii="Calibri" w:hAnsi="Calibri" w:cs="宋体" w:hint="eastAsia"/>
                <w:bCs/>
                <w:color w:val="000000"/>
                <w:kern w:val="0"/>
                <w:sz w:val="21"/>
                <w:szCs w:val="16"/>
              </w:rPr>
              <w:t>100us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250us </w:t>
            </w:r>
          </w:p>
          <w:p w14:paraId="36DC6DF4"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调Ｑ延时设置值，</w:t>
            </w:r>
            <w:r>
              <w:rPr>
                <w:rFonts w:ascii="Calibri" w:hAnsi="Calibri" w:cs="宋体" w:hint="eastAsia"/>
                <w:bCs/>
                <w:color w:val="000000"/>
                <w:kern w:val="0"/>
                <w:sz w:val="21"/>
                <w:szCs w:val="16"/>
              </w:rPr>
              <w:t>50us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300us </w:t>
            </w:r>
          </w:p>
          <w:p w14:paraId="210EA7D0" w14:textId="73D7A503"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3C078F76" w14:textId="637351A0"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3AD9E625"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4471257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sidR="00602A61">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1D981928"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写子脉冲个数设置值</w:t>
            </w:r>
          </w:p>
          <w:p w14:paraId="086B875D"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设置值</w:t>
            </w:r>
          </w:p>
          <w:p w14:paraId="026C0567"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设置值</w:t>
            </w:r>
          </w:p>
          <w:p w14:paraId="056CF3D0"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设置值</w:t>
            </w:r>
          </w:p>
          <w:p w14:paraId="165FB562"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设置值</w:t>
            </w:r>
          </w:p>
          <w:p w14:paraId="3377D84B" w14:textId="77777777" w:rsidR="00D15E5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5</w:t>
            </w:r>
            <w:r>
              <w:rPr>
                <w:rFonts w:ascii="Calibri" w:hAnsi="Calibri" w:cs="宋体" w:hint="eastAsia"/>
                <w:bCs/>
                <w:color w:val="000000"/>
                <w:kern w:val="0"/>
                <w:sz w:val="21"/>
                <w:szCs w:val="16"/>
              </w:rPr>
              <w:t>设置值</w:t>
            </w:r>
          </w:p>
          <w:p w14:paraId="6AA7CD4D"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6</w:t>
            </w:r>
            <w:r>
              <w:rPr>
                <w:rFonts w:ascii="Calibri" w:hAnsi="Calibri" w:cs="宋体" w:hint="eastAsia"/>
                <w:bCs/>
                <w:color w:val="000000"/>
                <w:kern w:val="0"/>
                <w:sz w:val="21"/>
                <w:szCs w:val="16"/>
              </w:rPr>
              <w:t>设置值</w:t>
            </w:r>
          </w:p>
          <w:p w14:paraId="34FED71F"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7</w:t>
            </w:r>
            <w:r>
              <w:rPr>
                <w:rFonts w:ascii="Calibri" w:hAnsi="Calibri" w:cs="宋体" w:hint="eastAsia"/>
                <w:bCs/>
                <w:color w:val="000000"/>
                <w:kern w:val="0"/>
                <w:sz w:val="21"/>
                <w:szCs w:val="16"/>
              </w:rPr>
              <w:t>设置值</w:t>
            </w:r>
          </w:p>
          <w:p w14:paraId="5245FD8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8</w:t>
            </w:r>
            <w:r>
              <w:rPr>
                <w:rFonts w:ascii="Calibri" w:hAnsi="Calibri" w:cs="宋体" w:hint="eastAsia"/>
                <w:bCs/>
                <w:color w:val="000000"/>
                <w:kern w:val="0"/>
                <w:sz w:val="21"/>
                <w:szCs w:val="16"/>
              </w:rPr>
              <w:t>设置值</w:t>
            </w:r>
          </w:p>
          <w:p w14:paraId="00662AF8"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9</w:t>
            </w:r>
            <w:r>
              <w:rPr>
                <w:rFonts w:ascii="Calibri" w:hAnsi="Calibri" w:cs="宋体" w:hint="eastAsia"/>
                <w:bCs/>
                <w:color w:val="000000"/>
                <w:kern w:val="0"/>
                <w:sz w:val="21"/>
                <w:szCs w:val="16"/>
              </w:rPr>
              <w:t>设置值</w:t>
            </w:r>
          </w:p>
          <w:p w14:paraId="677990E1"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设置值</w:t>
            </w:r>
          </w:p>
          <w:p w14:paraId="770123B7" w14:textId="77777777" w:rsidR="00546B67" w:rsidRDefault="00A45F50"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读／写脉冲间隔</w:t>
            </w:r>
            <w:r w:rsidRPr="00546B67">
              <w:rPr>
                <w:rFonts w:ascii="Calibri" w:hAnsi="Calibri" w:cs="宋体" w:hint="eastAsia"/>
                <w:bCs/>
                <w:color w:val="000000"/>
                <w:kern w:val="0"/>
                <w:sz w:val="21"/>
                <w:szCs w:val="16"/>
              </w:rPr>
              <w:t>11</w:t>
            </w:r>
            <w:r w:rsidRPr="00546B67">
              <w:rPr>
                <w:rFonts w:ascii="Calibri" w:hAnsi="Calibri" w:cs="宋体" w:hint="eastAsia"/>
                <w:bCs/>
                <w:color w:val="000000"/>
                <w:kern w:val="0"/>
                <w:sz w:val="21"/>
                <w:szCs w:val="16"/>
              </w:rPr>
              <w:t>设置值</w:t>
            </w:r>
          </w:p>
          <w:p w14:paraId="38E66FBF"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LD2</w:t>
            </w:r>
            <w:r w:rsidRPr="00546B67">
              <w:rPr>
                <w:rFonts w:ascii="Calibri" w:hAnsi="Calibri" w:cs="宋体" w:hint="eastAsia"/>
                <w:bCs/>
                <w:color w:val="000000"/>
                <w:kern w:val="0"/>
                <w:sz w:val="21"/>
                <w:szCs w:val="16"/>
              </w:rPr>
              <w:t>电流设置值，</w:t>
            </w:r>
            <w:r w:rsidRPr="00546B67">
              <w:rPr>
                <w:rFonts w:ascii="Calibri" w:hAnsi="Calibri" w:cs="宋体" w:hint="eastAsia"/>
                <w:bCs/>
                <w:color w:val="000000"/>
                <w:kern w:val="0"/>
                <w:sz w:val="21"/>
                <w:szCs w:val="16"/>
              </w:rPr>
              <w:t>10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1.0A</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15.0A</w:t>
            </w:r>
          </w:p>
          <w:p w14:paraId="58D6067E"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p>
          <w:p w14:paraId="5FAC782D"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3</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p w14:paraId="3A1E4670" w14:textId="77777777" w:rsidR="00546B67" w:rsidRDefault="004F6E4D" w:rsidP="00546B67">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温度设置值，</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，代表</w:t>
            </w:r>
            <w:r w:rsidRPr="00546B67">
              <w:rPr>
                <w:rFonts w:ascii="Calibri" w:hAnsi="Calibri" w:cs="宋体" w:hint="eastAsia"/>
                <w:bCs/>
                <w:color w:val="000000"/>
                <w:kern w:val="0"/>
                <w:sz w:val="21"/>
                <w:szCs w:val="16"/>
              </w:rPr>
              <w:t>15.0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65.0</w:t>
            </w:r>
            <w:r w:rsidRPr="00546B67">
              <w:rPr>
                <w:rFonts w:ascii="Calibri" w:hAnsi="Calibri" w:cs="宋体" w:hint="eastAsia"/>
                <w:bCs/>
                <w:color w:val="000000"/>
                <w:kern w:val="0"/>
                <w:sz w:val="21"/>
                <w:szCs w:val="16"/>
              </w:rPr>
              <w:t>℃</w:t>
            </w:r>
            <w:r w:rsidRPr="00546B67">
              <w:rPr>
                <w:rFonts w:ascii="Calibri" w:hAnsi="Calibri" w:cs="宋体" w:hint="eastAsia"/>
                <w:bCs/>
                <w:color w:val="000000"/>
                <w:kern w:val="0"/>
                <w:sz w:val="21"/>
                <w:szCs w:val="16"/>
              </w:rPr>
              <w:t xml:space="preserve"> </w:t>
            </w:r>
          </w:p>
          <w:p w14:paraId="40448007" w14:textId="3370303D" w:rsidR="004F6E4D" w:rsidRPr="001B02F0" w:rsidRDefault="004F6E4D" w:rsidP="001B02F0">
            <w:pPr>
              <w:numPr>
                <w:ilvl w:val="0"/>
                <w:numId w:val="25"/>
              </w:numPr>
              <w:spacing w:line="240" w:lineRule="auto"/>
              <w:ind w:firstLineChars="0"/>
              <w:rPr>
                <w:rFonts w:ascii="Calibri" w:hAnsi="Calibri" w:cs="宋体"/>
                <w:bCs/>
                <w:color w:val="000000"/>
                <w:kern w:val="0"/>
                <w:sz w:val="21"/>
                <w:szCs w:val="16"/>
              </w:rPr>
            </w:pPr>
            <w:r w:rsidRPr="00546B67">
              <w:rPr>
                <w:rFonts w:ascii="Calibri" w:hAnsi="Calibri" w:cs="宋体" w:hint="eastAsia"/>
                <w:bCs/>
                <w:color w:val="000000"/>
                <w:kern w:val="0"/>
                <w:sz w:val="21"/>
                <w:szCs w:val="16"/>
              </w:rPr>
              <w:t>第</w:t>
            </w:r>
            <w:r w:rsidRPr="00546B67">
              <w:rPr>
                <w:rFonts w:ascii="Calibri" w:hAnsi="Calibri" w:cs="宋体" w:hint="eastAsia"/>
                <w:bCs/>
                <w:color w:val="000000"/>
                <w:kern w:val="0"/>
                <w:sz w:val="21"/>
                <w:szCs w:val="16"/>
              </w:rPr>
              <w:t>4</w:t>
            </w:r>
            <w:r w:rsidRPr="00546B67">
              <w:rPr>
                <w:rFonts w:ascii="Calibri" w:hAnsi="Calibri" w:cs="宋体" w:hint="eastAsia"/>
                <w:bCs/>
                <w:color w:val="000000"/>
                <w:kern w:val="0"/>
                <w:sz w:val="21"/>
                <w:szCs w:val="16"/>
              </w:rPr>
              <w:t>路</w:t>
            </w:r>
            <w:r w:rsidRPr="00546B67">
              <w:rPr>
                <w:rFonts w:ascii="Calibri" w:hAnsi="Calibri" w:cs="宋体" w:hint="eastAsia"/>
                <w:bCs/>
                <w:color w:val="000000"/>
                <w:kern w:val="0"/>
                <w:sz w:val="21"/>
                <w:szCs w:val="16"/>
              </w:rPr>
              <w:t>TEC</w:t>
            </w:r>
            <w:r w:rsidRPr="00546B67">
              <w:rPr>
                <w:rFonts w:ascii="Calibri" w:hAnsi="Calibri" w:cs="宋体" w:hint="eastAsia"/>
                <w:bCs/>
                <w:color w:val="000000"/>
                <w:kern w:val="0"/>
                <w:sz w:val="21"/>
                <w:szCs w:val="16"/>
              </w:rPr>
              <w:t>限压设置值</w:t>
            </w:r>
            <w:r w:rsidRPr="00546B67">
              <w:rPr>
                <w:rFonts w:ascii="Calibri" w:hAnsi="Calibri" w:cs="宋体" w:hint="eastAsia"/>
                <w:bCs/>
                <w:color w:val="000000"/>
                <w:kern w:val="0"/>
                <w:sz w:val="21"/>
                <w:szCs w:val="16"/>
              </w:rPr>
              <w:t xml:space="preserve"> </w:t>
            </w:r>
          </w:p>
        </w:tc>
      </w:tr>
      <w:tr w:rsidR="00A45F50" w14:paraId="5CC48EF8" w14:textId="77777777" w:rsidTr="00D7094A">
        <w:trPr>
          <w:trHeight w:val="1975"/>
        </w:trPr>
        <w:tc>
          <w:tcPr>
            <w:tcW w:w="276" w:type="pct"/>
            <w:noWrap/>
          </w:tcPr>
          <w:p w14:paraId="05A62585" w14:textId="0FB69459"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1FA24A0"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0xC</w:t>
            </w:r>
            <w:r>
              <w:rPr>
                <w:rFonts w:ascii="Calibri" w:hAnsi="Calibri" w:cs="宋体"/>
                <w:bCs/>
                <w:color w:val="000000"/>
                <w:kern w:val="0"/>
                <w:sz w:val="21"/>
              </w:rPr>
              <w:t>F</w:t>
            </w:r>
          </w:p>
        </w:tc>
        <w:tc>
          <w:tcPr>
            <w:tcW w:w="440" w:type="pct"/>
            <w:noWrap/>
          </w:tcPr>
          <w:p w14:paraId="045BE8A4" w14:textId="217A0D20" w:rsidR="00A45F50" w:rsidRPr="004E5AEE" w:rsidRDefault="00FC47F5" w:rsidP="004F1F98">
            <w:pPr>
              <w:spacing w:line="240" w:lineRule="auto"/>
              <w:ind w:firstLineChars="0" w:firstLine="0"/>
              <w:jc w:val="center"/>
              <w:rPr>
                <w:rFonts w:ascii="Calibri" w:hAnsi="Calibri" w:cs="宋体"/>
                <w:bCs/>
                <w:color w:val="FF0000"/>
                <w:kern w:val="0"/>
                <w:sz w:val="21"/>
              </w:rPr>
            </w:pPr>
            <w:r w:rsidRPr="004E5AEE">
              <w:rPr>
                <w:rFonts w:ascii="Calibri" w:hAnsi="Calibri" w:cs="宋体" w:hint="eastAsia"/>
                <w:bCs/>
                <w:color w:val="FF0000"/>
                <w:kern w:val="0"/>
                <w:sz w:val="21"/>
              </w:rPr>
              <w:t>45</w:t>
            </w:r>
          </w:p>
        </w:tc>
        <w:tc>
          <w:tcPr>
            <w:tcW w:w="1985" w:type="pct"/>
            <w:noWrap/>
          </w:tcPr>
          <w:p w14:paraId="54F89F3D"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收到查询命令后反馈所有检测参数</w:t>
            </w:r>
          </w:p>
        </w:tc>
        <w:tc>
          <w:tcPr>
            <w:tcW w:w="1941" w:type="pct"/>
          </w:tcPr>
          <w:p w14:paraId="6101C1D2" w14:textId="25CEF44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所有检测参数，</w:t>
            </w:r>
            <w:r w:rsidR="004C5618">
              <w:rPr>
                <w:rFonts w:ascii="Calibri" w:hAnsi="Calibri" w:cs="宋体" w:hint="eastAsia"/>
                <w:bCs/>
                <w:color w:val="000000"/>
                <w:kern w:val="0"/>
                <w:sz w:val="21"/>
                <w:szCs w:val="16"/>
              </w:rPr>
              <w:t>21</w:t>
            </w:r>
            <w:r>
              <w:rPr>
                <w:rFonts w:ascii="Calibri" w:hAnsi="Calibri" w:cs="宋体" w:hint="eastAsia"/>
                <w:bCs/>
                <w:color w:val="000000"/>
                <w:kern w:val="0"/>
                <w:sz w:val="21"/>
                <w:szCs w:val="16"/>
              </w:rPr>
              <w:t>个参数，除版本号</w:t>
            </w:r>
            <w:r w:rsidR="00640E24">
              <w:rPr>
                <w:rFonts w:ascii="Calibri" w:hAnsi="Calibri" w:cs="宋体" w:hint="eastAsia"/>
                <w:bCs/>
                <w:color w:val="000000"/>
                <w:kern w:val="0"/>
                <w:sz w:val="21"/>
                <w:szCs w:val="16"/>
              </w:rPr>
              <w:t>和工作状态以</w:t>
            </w:r>
            <w:r>
              <w:rPr>
                <w:rFonts w:ascii="Calibri" w:hAnsi="Calibri" w:cs="宋体" w:hint="eastAsia"/>
                <w:bCs/>
                <w:color w:val="000000"/>
                <w:kern w:val="0"/>
                <w:sz w:val="21"/>
                <w:szCs w:val="16"/>
              </w:rPr>
              <w:t>外每个参数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字节，版本号</w:t>
            </w:r>
            <w:r w:rsidR="00640E24">
              <w:rPr>
                <w:rFonts w:ascii="Calibri" w:hAnsi="Calibri" w:cs="宋体" w:hint="eastAsia"/>
                <w:bCs/>
                <w:color w:val="000000"/>
                <w:kern w:val="0"/>
                <w:sz w:val="21"/>
                <w:szCs w:val="16"/>
              </w:rPr>
              <w:t>4</w:t>
            </w:r>
            <w:r>
              <w:rPr>
                <w:rFonts w:ascii="Calibri" w:hAnsi="Calibri" w:cs="宋体" w:hint="eastAsia"/>
                <w:bCs/>
                <w:color w:val="000000"/>
                <w:kern w:val="0"/>
                <w:sz w:val="21"/>
                <w:szCs w:val="16"/>
              </w:rPr>
              <w:t>个字节</w:t>
            </w:r>
            <w:r w:rsidR="00640E24">
              <w:rPr>
                <w:rFonts w:ascii="Calibri" w:hAnsi="Calibri" w:cs="宋体" w:hint="eastAsia"/>
                <w:bCs/>
                <w:color w:val="000000"/>
                <w:kern w:val="0"/>
                <w:sz w:val="21"/>
                <w:szCs w:val="16"/>
              </w:rPr>
              <w:t>，工作状态</w:t>
            </w:r>
            <w:r w:rsidR="00640E24">
              <w:rPr>
                <w:rFonts w:ascii="Calibri" w:hAnsi="Calibri" w:cs="宋体" w:hint="eastAsia"/>
                <w:bCs/>
                <w:color w:val="000000"/>
                <w:kern w:val="0"/>
                <w:sz w:val="21"/>
                <w:szCs w:val="16"/>
              </w:rPr>
              <w:t>3</w:t>
            </w:r>
            <w:r w:rsidR="00640E24">
              <w:rPr>
                <w:rFonts w:ascii="Calibri" w:hAnsi="Calibri" w:cs="宋体" w:hint="eastAsia"/>
                <w:bCs/>
                <w:color w:val="000000"/>
                <w:kern w:val="0"/>
                <w:sz w:val="21"/>
                <w:szCs w:val="16"/>
              </w:rPr>
              <w:t>字节</w:t>
            </w:r>
            <w:r>
              <w:rPr>
                <w:rFonts w:ascii="Calibri" w:hAnsi="Calibri" w:cs="宋体" w:hint="eastAsia"/>
                <w:bCs/>
                <w:color w:val="000000"/>
                <w:kern w:val="0"/>
                <w:sz w:val="21"/>
                <w:szCs w:val="16"/>
              </w:rPr>
              <w:t>：</w:t>
            </w:r>
          </w:p>
          <w:p w14:paraId="1B758D40" w14:textId="4B594768"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w:t>
            </w:r>
            <w:r w:rsidR="00700AA7">
              <w:rPr>
                <w:rFonts w:ascii="Calibri" w:hAnsi="Calibri" w:cs="宋体" w:hint="eastAsia"/>
                <w:bCs/>
                <w:color w:val="000000"/>
                <w:kern w:val="0"/>
                <w:sz w:val="21"/>
                <w:szCs w:val="16"/>
              </w:rPr>
              <w:t>1</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07B8A2AD" w14:textId="611CDCB7" w:rsidR="00A45F50" w:rsidRDefault="00464E52"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sidR="00A45F50">
              <w:rPr>
                <w:rFonts w:ascii="Calibri" w:hAnsi="Calibri" w:cs="宋体" w:hint="eastAsia"/>
                <w:bCs/>
                <w:color w:val="000000"/>
                <w:kern w:val="0"/>
                <w:sz w:val="21"/>
                <w:szCs w:val="16"/>
              </w:rPr>
              <w:t>负载电压检测值，单位（</w:t>
            </w:r>
            <w:r w:rsidR="00A45F50">
              <w:rPr>
                <w:rFonts w:ascii="Calibri" w:hAnsi="Calibri" w:cs="宋体" w:hint="eastAsia"/>
                <w:bCs/>
                <w:color w:val="000000"/>
                <w:kern w:val="0"/>
                <w:sz w:val="21"/>
                <w:szCs w:val="16"/>
              </w:rPr>
              <w:t>V</w:t>
            </w:r>
            <w:r w:rsidR="00A45F50">
              <w:rPr>
                <w:rFonts w:ascii="Calibri" w:hAnsi="Calibri" w:cs="宋体" w:hint="eastAsia"/>
                <w:bCs/>
                <w:color w:val="000000"/>
                <w:kern w:val="0"/>
                <w:sz w:val="21"/>
                <w:szCs w:val="16"/>
              </w:rPr>
              <w:t>）</w:t>
            </w:r>
          </w:p>
          <w:p w14:paraId="514572D4" w14:textId="477E9EE2"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电源温度检测值</w:t>
            </w:r>
          </w:p>
          <w:p w14:paraId="705320C1" w14:textId="6BC1FCEF"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PD</w:t>
            </w:r>
            <w:r>
              <w:rPr>
                <w:rFonts w:ascii="Calibri" w:hAnsi="Calibri" w:cs="宋体" w:hint="eastAsia"/>
                <w:bCs/>
                <w:color w:val="000000"/>
                <w:kern w:val="0"/>
                <w:sz w:val="21"/>
                <w:szCs w:val="16"/>
              </w:rPr>
              <w:t>）检测值</w:t>
            </w:r>
          </w:p>
          <w:p w14:paraId="401C81FA" w14:textId="0D453418"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（温度）检测值</w:t>
            </w:r>
          </w:p>
          <w:p w14:paraId="20B32306" w14:textId="2B85CE61"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353506F" w14:textId="28E587F4"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7E416F16" w14:textId="175293AA"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2F4FAB1C" w14:textId="1A73C021"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E641E6D" w14:textId="7906752C" w:rsidR="00A45F50"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lastRenderedPageBreak/>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A45F50" w14:paraId="0DBC623D" w14:textId="77777777" w:rsidTr="00FC47F5">
              <w:trPr>
                <w:trHeight w:val="288"/>
              </w:trPr>
              <w:tc>
                <w:tcPr>
                  <w:tcW w:w="946" w:type="pct"/>
                  <w:noWrap/>
                  <w:hideMark/>
                </w:tcPr>
                <w:p w14:paraId="01EFF97E" w14:textId="77777777" w:rsidR="00A45F50" w:rsidRDefault="00A45F50" w:rsidP="00102E47">
                  <w:pPr>
                    <w:widowControl w:val="0"/>
                    <w:spacing w:line="240" w:lineRule="auto"/>
                    <w:ind w:firstLineChars="0" w:firstLine="0"/>
                    <w:jc w:val="both"/>
                    <w:rPr>
                      <w:color w:val="000000"/>
                      <w:sz w:val="18"/>
                    </w:rPr>
                  </w:pPr>
                  <w:r>
                    <w:rPr>
                      <w:rFonts w:hint="eastAsia"/>
                      <w:color w:val="000000"/>
                      <w:sz w:val="18"/>
                    </w:rPr>
                    <w:t>位</w:t>
                  </w:r>
                </w:p>
              </w:tc>
              <w:tc>
                <w:tcPr>
                  <w:tcW w:w="2037" w:type="pct"/>
                  <w:noWrap/>
                  <w:hideMark/>
                </w:tcPr>
                <w:p w14:paraId="6E430B98" w14:textId="77777777" w:rsidR="00A45F50" w:rsidRDefault="00A45F50" w:rsidP="00102E47">
                  <w:pPr>
                    <w:widowControl w:val="0"/>
                    <w:spacing w:line="240" w:lineRule="auto"/>
                    <w:ind w:firstLineChars="0" w:firstLine="0"/>
                    <w:rPr>
                      <w:color w:val="000000"/>
                      <w:sz w:val="18"/>
                    </w:rPr>
                  </w:pPr>
                  <w:r>
                    <w:rPr>
                      <w:rFonts w:hint="eastAsia"/>
                      <w:color w:val="000000"/>
                      <w:sz w:val="18"/>
                    </w:rPr>
                    <w:t>0</w:t>
                  </w:r>
                </w:p>
              </w:tc>
              <w:tc>
                <w:tcPr>
                  <w:tcW w:w="2017" w:type="pct"/>
                  <w:noWrap/>
                  <w:hideMark/>
                </w:tcPr>
                <w:p w14:paraId="1D20C899" w14:textId="77777777" w:rsidR="00A45F50" w:rsidRDefault="00A45F50" w:rsidP="00102E47">
                  <w:pPr>
                    <w:widowControl w:val="0"/>
                    <w:spacing w:line="240" w:lineRule="auto"/>
                    <w:ind w:firstLineChars="0" w:firstLine="0"/>
                    <w:rPr>
                      <w:color w:val="000000"/>
                      <w:sz w:val="18"/>
                    </w:rPr>
                  </w:pPr>
                  <w:r>
                    <w:rPr>
                      <w:rFonts w:hint="eastAsia"/>
                      <w:color w:val="000000"/>
                      <w:sz w:val="18"/>
                    </w:rPr>
                    <w:t>1</w:t>
                  </w:r>
                </w:p>
              </w:tc>
            </w:tr>
            <w:tr w:rsidR="00640E24" w14:paraId="5CEBA8ED" w14:textId="77777777" w:rsidTr="00FC47F5">
              <w:trPr>
                <w:trHeight w:val="288"/>
              </w:trPr>
              <w:tc>
                <w:tcPr>
                  <w:tcW w:w="946" w:type="pct"/>
                  <w:noWrap/>
                </w:tcPr>
                <w:p w14:paraId="0F116AAC" w14:textId="0408FC5D" w:rsidR="00640E24" w:rsidRDefault="00640E24" w:rsidP="00640E24">
                  <w:pPr>
                    <w:widowControl w:val="0"/>
                    <w:spacing w:line="240" w:lineRule="auto"/>
                    <w:ind w:firstLineChars="0" w:firstLine="0"/>
                    <w:rPr>
                      <w:color w:val="000000"/>
                      <w:sz w:val="18"/>
                    </w:rPr>
                  </w:pPr>
                  <w:r>
                    <w:rPr>
                      <w:rFonts w:hint="eastAsia"/>
                      <w:color w:val="000000"/>
                      <w:sz w:val="18"/>
                    </w:rPr>
                    <w:t>BIT23</w:t>
                  </w:r>
                </w:p>
              </w:tc>
              <w:tc>
                <w:tcPr>
                  <w:tcW w:w="2037" w:type="pct"/>
                  <w:noWrap/>
                </w:tcPr>
                <w:p w14:paraId="2A35F7EA" w14:textId="3A2102BA"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7" w:type="pct"/>
                  <w:noWrap/>
                </w:tcPr>
                <w:p w14:paraId="7374A505" w14:textId="0383432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FC47F5" w14:paraId="238A4B35" w14:textId="77777777" w:rsidTr="00FC47F5">
              <w:trPr>
                <w:trHeight w:val="288"/>
              </w:trPr>
              <w:tc>
                <w:tcPr>
                  <w:tcW w:w="946" w:type="pct"/>
                  <w:noWrap/>
                </w:tcPr>
                <w:p w14:paraId="57BC6C87" w14:textId="7B07BE24" w:rsidR="00FC47F5" w:rsidRPr="001E0B3F" w:rsidRDefault="00FC47F5" w:rsidP="00FC47F5">
                  <w:pPr>
                    <w:widowControl w:val="0"/>
                    <w:spacing w:line="240" w:lineRule="auto"/>
                    <w:ind w:firstLineChars="0" w:firstLine="0"/>
                    <w:jc w:val="both"/>
                    <w:rPr>
                      <w:color w:val="EE0000"/>
                      <w:sz w:val="18"/>
                    </w:rPr>
                  </w:pPr>
                  <w:r w:rsidRPr="001E0B3F">
                    <w:rPr>
                      <w:rFonts w:hint="eastAsia"/>
                      <w:color w:val="EE0000"/>
                      <w:sz w:val="18"/>
                    </w:rPr>
                    <w:t>BIT22</w:t>
                  </w:r>
                </w:p>
              </w:tc>
              <w:tc>
                <w:tcPr>
                  <w:tcW w:w="2037" w:type="pct"/>
                  <w:noWrap/>
                </w:tcPr>
                <w:p w14:paraId="729C6E7A" w14:textId="0F7DFF8B" w:rsidR="00FC47F5" w:rsidRPr="001E0B3F" w:rsidRDefault="00FC47F5" w:rsidP="00FC47F5">
                  <w:pPr>
                    <w:widowControl w:val="0"/>
                    <w:spacing w:line="240" w:lineRule="auto"/>
                    <w:ind w:firstLineChars="0" w:firstLine="0"/>
                    <w:jc w:val="both"/>
                    <w:rPr>
                      <w:color w:val="EE0000"/>
                      <w:sz w:val="18"/>
                    </w:rPr>
                  </w:pPr>
                  <w:r w:rsidRPr="001E0B3F">
                    <w:rPr>
                      <w:rFonts w:hint="eastAsia"/>
                      <w:color w:val="EE0000"/>
                      <w:sz w:val="18"/>
                    </w:rPr>
                    <w:t>内触发变频</w:t>
                  </w:r>
                </w:p>
              </w:tc>
              <w:tc>
                <w:tcPr>
                  <w:tcW w:w="2017" w:type="pct"/>
                  <w:noWrap/>
                </w:tcPr>
                <w:p w14:paraId="76472CB0" w14:textId="6FC1305D" w:rsidR="00FC47F5" w:rsidRPr="001E0B3F" w:rsidRDefault="00FC47F5" w:rsidP="00FC47F5">
                  <w:pPr>
                    <w:widowControl w:val="0"/>
                    <w:spacing w:line="240" w:lineRule="auto"/>
                    <w:ind w:firstLineChars="0" w:firstLine="0"/>
                    <w:jc w:val="both"/>
                    <w:rPr>
                      <w:color w:val="EE0000"/>
                      <w:sz w:val="18"/>
                    </w:rPr>
                  </w:pPr>
                  <w:r w:rsidRPr="001E0B3F">
                    <w:rPr>
                      <w:rFonts w:hint="eastAsia"/>
                      <w:color w:val="EE0000"/>
                      <w:sz w:val="18"/>
                    </w:rPr>
                    <w:t>内触发定频</w:t>
                  </w:r>
                </w:p>
              </w:tc>
            </w:tr>
            <w:tr w:rsidR="00640E24" w14:paraId="6F2A32F8" w14:textId="77777777" w:rsidTr="00FC47F5">
              <w:trPr>
                <w:trHeight w:val="288"/>
              </w:trPr>
              <w:tc>
                <w:tcPr>
                  <w:tcW w:w="946" w:type="pct"/>
                  <w:noWrap/>
                </w:tcPr>
                <w:p w14:paraId="0B74000E" w14:textId="59CE6E1E" w:rsidR="00640E24" w:rsidRDefault="00640E24" w:rsidP="00640E24">
                  <w:pPr>
                    <w:widowControl w:val="0"/>
                    <w:spacing w:line="240" w:lineRule="auto"/>
                    <w:ind w:firstLineChars="0" w:firstLine="0"/>
                    <w:jc w:val="both"/>
                    <w:rPr>
                      <w:color w:val="000000"/>
                      <w:sz w:val="18"/>
                    </w:rPr>
                  </w:pPr>
                  <w:r>
                    <w:rPr>
                      <w:rFonts w:hint="eastAsia"/>
                      <w:color w:val="000000"/>
                      <w:sz w:val="18"/>
                    </w:rPr>
                    <w:t>BIT21</w:t>
                  </w:r>
                </w:p>
              </w:tc>
              <w:tc>
                <w:tcPr>
                  <w:tcW w:w="2037" w:type="pct"/>
                  <w:noWrap/>
                </w:tcPr>
                <w:p w14:paraId="7C32DDB8" w14:textId="02545D5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水泵关</w:t>
                  </w:r>
                </w:p>
              </w:tc>
              <w:tc>
                <w:tcPr>
                  <w:tcW w:w="2017" w:type="pct"/>
                  <w:noWrap/>
                </w:tcPr>
                <w:p w14:paraId="4670C45E" w14:textId="6D2E9AB6"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水泵开</w:t>
                  </w:r>
                </w:p>
              </w:tc>
            </w:tr>
            <w:tr w:rsidR="00640E24" w14:paraId="168B90D5" w14:textId="77777777" w:rsidTr="00FC47F5">
              <w:trPr>
                <w:trHeight w:val="288"/>
              </w:trPr>
              <w:tc>
                <w:tcPr>
                  <w:tcW w:w="946" w:type="pct"/>
                  <w:noWrap/>
                </w:tcPr>
                <w:p w14:paraId="40F258B8" w14:textId="78848942" w:rsidR="00640E24" w:rsidRDefault="00640E24" w:rsidP="00640E24">
                  <w:pPr>
                    <w:widowControl w:val="0"/>
                    <w:spacing w:line="240" w:lineRule="auto"/>
                    <w:ind w:firstLineChars="0" w:firstLine="0"/>
                    <w:jc w:val="both"/>
                    <w:rPr>
                      <w:color w:val="000000"/>
                      <w:sz w:val="18"/>
                    </w:rPr>
                  </w:pPr>
                  <w:r>
                    <w:rPr>
                      <w:rFonts w:hint="eastAsia"/>
                      <w:color w:val="000000"/>
                      <w:sz w:val="18"/>
                    </w:rPr>
                    <w:t>BIT20</w:t>
                  </w:r>
                </w:p>
              </w:tc>
              <w:tc>
                <w:tcPr>
                  <w:tcW w:w="2037" w:type="pct"/>
                  <w:noWrap/>
                </w:tcPr>
                <w:p w14:paraId="2C4251CD" w14:textId="09B02D2E"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水泵风扇关</w:t>
                  </w:r>
                </w:p>
              </w:tc>
              <w:tc>
                <w:tcPr>
                  <w:tcW w:w="2017" w:type="pct"/>
                  <w:noWrap/>
                </w:tcPr>
                <w:p w14:paraId="0748FFD7" w14:textId="1BC413CA" w:rsidR="00640E24" w:rsidRDefault="00640E24" w:rsidP="00640E24">
                  <w:pPr>
                    <w:widowControl w:val="0"/>
                    <w:spacing w:line="240" w:lineRule="auto"/>
                    <w:ind w:firstLineChars="0" w:firstLine="0"/>
                    <w:jc w:val="both"/>
                    <w:rPr>
                      <w:color w:val="000000"/>
                      <w:sz w:val="18"/>
                    </w:rPr>
                  </w:pPr>
                  <w:r w:rsidRPr="00602A61">
                    <w:rPr>
                      <w:rFonts w:hint="eastAsia"/>
                      <w:color w:val="000000"/>
                      <w:sz w:val="18"/>
                    </w:rPr>
                    <w:t>水泵风扇开</w:t>
                  </w:r>
                </w:p>
              </w:tc>
            </w:tr>
            <w:tr w:rsidR="00640E24" w14:paraId="0A9AFD6B" w14:textId="77777777" w:rsidTr="00FC47F5">
              <w:trPr>
                <w:trHeight w:val="288"/>
              </w:trPr>
              <w:tc>
                <w:tcPr>
                  <w:tcW w:w="946" w:type="pct"/>
                  <w:noWrap/>
                </w:tcPr>
                <w:p w14:paraId="033FF7ED" w14:textId="193D0DF2" w:rsidR="00640E24" w:rsidRDefault="00640E24" w:rsidP="00640E24">
                  <w:pPr>
                    <w:widowControl w:val="0"/>
                    <w:spacing w:line="240" w:lineRule="auto"/>
                    <w:ind w:firstLineChars="0" w:firstLine="0"/>
                    <w:jc w:val="both"/>
                    <w:rPr>
                      <w:color w:val="000000"/>
                      <w:sz w:val="18"/>
                    </w:rPr>
                  </w:pPr>
                  <w:r>
                    <w:rPr>
                      <w:rFonts w:hint="eastAsia"/>
                      <w:color w:val="000000"/>
                      <w:sz w:val="18"/>
                    </w:rPr>
                    <w:t>BIT19</w:t>
                  </w:r>
                </w:p>
              </w:tc>
              <w:tc>
                <w:tcPr>
                  <w:tcW w:w="2037" w:type="pct"/>
                  <w:noWrap/>
                </w:tcPr>
                <w:p w14:paraId="4816E995" w14:textId="5A22BAF4"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7" w:type="pct"/>
                  <w:noWrap/>
                </w:tcPr>
                <w:p w14:paraId="320BD299" w14:textId="7FAFB480"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640E24" w14:paraId="46B51C17" w14:textId="77777777" w:rsidTr="00FC47F5">
              <w:trPr>
                <w:trHeight w:val="288"/>
              </w:trPr>
              <w:tc>
                <w:tcPr>
                  <w:tcW w:w="946" w:type="pct"/>
                  <w:noWrap/>
                </w:tcPr>
                <w:p w14:paraId="76F8B06F" w14:textId="001D90C5" w:rsidR="00640E24" w:rsidRDefault="00640E24" w:rsidP="00640E24">
                  <w:pPr>
                    <w:widowControl w:val="0"/>
                    <w:spacing w:line="240" w:lineRule="auto"/>
                    <w:ind w:firstLineChars="0" w:firstLine="0"/>
                    <w:jc w:val="both"/>
                    <w:rPr>
                      <w:color w:val="000000"/>
                      <w:sz w:val="18"/>
                    </w:rPr>
                  </w:pPr>
                  <w:r>
                    <w:rPr>
                      <w:rFonts w:hint="eastAsia"/>
                      <w:color w:val="000000"/>
                      <w:sz w:val="18"/>
                    </w:rPr>
                    <w:t>BIT18</w:t>
                  </w:r>
                </w:p>
              </w:tc>
              <w:tc>
                <w:tcPr>
                  <w:tcW w:w="2037" w:type="pct"/>
                  <w:noWrap/>
                </w:tcPr>
                <w:p w14:paraId="3D9585DD" w14:textId="1A9D42F0"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7" w:type="pct"/>
                  <w:noWrap/>
                </w:tcPr>
                <w:p w14:paraId="2C3D4CB9" w14:textId="722E645C" w:rsidR="00640E24" w:rsidRDefault="00640E24" w:rsidP="00640E24">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640E24" w14:paraId="3AB8B337" w14:textId="77777777" w:rsidTr="00FC47F5">
              <w:trPr>
                <w:trHeight w:val="288"/>
              </w:trPr>
              <w:tc>
                <w:tcPr>
                  <w:tcW w:w="946" w:type="pct"/>
                  <w:noWrap/>
                </w:tcPr>
                <w:p w14:paraId="2D0371C1" w14:textId="6BCD54D2" w:rsidR="00640E24" w:rsidRDefault="00640E24" w:rsidP="00640E24">
                  <w:pPr>
                    <w:widowControl w:val="0"/>
                    <w:spacing w:line="240" w:lineRule="auto"/>
                    <w:ind w:firstLineChars="0" w:firstLine="0"/>
                    <w:jc w:val="both"/>
                    <w:rPr>
                      <w:color w:val="000000"/>
                      <w:sz w:val="18"/>
                    </w:rPr>
                  </w:pPr>
                  <w:r>
                    <w:rPr>
                      <w:rFonts w:hint="eastAsia"/>
                      <w:color w:val="000000"/>
                      <w:sz w:val="18"/>
                    </w:rPr>
                    <w:t>BIT17</w:t>
                  </w:r>
                </w:p>
              </w:tc>
              <w:tc>
                <w:tcPr>
                  <w:tcW w:w="2037" w:type="pct"/>
                  <w:noWrap/>
                </w:tcPr>
                <w:p w14:paraId="782FB2F4" w14:textId="7BAE3B61"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7" w:type="pct"/>
                  <w:noWrap/>
                </w:tcPr>
                <w:p w14:paraId="58F14389" w14:textId="4B460A97" w:rsidR="00640E24" w:rsidRDefault="00640E24" w:rsidP="00640E24">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640E24" w14:paraId="07AD377E" w14:textId="77777777" w:rsidTr="00FC47F5">
              <w:trPr>
                <w:trHeight w:val="288"/>
              </w:trPr>
              <w:tc>
                <w:tcPr>
                  <w:tcW w:w="946" w:type="pct"/>
                  <w:noWrap/>
                </w:tcPr>
                <w:p w14:paraId="5AC013A7" w14:textId="00EB45D0" w:rsidR="00640E24" w:rsidRDefault="00640E24" w:rsidP="00640E24">
                  <w:pPr>
                    <w:widowControl w:val="0"/>
                    <w:spacing w:line="240" w:lineRule="auto"/>
                    <w:ind w:firstLineChars="0" w:firstLine="0"/>
                    <w:rPr>
                      <w:color w:val="000000"/>
                      <w:sz w:val="18"/>
                    </w:rPr>
                  </w:pPr>
                  <w:r>
                    <w:rPr>
                      <w:rFonts w:hint="eastAsia"/>
                      <w:color w:val="000000"/>
                      <w:sz w:val="18"/>
                    </w:rPr>
                    <w:t>BIT16</w:t>
                  </w:r>
                </w:p>
              </w:tc>
              <w:tc>
                <w:tcPr>
                  <w:tcW w:w="2037" w:type="pct"/>
                  <w:noWrap/>
                </w:tcPr>
                <w:p w14:paraId="15BEE33C" w14:textId="6412D22C"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驱动未过流</w:t>
                  </w:r>
                </w:p>
              </w:tc>
              <w:tc>
                <w:tcPr>
                  <w:tcW w:w="2017" w:type="pct"/>
                  <w:noWrap/>
                </w:tcPr>
                <w:p w14:paraId="5720280C" w14:textId="7DF52FBB"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驱动过流</w:t>
                  </w:r>
                </w:p>
              </w:tc>
            </w:tr>
            <w:tr w:rsidR="00640E24" w14:paraId="7015DD16" w14:textId="77777777" w:rsidTr="00FC47F5">
              <w:trPr>
                <w:trHeight w:val="288"/>
              </w:trPr>
              <w:tc>
                <w:tcPr>
                  <w:tcW w:w="946" w:type="pct"/>
                  <w:noWrap/>
                  <w:hideMark/>
                </w:tcPr>
                <w:p w14:paraId="1B369C2A" w14:textId="06F3096B" w:rsidR="00640E24" w:rsidRDefault="00640E24" w:rsidP="00640E24">
                  <w:pPr>
                    <w:widowControl w:val="0"/>
                    <w:spacing w:line="240" w:lineRule="auto"/>
                    <w:ind w:firstLineChars="0" w:firstLine="0"/>
                    <w:rPr>
                      <w:color w:val="000000"/>
                      <w:sz w:val="18"/>
                    </w:rPr>
                  </w:pPr>
                  <w:r>
                    <w:rPr>
                      <w:rFonts w:hint="eastAsia"/>
                      <w:color w:val="000000"/>
                      <w:sz w:val="18"/>
                    </w:rPr>
                    <w:t>BIT15</w:t>
                  </w:r>
                </w:p>
              </w:tc>
              <w:tc>
                <w:tcPr>
                  <w:tcW w:w="2037" w:type="pct"/>
                  <w:noWrap/>
                  <w:hideMark/>
                </w:tcPr>
                <w:p w14:paraId="1911C45D" w14:textId="521A62CE"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驱动未欠流</w:t>
                  </w:r>
                </w:p>
              </w:tc>
              <w:tc>
                <w:tcPr>
                  <w:tcW w:w="2017" w:type="pct"/>
                  <w:noWrap/>
                  <w:hideMark/>
                </w:tcPr>
                <w:p w14:paraId="59A6D3BD" w14:textId="07581DCA" w:rsidR="00640E24" w:rsidRDefault="00640E24" w:rsidP="00640E24">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驱动欠流</w:t>
                  </w:r>
                </w:p>
              </w:tc>
            </w:tr>
            <w:tr w:rsidR="00640E24" w14:paraId="4736FD36" w14:textId="77777777" w:rsidTr="00FC47F5">
              <w:trPr>
                <w:trHeight w:val="288"/>
              </w:trPr>
              <w:tc>
                <w:tcPr>
                  <w:tcW w:w="946" w:type="pct"/>
                  <w:noWrap/>
                  <w:hideMark/>
                </w:tcPr>
                <w:p w14:paraId="11CF969F" w14:textId="4F9C01CF" w:rsidR="00640E24" w:rsidRDefault="00640E24" w:rsidP="00640E24">
                  <w:pPr>
                    <w:widowControl w:val="0"/>
                    <w:spacing w:line="240" w:lineRule="auto"/>
                    <w:ind w:firstLineChars="0" w:firstLine="0"/>
                    <w:jc w:val="both"/>
                    <w:rPr>
                      <w:color w:val="000000"/>
                      <w:sz w:val="18"/>
                    </w:rPr>
                  </w:pPr>
                  <w:r>
                    <w:rPr>
                      <w:rFonts w:hint="eastAsia"/>
                      <w:color w:val="000000"/>
                      <w:sz w:val="18"/>
                    </w:rPr>
                    <w:t>BIT14</w:t>
                  </w:r>
                </w:p>
              </w:tc>
              <w:tc>
                <w:tcPr>
                  <w:tcW w:w="2037" w:type="pct"/>
                  <w:noWrap/>
                  <w:hideMark/>
                </w:tcPr>
                <w:p w14:paraId="63D20E87" w14:textId="6A663C6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7" w:type="pct"/>
                  <w:noWrap/>
                  <w:hideMark/>
                </w:tcPr>
                <w:p w14:paraId="0C8436CD" w14:textId="6B60693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640E24" w14:paraId="02552E5C" w14:textId="77777777" w:rsidTr="00FC47F5">
              <w:trPr>
                <w:trHeight w:val="288"/>
              </w:trPr>
              <w:tc>
                <w:tcPr>
                  <w:tcW w:w="946" w:type="pct"/>
                  <w:noWrap/>
                  <w:hideMark/>
                </w:tcPr>
                <w:p w14:paraId="239CD6F0" w14:textId="666B968D" w:rsidR="00640E24" w:rsidRDefault="00640E24" w:rsidP="00640E24">
                  <w:pPr>
                    <w:widowControl w:val="0"/>
                    <w:spacing w:line="240" w:lineRule="auto"/>
                    <w:ind w:firstLineChars="0" w:firstLine="0"/>
                    <w:jc w:val="both"/>
                    <w:rPr>
                      <w:color w:val="000000"/>
                      <w:sz w:val="18"/>
                    </w:rPr>
                  </w:pPr>
                  <w:r>
                    <w:rPr>
                      <w:rFonts w:hint="eastAsia"/>
                      <w:color w:val="000000"/>
                      <w:sz w:val="18"/>
                    </w:rPr>
                    <w:t>BIT13</w:t>
                  </w:r>
                </w:p>
              </w:tc>
              <w:tc>
                <w:tcPr>
                  <w:tcW w:w="2037" w:type="pct"/>
                  <w:noWrap/>
                  <w:hideMark/>
                </w:tcPr>
                <w:p w14:paraId="52EE7241" w14:textId="475584A7"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7" w:type="pct"/>
                  <w:noWrap/>
                  <w:hideMark/>
                </w:tcPr>
                <w:p w14:paraId="20A202E1" w14:textId="372B975E"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640E24" w14:paraId="6049ECFD" w14:textId="77777777" w:rsidTr="00FC47F5">
              <w:trPr>
                <w:trHeight w:val="288"/>
              </w:trPr>
              <w:tc>
                <w:tcPr>
                  <w:tcW w:w="946" w:type="pct"/>
                  <w:noWrap/>
                  <w:hideMark/>
                </w:tcPr>
                <w:p w14:paraId="18E030E1" w14:textId="187B4801" w:rsidR="00640E24" w:rsidRDefault="00640E24" w:rsidP="00640E24">
                  <w:pPr>
                    <w:widowControl w:val="0"/>
                    <w:spacing w:line="240" w:lineRule="auto"/>
                    <w:ind w:firstLineChars="0" w:firstLine="0"/>
                    <w:jc w:val="both"/>
                    <w:rPr>
                      <w:color w:val="000000"/>
                      <w:sz w:val="18"/>
                    </w:rPr>
                  </w:pPr>
                  <w:r>
                    <w:rPr>
                      <w:rFonts w:hint="eastAsia"/>
                      <w:color w:val="000000"/>
                      <w:sz w:val="18"/>
                    </w:rPr>
                    <w:t>BIT12</w:t>
                  </w:r>
                </w:p>
              </w:tc>
              <w:tc>
                <w:tcPr>
                  <w:tcW w:w="2037" w:type="pct"/>
                  <w:noWrap/>
                  <w:hideMark/>
                </w:tcPr>
                <w:p w14:paraId="6BBFD6B8" w14:textId="4D491809" w:rsidR="00640E24" w:rsidRDefault="00640E24" w:rsidP="00640E24">
                  <w:pPr>
                    <w:widowControl w:val="0"/>
                    <w:spacing w:line="240" w:lineRule="auto"/>
                    <w:ind w:firstLineChars="0" w:firstLine="0"/>
                    <w:jc w:val="both"/>
                    <w:rPr>
                      <w:color w:val="000000"/>
                      <w:sz w:val="18"/>
                    </w:rPr>
                  </w:pPr>
                  <w:r>
                    <w:rPr>
                      <w:rFonts w:hint="eastAsia"/>
                      <w:color w:val="000000"/>
                      <w:sz w:val="18"/>
                    </w:rPr>
                    <w:t>内触发</w:t>
                  </w:r>
                </w:p>
              </w:tc>
              <w:tc>
                <w:tcPr>
                  <w:tcW w:w="2017" w:type="pct"/>
                  <w:noWrap/>
                  <w:hideMark/>
                </w:tcPr>
                <w:p w14:paraId="399D3D6A" w14:textId="166BF3EB" w:rsidR="00640E24" w:rsidRDefault="00640E24" w:rsidP="00640E24">
                  <w:pPr>
                    <w:widowControl w:val="0"/>
                    <w:spacing w:line="240" w:lineRule="auto"/>
                    <w:ind w:firstLineChars="0" w:firstLine="0"/>
                    <w:jc w:val="both"/>
                    <w:rPr>
                      <w:color w:val="000000"/>
                      <w:sz w:val="18"/>
                    </w:rPr>
                  </w:pPr>
                  <w:r>
                    <w:rPr>
                      <w:rFonts w:hint="eastAsia"/>
                      <w:color w:val="000000"/>
                      <w:sz w:val="18"/>
                    </w:rPr>
                    <w:t>外触发</w:t>
                  </w:r>
                </w:p>
              </w:tc>
            </w:tr>
            <w:tr w:rsidR="00640E24" w14:paraId="4BA52AFF" w14:textId="77777777" w:rsidTr="00FC47F5">
              <w:trPr>
                <w:trHeight w:val="288"/>
              </w:trPr>
              <w:tc>
                <w:tcPr>
                  <w:tcW w:w="946" w:type="pct"/>
                  <w:noWrap/>
                  <w:hideMark/>
                </w:tcPr>
                <w:p w14:paraId="0F158BD1" w14:textId="33715862" w:rsidR="00640E24" w:rsidRDefault="00640E24" w:rsidP="00640E24">
                  <w:pPr>
                    <w:widowControl w:val="0"/>
                    <w:spacing w:line="240" w:lineRule="auto"/>
                    <w:ind w:firstLineChars="0" w:firstLine="0"/>
                    <w:jc w:val="both"/>
                    <w:rPr>
                      <w:color w:val="000000"/>
                      <w:sz w:val="18"/>
                    </w:rPr>
                  </w:pPr>
                  <w:r>
                    <w:rPr>
                      <w:rFonts w:hint="eastAsia"/>
                      <w:color w:val="000000"/>
                      <w:sz w:val="18"/>
                    </w:rPr>
                    <w:t>BIT11</w:t>
                  </w:r>
                </w:p>
              </w:tc>
              <w:tc>
                <w:tcPr>
                  <w:tcW w:w="2037" w:type="pct"/>
                  <w:noWrap/>
                  <w:hideMark/>
                </w:tcPr>
                <w:p w14:paraId="48A1859A" w14:textId="42FAAE47"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7" w:type="pct"/>
                  <w:noWrap/>
                  <w:hideMark/>
                </w:tcPr>
                <w:p w14:paraId="778F3304" w14:textId="6902F0DA"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640E24" w14:paraId="1147F8FB" w14:textId="77777777" w:rsidTr="00FC47F5">
              <w:trPr>
                <w:trHeight w:val="288"/>
              </w:trPr>
              <w:tc>
                <w:tcPr>
                  <w:tcW w:w="946" w:type="pct"/>
                  <w:noWrap/>
                  <w:hideMark/>
                </w:tcPr>
                <w:p w14:paraId="1A6F4CEF" w14:textId="6D075297" w:rsidR="00640E24" w:rsidRDefault="00640E24" w:rsidP="00640E24">
                  <w:pPr>
                    <w:widowControl w:val="0"/>
                    <w:spacing w:line="240" w:lineRule="auto"/>
                    <w:ind w:firstLineChars="0" w:firstLine="0"/>
                    <w:jc w:val="both"/>
                    <w:rPr>
                      <w:color w:val="000000"/>
                      <w:sz w:val="18"/>
                    </w:rPr>
                  </w:pPr>
                  <w:r>
                    <w:rPr>
                      <w:rFonts w:hint="eastAsia"/>
                      <w:color w:val="000000"/>
                      <w:sz w:val="18"/>
                    </w:rPr>
                    <w:t>BIT10</w:t>
                  </w:r>
                </w:p>
              </w:tc>
              <w:tc>
                <w:tcPr>
                  <w:tcW w:w="2037" w:type="pct"/>
                  <w:noWrap/>
                  <w:hideMark/>
                </w:tcPr>
                <w:p w14:paraId="3AE72D90" w14:textId="70CE3497"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7" w:type="pct"/>
                  <w:noWrap/>
                  <w:hideMark/>
                </w:tcPr>
                <w:p w14:paraId="51CBC4C1" w14:textId="5A2BCDE3" w:rsidR="00640E24" w:rsidRDefault="00640E24" w:rsidP="00640E24">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640E24" w14:paraId="73FD9B1A" w14:textId="77777777" w:rsidTr="00FC47F5">
              <w:trPr>
                <w:trHeight w:val="288"/>
              </w:trPr>
              <w:tc>
                <w:tcPr>
                  <w:tcW w:w="946" w:type="pct"/>
                  <w:noWrap/>
                  <w:hideMark/>
                </w:tcPr>
                <w:p w14:paraId="112778FF" w14:textId="0A340A72" w:rsidR="00640E24" w:rsidRDefault="00640E24" w:rsidP="00640E24">
                  <w:pPr>
                    <w:widowControl w:val="0"/>
                    <w:spacing w:line="240" w:lineRule="auto"/>
                    <w:ind w:firstLineChars="0" w:firstLine="0"/>
                    <w:jc w:val="both"/>
                    <w:rPr>
                      <w:color w:val="000000"/>
                      <w:sz w:val="18"/>
                    </w:rPr>
                  </w:pPr>
                  <w:r>
                    <w:rPr>
                      <w:rFonts w:hint="eastAsia"/>
                      <w:color w:val="000000"/>
                      <w:sz w:val="18"/>
                    </w:rPr>
                    <w:t>BIT9</w:t>
                  </w:r>
                </w:p>
              </w:tc>
              <w:tc>
                <w:tcPr>
                  <w:tcW w:w="2037" w:type="pct"/>
                  <w:noWrap/>
                  <w:hideMark/>
                </w:tcPr>
                <w:p w14:paraId="325990E0" w14:textId="44DA5F68" w:rsidR="00640E24" w:rsidRDefault="00640E24" w:rsidP="00640E24">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7" w:type="pct"/>
                  <w:noWrap/>
                  <w:hideMark/>
                </w:tcPr>
                <w:p w14:paraId="3117AABB" w14:textId="540C40A2"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2A979566" w14:textId="77777777" w:rsidTr="00FC47F5">
              <w:trPr>
                <w:trHeight w:val="288"/>
              </w:trPr>
              <w:tc>
                <w:tcPr>
                  <w:tcW w:w="946" w:type="pct"/>
                  <w:noWrap/>
                  <w:hideMark/>
                </w:tcPr>
                <w:p w14:paraId="6334261C" w14:textId="44D785BD" w:rsidR="00640E24" w:rsidRDefault="00640E24" w:rsidP="00640E24">
                  <w:pPr>
                    <w:widowControl w:val="0"/>
                    <w:spacing w:line="240" w:lineRule="auto"/>
                    <w:ind w:firstLineChars="0" w:firstLine="0"/>
                    <w:jc w:val="both"/>
                    <w:rPr>
                      <w:color w:val="000000"/>
                      <w:sz w:val="18"/>
                    </w:rPr>
                  </w:pPr>
                  <w:r>
                    <w:rPr>
                      <w:rFonts w:hint="eastAsia"/>
                      <w:color w:val="000000"/>
                      <w:sz w:val="18"/>
                    </w:rPr>
                    <w:t>BIT8</w:t>
                  </w:r>
                </w:p>
              </w:tc>
              <w:tc>
                <w:tcPr>
                  <w:tcW w:w="2037" w:type="pct"/>
                  <w:noWrap/>
                  <w:hideMark/>
                </w:tcPr>
                <w:p w14:paraId="62A6EF24" w14:textId="7A1F738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7" w:type="pct"/>
                  <w:noWrap/>
                  <w:hideMark/>
                </w:tcPr>
                <w:p w14:paraId="3931124B" w14:textId="38DC9EF4" w:rsidR="00640E24" w:rsidRDefault="00640E24" w:rsidP="00640E24">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640E24" w14:paraId="1BAB6E19" w14:textId="77777777" w:rsidTr="00FC47F5">
              <w:trPr>
                <w:trHeight w:val="288"/>
              </w:trPr>
              <w:tc>
                <w:tcPr>
                  <w:tcW w:w="946" w:type="pct"/>
                  <w:noWrap/>
                  <w:hideMark/>
                </w:tcPr>
                <w:p w14:paraId="144B2ED8" w14:textId="3A95A5E1" w:rsidR="00640E24" w:rsidRDefault="00640E24" w:rsidP="00640E24">
                  <w:pPr>
                    <w:widowControl w:val="0"/>
                    <w:spacing w:line="240" w:lineRule="auto"/>
                    <w:ind w:firstLineChars="0" w:firstLine="0"/>
                    <w:jc w:val="both"/>
                    <w:rPr>
                      <w:color w:val="000000"/>
                      <w:sz w:val="18"/>
                    </w:rPr>
                  </w:pPr>
                  <w:r>
                    <w:rPr>
                      <w:rFonts w:hint="eastAsia"/>
                      <w:color w:val="000000"/>
                      <w:sz w:val="18"/>
                    </w:rPr>
                    <w:t>BIT7</w:t>
                  </w:r>
                </w:p>
              </w:tc>
              <w:tc>
                <w:tcPr>
                  <w:tcW w:w="2037" w:type="pct"/>
                  <w:noWrap/>
                  <w:hideMark/>
                </w:tcPr>
                <w:p w14:paraId="2350BE35" w14:textId="7B89DD6D"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c>
                <w:tcPr>
                  <w:tcW w:w="2017" w:type="pct"/>
                  <w:noWrap/>
                  <w:hideMark/>
                </w:tcPr>
                <w:p w14:paraId="6B9DB165" w14:textId="799F72CE" w:rsidR="00640E24" w:rsidRDefault="00640E24" w:rsidP="00640E24">
                  <w:pPr>
                    <w:widowControl w:val="0"/>
                    <w:spacing w:line="240" w:lineRule="auto"/>
                    <w:ind w:firstLineChars="0" w:firstLine="0"/>
                    <w:jc w:val="both"/>
                    <w:rPr>
                      <w:color w:val="000000"/>
                      <w:sz w:val="18"/>
                    </w:rPr>
                  </w:pPr>
                  <w:r>
                    <w:rPr>
                      <w:rFonts w:hint="eastAsia"/>
                      <w:color w:val="000000"/>
                      <w:sz w:val="18"/>
                    </w:rPr>
                    <w:t>备用</w:t>
                  </w:r>
                </w:p>
              </w:tc>
            </w:tr>
            <w:tr w:rsidR="00640E24" w14:paraId="7CA7EB00" w14:textId="77777777" w:rsidTr="00FC47F5">
              <w:trPr>
                <w:trHeight w:val="288"/>
              </w:trPr>
              <w:tc>
                <w:tcPr>
                  <w:tcW w:w="946" w:type="pct"/>
                  <w:noWrap/>
                  <w:hideMark/>
                </w:tcPr>
                <w:p w14:paraId="1AAB790B" w14:textId="3C8A8363" w:rsidR="00640E24" w:rsidRDefault="00640E24" w:rsidP="00640E24">
                  <w:pPr>
                    <w:widowControl w:val="0"/>
                    <w:spacing w:line="240" w:lineRule="auto"/>
                    <w:ind w:firstLineChars="0" w:firstLine="0"/>
                    <w:jc w:val="both"/>
                    <w:rPr>
                      <w:color w:val="000000"/>
                      <w:sz w:val="18"/>
                    </w:rPr>
                  </w:pPr>
                  <w:r>
                    <w:rPr>
                      <w:rFonts w:hint="eastAsia"/>
                      <w:color w:val="000000"/>
                      <w:sz w:val="18"/>
                    </w:rPr>
                    <w:t>BIT6</w:t>
                  </w:r>
                </w:p>
              </w:tc>
              <w:tc>
                <w:tcPr>
                  <w:tcW w:w="2037" w:type="pct"/>
                  <w:noWrap/>
                  <w:hideMark/>
                </w:tcPr>
                <w:p w14:paraId="3F4F6B2B" w14:textId="161CBBFF"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7" w:type="pct"/>
                  <w:noWrap/>
                  <w:hideMark/>
                </w:tcPr>
                <w:p w14:paraId="64CF3818" w14:textId="25AD1F65"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640E24" w14:paraId="0D82E71D" w14:textId="77777777" w:rsidTr="00FC47F5">
              <w:trPr>
                <w:trHeight w:val="288"/>
              </w:trPr>
              <w:tc>
                <w:tcPr>
                  <w:tcW w:w="946" w:type="pct"/>
                  <w:noWrap/>
                  <w:hideMark/>
                </w:tcPr>
                <w:p w14:paraId="50EF499F" w14:textId="1F00330D" w:rsidR="00640E24" w:rsidRDefault="00640E24" w:rsidP="00640E24">
                  <w:pPr>
                    <w:widowControl w:val="0"/>
                    <w:spacing w:line="240" w:lineRule="auto"/>
                    <w:ind w:firstLineChars="0" w:firstLine="0"/>
                    <w:jc w:val="both"/>
                    <w:rPr>
                      <w:color w:val="000000"/>
                      <w:sz w:val="18"/>
                    </w:rPr>
                  </w:pPr>
                  <w:r>
                    <w:rPr>
                      <w:rFonts w:hint="eastAsia"/>
                      <w:color w:val="000000"/>
                      <w:sz w:val="18"/>
                    </w:rPr>
                    <w:t>BIT5</w:t>
                  </w:r>
                </w:p>
              </w:tc>
              <w:tc>
                <w:tcPr>
                  <w:tcW w:w="2037" w:type="pct"/>
                  <w:noWrap/>
                  <w:hideMark/>
                </w:tcPr>
                <w:p w14:paraId="06E844E3" w14:textId="262A4B94"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7" w:type="pct"/>
                  <w:noWrap/>
                  <w:hideMark/>
                </w:tcPr>
                <w:p w14:paraId="17A77010" w14:textId="4F5EBB46" w:rsidR="00640E24" w:rsidRDefault="00640E24" w:rsidP="00640E24">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640E24" w14:paraId="53691ED8" w14:textId="77777777" w:rsidTr="00FC47F5">
              <w:trPr>
                <w:trHeight w:val="288"/>
              </w:trPr>
              <w:tc>
                <w:tcPr>
                  <w:tcW w:w="946" w:type="pct"/>
                  <w:noWrap/>
                  <w:hideMark/>
                </w:tcPr>
                <w:p w14:paraId="71E8FA15" w14:textId="3047929A" w:rsidR="00640E24" w:rsidRDefault="00640E24" w:rsidP="00640E24">
                  <w:pPr>
                    <w:widowControl w:val="0"/>
                    <w:spacing w:line="240" w:lineRule="auto"/>
                    <w:ind w:firstLineChars="0" w:firstLine="0"/>
                    <w:jc w:val="both"/>
                    <w:rPr>
                      <w:color w:val="000000"/>
                      <w:sz w:val="18"/>
                    </w:rPr>
                  </w:pPr>
                  <w:r>
                    <w:rPr>
                      <w:rFonts w:hint="eastAsia"/>
                      <w:color w:val="000000"/>
                      <w:sz w:val="18"/>
                    </w:rPr>
                    <w:t>BIT4</w:t>
                  </w:r>
                </w:p>
              </w:tc>
              <w:tc>
                <w:tcPr>
                  <w:tcW w:w="2037" w:type="pct"/>
                  <w:noWrap/>
                  <w:hideMark/>
                </w:tcPr>
                <w:p w14:paraId="11CEDA76" w14:textId="76CC97D2" w:rsidR="00640E24" w:rsidRDefault="00640E24" w:rsidP="00640E24">
                  <w:pPr>
                    <w:widowControl w:val="0"/>
                    <w:spacing w:line="240" w:lineRule="auto"/>
                    <w:ind w:firstLineChars="0" w:firstLine="0"/>
                    <w:jc w:val="both"/>
                    <w:rPr>
                      <w:color w:val="000000"/>
                      <w:sz w:val="18"/>
                    </w:rPr>
                  </w:pPr>
                  <w:r>
                    <w:rPr>
                      <w:rFonts w:hint="eastAsia"/>
                      <w:color w:val="000000"/>
                      <w:sz w:val="18"/>
                    </w:rPr>
                    <w:t>参数存储无错误</w:t>
                  </w:r>
                </w:p>
              </w:tc>
              <w:tc>
                <w:tcPr>
                  <w:tcW w:w="2017" w:type="pct"/>
                  <w:noWrap/>
                  <w:hideMark/>
                </w:tcPr>
                <w:p w14:paraId="479FAAD2" w14:textId="0CBC76FA" w:rsidR="00640E24" w:rsidRDefault="00640E24" w:rsidP="00640E24">
                  <w:pPr>
                    <w:widowControl w:val="0"/>
                    <w:spacing w:line="240" w:lineRule="auto"/>
                    <w:ind w:firstLineChars="0" w:firstLine="0"/>
                    <w:jc w:val="both"/>
                    <w:rPr>
                      <w:color w:val="000000"/>
                      <w:sz w:val="18"/>
                    </w:rPr>
                  </w:pPr>
                  <w:r>
                    <w:rPr>
                      <w:rFonts w:hint="eastAsia"/>
                      <w:color w:val="000000"/>
                      <w:sz w:val="18"/>
                    </w:rPr>
                    <w:t>参数存储错误</w:t>
                  </w:r>
                </w:p>
              </w:tc>
            </w:tr>
            <w:tr w:rsidR="00640E24" w14:paraId="60AF6968" w14:textId="77777777" w:rsidTr="00FC47F5">
              <w:trPr>
                <w:trHeight w:val="288"/>
              </w:trPr>
              <w:tc>
                <w:tcPr>
                  <w:tcW w:w="946" w:type="pct"/>
                  <w:noWrap/>
                  <w:hideMark/>
                </w:tcPr>
                <w:p w14:paraId="02D1152C" w14:textId="1A81CA59" w:rsidR="00640E24" w:rsidRDefault="00640E24" w:rsidP="00640E24">
                  <w:pPr>
                    <w:widowControl w:val="0"/>
                    <w:spacing w:line="240" w:lineRule="auto"/>
                    <w:ind w:firstLineChars="0" w:firstLine="0"/>
                    <w:jc w:val="both"/>
                    <w:rPr>
                      <w:color w:val="000000"/>
                      <w:sz w:val="18"/>
                    </w:rPr>
                  </w:pPr>
                  <w:r>
                    <w:rPr>
                      <w:rFonts w:hint="eastAsia"/>
                      <w:color w:val="000000"/>
                      <w:sz w:val="18"/>
                    </w:rPr>
                    <w:t>BIT3</w:t>
                  </w:r>
                </w:p>
              </w:tc>
              <w:tc>
                <w:tcPr>
                  <w:tcW w:w="2037" w:type="pct"/>
                  <w:noWrap/>
                  <w:hideMark/>
                </w:tcPr>
                <w:p w14:paraId="2A25DE27" w14:textId="2812209B"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驱动未过流</w:t>
                  </w:r>
                </w:p>
              </w:tc>
              <w:tc>
                <w:tcPr>
                  <w:tcW w:w="2017" w:type="pct"/>
                  <w:noWrap/>
                  <w:hideMark/>
                </w:tcPr>
                <w:p w14:paraId="09C8353F" w14:textId="09741C34"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驱动过流</w:t>
                  </w:r>
                </w:p>
              </w:tc>
            </w:tr>
            <w:tr w:rsidR="00640E24" w14:paraId="195BE8B4" w14:textId="77777777" w:rsidTr="00FC47F5">
              <w:trPr>
                <w:trHeight w:val="288"/>
              </w:trPr>
              <w:tc>
                <w:tcPr>
                  <w:tcW w:w="946" w:type="pct"/>
                  <w:noWrap/>
                  <w:hideMark/>
                </w:tcPr>
                <w:p w14:paraId="446BAB79" w14:textId="05D1816B" w:rsidR="00640E24" w:rsidRDefault="00640E24" w:rsidP="00640E24">
                  <w:pPr>
                    <w:widowControl w:val="0"/>
                    <w:spacing w:line="240" w:lineRule="auto"/>
                    <w:ind w:firstLineChars="0" w:firstLine="0"/>
                    <w:jc w:val="both"/>
                    <w:rPr>
                      <w:color w:val="000000"/>
                      <w:sz w:val="18"/>
                    </w:rPr>
                  </w:pPr>
                  <w:r>
                    <w:rPr>
                      <w:rFonts w:hint="eastAsia"/>
                      <w:color w:val="000000"/>
                      <w:sz w:val="18"/>
                    </w:rPr>
                    <w:t>BIT2</w:t>
                  </w:r>
                </w:p>
              </w:tc>
              <w:tc>
                <w:tcPr>
                  <w:tcW w:w="2037" w:type="pct"/>
                  <w:noWrap/>
                  <w:hideMark/>
                </w:tcPr>
                <w:p w14:paraId="719E21FD" w14:textId="35365C9E"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驱动未欠流</w:t>
                  </w:r>
                </w:p>
              </w:tc>
              <w:tc>
                <w:tcPr>
                  <w:tcW w:w="2017" w:type="pct"/>
                  <w:noWrap/>
                  <w:hideMark/>
                </w:tcPr>
                <w:p w14:paraId="5A8AC95D" w14:textId="6F13B2F2" w:rsidR="00640E24" w:rsidRDefault="00640E24" w:rsidP="00640E24">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驱动欠流</w:t>
                  </w:r>
                </w:p>
              </w:tc>
            </w:tr>
            <w:tr w:rsidR="00640E24" w14:paraId="6B12039A" w14:textId="77777777" w:rsidTr="00FC47F5">
              <w:trPr>
                <w:trHeight w:val="288"/>
              </w:trPr>
              <w:tc>
                <w:tcPr>
                  <w:tcW w:w="946" w:type="pct"/>
                  <w:noWrap/>
                  <w:hideMark/>
                </w:tcPr>
                <w:p w14:paraId="75FAF4CA" w14:textId="573E1CA8" w:rsidR="00640E24" w:rsidRDefault="00640E24" w:rsidP="00640E24">
                  <w:pPr>
                    <w:widowControl w:val="0"/>
                    <w:spacing w:line="240" w:lineRule="auto"/>
                    <w:ind w:firstLineChars="0" w:firstLine="0"/>
                    <w:jc w:val="both"/>
                    <w:rPr>
                      <w:color w:val="000000"/>
                      <w:sz w:val="18"/>
                    </w:rPr>
                  </w:pPr>
                  <w:r>
                    <w:rPr>
                      <w:rFonts w:hint="eastAsia"/>
                      <w:color w:val="000000"/>
                      <w:sz w:val="18"/>
                    </w:rPr>
                    <w:t>BIT1</w:t>
                  </w:r>
                </w:p>
              </w:tc>
              <w:tc>
                <w:tcPr>
                  <w:tcW w:w="2037" w:type="pct"/>
                  <w:noWrap/>
                  <w:hideMark/>
                </w:tcPr>
                <w:p w14:paraId="378DDA73" w14:textId="5D0FF2A3" w:rsidR="00640E24" w:rsidRDefault="00640E24" w:rsidP="00640E24">
                  <w:pPr>
                    <w:widowControl w:val="0"/>
                    <w:spacing w:line="240" w:lineRule="auto"/>
                    <w:ind w:firstLineChars="0" w:firstLine="0"/>
                    <w:jc w:val="both"/>
                    <w:rPr>
                      <w:color w:val="000000"/>
                      <w:sz w:val="18"/>
                    </w:rPr>
                  </w:pPr>
                  <w:r>
                    <w:rPr>
                      <w:rFonts w:hint="eastAsia"/>
                      <w:color w:val="000000"/>
                      <w:sz w:val="18"/>
                    </w:rPr>
                    <w:t>电路无故障</w:t>
                  </w:r>
                </w:p>
              </w:tc>
              <w:tc>
                <w:tcPr>
                  <w:tcW w:w="2017" w:type="pct"/>
                  <w:noWrap/>
                  <w:hideMark/>
                </w:tcPr>
                <w:p w14:paraId="58024B5D" w14:textId="67440162" w:rsidR="00640E24" w:rsidRDefault="00640E24" w:rsidP="00640E24">
                  <w:pPr>
                    <w:widowControl w:val="0"/>
                    <w:spacing w:line="240" w:lineRule="auto"/>
                    <w:ind w:firstLineChars="0" w:firstLine="0"/>
                    <w:jc w:val="both"/>
                    <w:rPr>
                      <w:color w:val="000000"/>
                      <w:sz w:val="18"/>
                    </w:rPr>
                  </w:pPr>
                  <w:r>
                    <w:rPr>
                      <w:rFonts w:hint="eastAsia"/>
                      <w:color w:val="000000"/>
                      <w:sz w:val="18"/>
                    </w:rPr>
                    <w:t>电路故障</w:t>
                  </w:r>
                </w:p>
              </w:tc>
            </w:tr>
            <w:tr w:rsidR="00640E24" w14:paraId="61B3C57D" w14:textId="77777777" w:rsidTr="00FC47F5">
              <w:trPr>
                <w:trHeight w:val="288"/>
              </w:trPr>
              <w:tc>
                <w:tcPr>
                  <w:tcW w:w="946" w:type="pct"/>
                  <w:noWrap/>
                  <w:hideMark/>
                </w:tcPr>
                <w:p w14:paraId="2D211C77" w14:textId="14E953F5" w:rsidR="00640E24" w:rsidRDefault="00640E24" w:rsidP="00640E24">
                  <w:pPr>
                    <w:widowControl w:val="0"/>
                    <w:spacing w:line="240" w:lineRule="auto"/>
                    <w:ind w:firstLineChars="0" w:firstLine="0"/>
                    <w:jc w:val="both"/>
                    <w:rPr>
                      <w:color w:val="000000"/>
                      <w:sz w:val="18"/>
                    </w:rPr>
                  </w:pPr>
                  <w:r>
                    <w:rPr>
                      <w:rFonts w:hint="eastAsia"/>
                      <w:color w:val="000000"/>
                      <w:sz w:val="18"/>
                    </w:rPr>
                    <w:t>BIT0</w:t>
                  </w:r>
                </w:p>
              </w:tc>
              <w:tc>
                <w:tcPr>
                  <w:tcW w:w="2037" w:type="pct"/>
                  <w:noWrap/>
                  <w:hideMark/>
                </w:tcPr>
                <w:p w14:paraId="6A4DBBE6" w14:textId="6ADADDC7" w:rsidR="00640E24" w:rsidRDefault="00640E24" w:rsidP="00640E24">
                  <w:pPr>
                    <w:widowControl w:val="0"/>
                    <w:spacing w:line="240" w:lineRule="auto"/>
                    <w:ind w:firstLineChars="0" w:firstLine="0"/>
                    <w:jc w:val="both"/>
                    <w:rPr>
                      <w:color w:val="000000"/>
                      <w:sz w:val="18"/>
                    </w:rPr>
                  </w:pPr>
                  <w:r>
                    <w:rPr>
                      <w:rFonts w:hint="eastAsia"/>
                      <w:color w:val="000000"/>
                      <w:sz w:val="18"/>
                    </w:rPr>
                    <w:t>电源未过热</w:t>
                  </w:r>
                </w:p>
              </w:tc>
              <w:tc>
                <w:tcPr>
                  <w:tcW w:w="2017" w:type="pct"/>
                  <w:noWrap/>
                  <w:hideMark/>
                </w:tcPr>
                <w:p w14:paraId="432E4903" w14:textId="30BB6167" w:rsidR="00640E24" w:rsidRDefault="00640E24" w:rsidP="00640E24">
                  <w:pPr>
                    <w:widowControl w:val="0"/>
                    <w:spacing w:line="240" w:lineRule="auto"/>
                    <w:ind w:firstLineChars="0" w:firstLine="0"/>
                    <w:jc w:val="both"/>
                    <w:rPr>
                      <w:color w:val="000000"/>
                      <w:sz w:val="18"/>
                    </w:rPr>
                  </w:pPr>
                  <w:r>
                    <w:rPr>
                      <w:rFonts w:hint="eastAsia"/>
                      <w:color w:val="000000"/>
                      <w:sz w:val="18"/>
                    </w:rPr>
                    <w:t>电源过热</w:t>
                  </w:r>
                </w:p>
              </w:tc>
            </w:tr>
          </w:tbl>
          <w:p w14:paraId="10D8F200" w14:textId="77777777" w:rsidR="00640E24" w:rsidRDefault="00640E24" w:rsidP="00823461">
            <w:pPr>
              <w:spacing w:line="240" w:lineRule="auto"/>
              <w:ind w:firstLineChars="0" w:firstLine="0"/>
              <w:rPr>
                <w:rFonts w:ascii="Calibri" w:hAnsi="Calibri" w:cs="宋体"/>
                <w:bCs/>
                <w:color w:val="000000"/>
                <w:kern w:val="0"/>
                <w:sz w:val="21"/>
                <w:szCs w:val="16"/>
              </w:rPr>
            </w:pPr>
          </w:p>
          <w:p w14:paraId="457355CD" w14:textId="77777777" w:rsidR="00640E24" w:rsidRDefault="00640E24" w:rsidP="00823461">
            <w:pPr>
              <w:spacing w:line="240" w:lineRule="auto"/>
              <w:ind w:firstLineChars="0" w:firstLine="0"/>
              <w:rPr>
                <w:rFonts w:ascii="Calibri" w:hAnsi="Calibri" w:cs="宋体"/>
                <w:bCs/>
                <w:color w:val="000000"/>
                <w:kern w:val="0"/>
                <w:sz w:val="21"/>
                <w:szCs w:val="16"/>
              </w:rPr>
            </w:pPr>
          </w:p>
          <w:p w14:paraId="48AC3E9A" w14:textId="07F23FAD" w:rsidR="00823461" w:rsidRDefault="00A45F50"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版本号（</w:t>
            </w:r>
            <w:r w:rsidR="00823461">
              <w:rPr>
                <w:rFonts w:ascii="Calibri" w:hAnsi="Calibri" w:cs="宋体" w:hint="eastAsia"/>
                <w:bCs/>
                <w:color w:val="000000"/>
                <w:kern w:val="0"/>
                <w:sz w:val="21"/>
                <w:szCs w:val="16"/>
              </w:rPr>
              <w:t>4</w:t>
            </w:r>
            <w:r>
              <w:rPr>
                <w:rFonts w:ascii="Calibri" w:hAnsi="Calibri" w:cs="宋体" w:hint="eastAsia"/>
                <w:bCs/>
                <w:color w:val="000000"/>
                <w:kern w:val="0"/>
                <w:sz w:val="21"/>
                <w:szCs w:val="16"/>
              </w:rPr>
              <w:t>字节），</w:t>
            </w:r>
            <w:r>
              <w:rPr>
                <w:rFonts w:ascii="Calibri" w:hAnsi="Calibri" w:cs="宋体" w:hint="eastAsia"/>
                <w:bCs/>
                <w:color w:val="000000"/>
                <w:kern w:val="0"/>
                <w:sz w:val="21"/>
                <w:szCs w:val="16"/>
              </w:rPr>
              <w:t>VA.B.C</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B</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C</w:t>
            </w:r>
            <w:r w:rsidR="00640E24">
              <w:rPr>
                <w:rFonts w:ascii="Calibri" w:hAnsi="Calibri" w:cs="宋体" w:hint="eastAsia"/>
                <w:bCs/>
                <w:color w:val="000000"/>
                <w:kern w:val="0"/>
                <w:sz w:val="21"/>
                <w:szCs w:val="16"/>
              </w:rPr>
              <w:t>，</w:t>
            </w:r>
            <w:r w:rsidR="00823461">
              <w:rPr>
                <w:rFonts w:ascii="Calibri" w:hAnsi="Calibri" w:cs="宋体" w:hint="eastAsia"/>
                <w:bCs/>
                <w:color w:val="000000"/>
                <w:kern w:val="0"/>
                <w:sz w:val="21"/>
                <w:szCs w:val="16"/>
              </w:rPr>
              <w:t>D</w:t>
            </w:r>
            <w:r>
              <w:rPr>
                <w:rFonts w:ascii="Calibri" w:hAnsi="Calibri" w:cs="宋体" w:hint="eastAsia"/>
                <w:bCs/>
                <w:color w:val="000000"/>
                <w:kern w:val="0"/>
                <w:sz w:val="21"/>
                <w:szCs w:val="16"/>
              </w:rPr>
              <w:t>各占一字节</w:t>
            </w:r>
          </w:p>
          <w:p w14:paraId="12EA6CE5" w14:textId="209F559D"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46604397" w14:textId="785F2949"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负载电压</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760DCCBF" w14:textId="045ED4C3"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0A74B3E0" w14:textId="268A2ABC"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A254ED9" w14:textId="259463D8"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444EB6B2" w14:textId="1727B828" w:rsidR="00823461" w:rsidRDefault="00823461" w:rsidP="00FC47F5">
            <w:pPr>
              <w:numPr>
                <w:ilvl w:val="0"/>
                <w:numId w:val="26"/>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lastRenderedPageBreak/>
              <w:t>位有符号数）</w:t>
            </w:r>
          </w:p>
          <w:p w14:paraId="724FB16B" w14:textId="77777777" w:rsidR="004F1F98" w:rsidRDefault="004F1F98" w:rsidP="00FC47F5">
            <w:pPr>
              <w:numPr>
                <w:ilvl w:val="0"/>
                <w:numId w:val="26"/>
              </w:numPr>
              <w:spacing w:line="240" w:lineRule="auto"/>
              <w:ind w:firstLineChars="0"/>
              <w:rPr>
                <w:rFonts w:ascii="Calibri" w:hAnsi="Calibri" w:cs="宋体"/>
                <w:bCs/>
                <w:color w:val="000000"/>
                <w:kern w:val="0"/>
                <w:sz w:val="21"/>
                <w:szCs w:val="16"/>
              </w:rPr>
            </w:pPr>
            <w:r w:rsidRPr="00640E24">
              <w:rPr>
                <w:rFonts w:ascii="Calibri" w:hAnsi="Calibri" w:cs="宋体" w:hint="eastAsia"/>
                <w:bCs/>
                <w:color w:val="000000"/>
                <w:kern w:val="0"/>
                <w:sz w:val="21"/>
                <w:szCs w:val="16"/>
              </w:rPr>
              <w:t>水泵冷却液温度</w:t>
            </w:r>
          </w:p>
          <w:p w14:paraId="78990A28" w14:textId="77777777" w:rsidR="00FC47F5" w:rsidRPr="00ED5C8E" w:rsidRDefault="00FC47F5" w:rsidP="00FC47F5">
            <w:pPr>
              <w:numPr>
                <w:ilvl w:val="0"/>
                <w:numId w:val="26"/>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水泵电机目标转速（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22278802" w14:textId="77777777" w:rsidR="00FC47F5" w:rsidRPr="00ED5C8E" w:rsidRDefault="00FC47F5" w:rsidP="00FC47F5">
            <w:pPr>
              <w:numPr>
                <w:ilvl w:val="0"/>
                <w:numId w:val="26"/>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水泵电机实际转速（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1AC398AB" w14:textId="619988B8" w:rsidR="00FC47F5" w:rsidRDefault="00FC47F5" w:rsidP="00FC47F5">
            <w:pPr>
              <w:numPr>
                <w:ilvl w:val="0"/>
                <w:numId w:val="26"/>
              </w:numPr>
              <w:spacing w:line="240" w:lineRule="auto"/>
              <w:ind w:firstLineChars="0"/>
              <w:rPr>
                <w:rFonts w:ascii="Calibri" w:hAnsi="Calibri" w:cs="宋体"/>
                <w:bCs/>
                <w:color w:val="000000"/>
                <w:kern w:val="0"/>
                <w:sz w:val="21"/>
                <w:szCs w:val="16"/>
              </w:rPr>
            </w:pPr>
            <w:r w:rsidRPr="00ED5C8E">
              <w:rPr>
                <w:rFonts w:ascii="Calibri" w:hAnsi="Calibri" w:cs="宋体" w:hint="eastAsia"/>
                <w:bCs/>
                <w:color w:val="EE0000"/>
                <w:kern w:val="0"/>
                <w:sz w:val="21"/>
                <w:szCs w:val="16"/>
              </w:rPr>
              <w:t>水泵控制器状态故障码（</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w:t>
            </w:r>
          </w:p>
        </w:tc>
      </w:tr>
      <w:tr w:rsidR="00A45F50" w14:paraId="70C944E3" w14:textId="77777777" w:rsidTr="00D7094A">
        <w:trPr>
          <w:trHeight w:val="1975"/>
        </w:trPr>
        <w:tc>
          <w:tcPr>
            <w:tcW w:w="276" w:type="pct"/>
            <w:noWrap/>
          </w:tcPr>
          <w:p w14:paraId="7BAD986E" w14:textId="1930EEA4" w:rsidR="00A45F50" w:rsidRDefault="00A45F5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DBDBA15" w14:textId="77777777" w:rsidR="00A45F50" w:rsidRDefault="00A45F50" w:rsidP="00102E47">
            <w:pPr>
              <w:spacing w:line="240" w:lineRule="auto"/>
              <w:ind w:firstLineChars="0" w:firstLine="0"/>
              <w:jc w:val="center"/>
              <w:rPr>
                <w:rFonts w:ascii="Calibri" w:hAnsi="Calibri" w:cs="宋体"/>
                <w:bCs/>
                <w:color w:val="000000"/>
                <w:kern w:val="0"/>
                <w:sz w:val="21"/>
              </w:rPr>
            </w:pPr>
            <w:r>
              <w:rPr>
                <w:rFonts w:ascii="Calibri" w:hAnsi="Calibri" w:cs="宋体"/>
                <w:bCs/>
                <w:color w:val="000000"/>
                <w:kern w:val="0"/>
                <w:sz w:val="21"/>
              </w:rPr>
              <w:t>0</w:t>
            </w:r>
            <w:r>
              <w:rPr>
                <w:rFonts w:ascii="Calibri" w:hAnsi="Calibri" w:cs="宋体" w:hint="eastAsia"/>
                <w:bCs/>
                <w:color w:val="000000"/>
                <w:kern w:val="0"/>
                <w:sz w:val="21"/>
              </w:rPr>
              <w:t>x</w:t>
            </w:r>
            <w:r>
              <w:rPr>
                <w:rFonts w:ascii="Calibri" w:hAnsi="Calibri" w:cs="宋体"/>
                <w:bCs/>
                <w:color w:val="000000"/>
                <w:kern w:val="0"/>
                <w:sz w:val="21"/>
              </w:rPr>
              <w:t>D</w:t>
            </w:r>
            <w:r>
              <w:rPr>
                <w:rFonts w:ascii="Calibri" w:hAnsi="Calibri" w:cs="宋体" w:hint="eastAsia"/>
                <w:bCs/>
                <w:color w:val="000000"/>
                <w:kern w:val="0"/>
                <w:sz w:val="21"/>
              </w:rPr>
              <w:t>0</w:t>
            </w:r>
          </w:p>
        </w:tc>
        <w:tc>
          <w:tcPr>
            <w:tcW w:w="440" w:type="pct"/>
            <w:noWrap/>
          </w:tcPr>
          <w:p w14:paraId="029896DE" w14:textId="19660EEC" w:rsidR="00A45F50" w:rsidRDefault="00592A27" w:rsidP="00102E47">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3</w:t>
            </w:r>
          </w:p>
        </w:tc>
        <w:tc>
          <w:tcPr>
            <w:tcW w:w="1985" w:type="pct"/>
            <w:noWrap/>
          </w:tcPr>
          <w:p w14:paraId="32E070F5" w14:textId="77777777" w:rsidR="00A45F50" w:rsidRDefault="00A45F50" w:rsidP="00102E47">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程序加载应答</w:t>
            </w:r>
          </w:p>
        </w:tc>
        <w:tc>
          <w:tcPr>
            <w:tcW w:w="1941" w:type="pct"/>
          </w:tcPr>
          <w:p w14:paraId="62880C46"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BT0-BT1:</w:t>
            </w:r>
          </w:p>
          <w:p w14:paraId="184BC674" w14:textId="77777777" w:rsidR="001F1710" w:rsidRDefault="001F1710" w:rsidP="001F1710">
            <w:pPr>
              <w:spacing w:line="240" w:lineRule="auto"/>
              <w:ind w:firstLineChars="0" w:firstLine="0"/>
              <w:rPr>
                <w:rFonts w:ascii="Calibri" w:hAnsi="Calibri" w:cs="宋体"/>
                <w:bCs/>
                <w:color w:val="000000"/>
                <w:kern w:val="0"/>
                <w:sz w:val="21"/>
                <w:szCs w:val="21"/>
              </w:rPr>
            </w:pPr>
            <w:r>
              <w:rPr>
                <w:rFonts w:ascii="Calibri" w:hAnsi="Calibri" w:cs="宋体" w:hint="eastAsia"/>
                <w:bCs/>
                <w:color w:val="000000"/>
                <w:kern w:val="0"/>
                <w:sz w:val="21"/>
                <w:szCs w:val="21"/>
              </w:rPr>
              <w:t>当前升级包索引，</w:t>
            </w:r>
            <w:r>
              <w:rPr>
                <w:rFonts w:ascii="Calibri" w:hAnsi="Calibri" w:cs="宋体" w:hint="eastAsia"/>
                <w:bCs/>
                <w:color w:val="000000"/>
                <w:kern w:val="0"/>
                <w:sz w:val="21"/>
                <w:szCs w:val="21"/>
              </w:rPr>
              <w:t>UINT16</w:t>
            </w:r>
          </w:p>
          <w:p w14:paraId="2E090EA2" w14:textId="77777777" w:rsidR="001F1710" w:rsidRDefault="001F1710" w:rsidP="001F1710">
            <w:pPr>
              <w:spacing w:line="240" w:lineRule="auto"/>
              <w:ind w:firstLineChars="0" w:firstLine="0"/>
              <w:rPr>
                <w:rFonts w:ascii="Calibri" w:hAnsi="Calibri" w:cs="宋体"/>
                <w:bCs/>
                <w:color w:val="000000"/>
                <w:kern w:val="0"/>
                <w:sz w:val="21"/>
                <w:szCs w:val="21"/>
              </w:rPr>
            </w:pPr>
          </w:p>
          <w:p w14:paraId="36CC9BF6" w14:textId="7B572B1A" w:rsidR="001F1710" w:rsidRDefault="001F171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21"/>
              </w:rPr>
              <w:t>BT3:</w:t>
            </w:r>
          </w:p>
          <w:p w14:paraId="675A2438" w14:textId="5C795C09"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00</w:t>
            </w:r>
            <w:r>
              <w:rPr>
                <w:rFonts w:ascii="Calibri" w:hAnsi="Calibri" w:cs="宋体" w:hint="eastAsia"/>
                <w:bCs/>
                <w:color w:val="000000"/>
                <w:kern w:val="0"/>
                <w:sz w:val="21"/>
                <w:szCs w:val="16"/>
              </w:rPr>
              <w:t>：空闲</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可进行升级</w:t>
            </w:r>
            <w:r>
              <w:rPr>
                <w:rFonts w:ascii="Calibri" w:hAnsi="Calibri" w:cs="宋体" w:hint="eastAsia"/>
                <w:bCs/>
                <w:color w:val="000000"/>
                <w:kern w:val="0"/>
                <w:sz w:val="21"/>
                <w:szCs w:val="16"/>
              </w:rPr>
              <w:t>)</w:t>
            </w:r>
          </w:p>
          <w:p w14:paraId="082C788D"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01</w:t>
            </w:r>
            <w:r>
              <w:rPr>
                <w:rFonts w:ascii="Calibri" w:hAnsi="Calibri" w:cs="宋体" w:hint="eastAsia"/>
                <w:bCs/>
                <w:color w:val="000000"/>
                <w:kern w:val="0"/>
                <w:sz w:val="21"/>
                <w:szCs w:val="16"/>
              </w:rPr>
              <w:t>：程序烧录中</w:t>
            </w:r>
          </w:p>
          <w:p w14:paraId="2D196488"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02</w:t>
            </w:r>
            <w:r>
              <w:rPr>
                <w:rFonts w:ascii="Calibri" w:hAnsi="Calibri" w:cs="宋体" w:hint="eastAsia"/>
                <w:bCs/>
                <w:color w:val="000000"/>
                <w:kern w:val="0"/>
                <w:sz w:val="21"/>
                <w:szCs w:val="16"/>
              </w:rPr>
              <w:t>：升级成功</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接收完最后一包数据时</w:t>
            </w:r>
            <w:r>
              <w:rPr>
                <w:rFonts w:ascii="Calibri" w:hAnsi="Calibri" w:cs="宋体" w:hint="eastAsia"/>
                <w:bCs/>
                <w:color w:val="000000"/>
                <w:kern w:val="0"/>
                <w:sz w:val="21"/>
                <w:szCs w:val="16"/>
              </w:rPr>
              <w:t>)</w:t>
            </w:r>
          </w:p>
          <w:p w14:paraId="42328ECC"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03</w:t>
            </w:r>
            <w:r>
              <w:rPr>
                <w:rFonts w:ascii="Calibri" w:hAnsi="Calibri" w:cs="宋体" w:hint="eastAsia"/>
                <w:bCs/>
                <w:color w:val="000000"/>
                <w:kern w:val="0"/>
                <w:sz w:val="21"/>
                <w:szCs w:val="16"/>
              </w:rPr>
              <w:t>：升级失败（不完整或者校验和错误，接收完最后一包数据时</w:t>
            </w:r>
            <w:r>
              <w:rPr>
                <w:rFonts w:ascii="Calibri" w:hAnsi="Calibri" w:cs="宋体" w:hint="eastAsia"/>
                <w:bCs/>
                <w:color w:val="000000"/>
                <w:kern w:val="0"/>
                <w:sz w:val="21"/>
                <w:szCs w:val="16"/>
              </w:rPr>
              <w:t>)</w:t>
            </w:r>
          </w:p>
          <w:p w14:paraId="289CF656"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04</w:t>
            </w:r>
            <w:r>
              <w:rPr>
                <w:rFonts w:ascii="Calibri" w:hAnsi="Calibri" w:cs="宋体" w:hint="eastAsia"/>
                <w:bCs/>
                <w:color w:val="000000"/>
                <w:kern w:val="0"/>
                <w:sz w:val="21"/>
                <w:szCs w:val="16"/>
              </w:rPr>
              <w:t>：升级失败（数据接收完整，但是烧录失败，接收完最后一包数据时</w:t>
            </w:r>
            <w:r>
              <w:rPr>
                <w:rFonts w:ascii="Calibri" w:hAnsi="Calibri" w:cs="宋体" w:hint="eastAsia"/>
                <w:bCs/>
                <w:color w:val="000000"/>
                <w:kern w:val="0"/>
                <w:sz w:val="21"/>
                <w:szCs w:val="16"/>
              </w:rPr>
              <w:t>)</w:t>
            </w:r>
          </w:p>
          <w:p w14:paraId="28A30CFF"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05</w:t>
            </w:r>
            <w:r>
              <w:rPr>
                <w:rFonts w:ascii="Calibri" w:hAnsi="Calibri" w:cs="宋体" w:hint="eastAsia"/>
                <w:bCs/>
                <w:color w:val="000000"/>
                <w:kern w:val="0"/>
                <w:sz w:val="21"/>
                <w:szCs w:val="16"/>
              </w:rPr>
              <w:t>：当前数据包接收并且烧录成功</w:t>
            </w:r>
          </w:p>
          <w:p w14:paraId="12365E9E"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06</w:t>
            </w:r>
            <w:r>
              <w:rPr>
                <w:rFonts w:ascii="Calibri" w:hAnsi="Calibri" w:cs="宋体" w:hint="eastAsia"/>
                <w:bCs/>
                <w:color w:val="000000"/>
                <w:kern w:val="0"/>
                <w:sz w:val="21"/>
                <w:szCs w:val="16"/>
              </w:rPr>
              <w:t>：当前数据包接收失败（不完整或者校验和错误）</w:t>
            </w:r>
          </w:p>
          <w:p w14:paraId="4AD88DEB" w14:textId="77777777" w:rsidR="00A45F50" w:rsidRDefault="00A45F50" w:rsidP="00102E47">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07</w:t>
            </w:r>
            <w:r>
              <w:rPr>
                <w:rFonts w:ascii="Calibri" w:hAnsi="Calibri" w:cs="宋体" w:hint="eastAsia"/>
                <w:bCs/>
                <w:color w:val="000000"/>
                <w:kern w:val="0"/>
                <w:sz w:val="21"/>
                <w:szCs w:val="16"/>
              </w:rPr>
              <w:t>：当前数据包烧录失败（数据接收完整，但是烧录失败）</w:t>
            </w:r>
          </w:p>
        </w:tc>
      </w:tr>
      <w:tr w:rsidR="005614BE" w14:paraId="39010420" w14:textId="77777777" w:rsidTr="00D7094A">
        <w:trPr>
          <w:trHeight w:val="412"/>
        </w:trPr>
        <w:tc>
          <w:tcPr>
            <w:tcW w:w="276" w:type="pct"/>
            <w:noWrap/>
          </w:tcPr>
          <w:p w14:paraId="7464B478" w14:textId="77777777" w:rsidR="005614BE" w:rsidRDefault="005614BE"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66C511C" w14:textId="0DA58115" w:rsidR="005614BE" w:rsidRPr="00E30AC2" w:rsidRDefault="005614BE" w:rsidP="005614BE">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w:t>
            </w:r>
            <w:r w:rsidRPr="00E30AC2">
              <w:rPr>
                <w:rFonts w:ascii="Calibri" w:hAnsi="Calibri" w:cs="宋体"/>
                <w:bCs/>
                <w:color w:val="EE0000"/>
                <w:kern w:val="0"/>
                <w:sz w:val="21"/>
              </w:rPr>
              <w:t>x</w:t>
            </w:r>
            <w:r w:rsidR="00E30AC2" w:rsidRPr="00E30AC2">
              <w:rPr>
                <w:rFonts w:ascii="Calibri" w:hAnsi="Calibri" w:cs="宋体" w:hint="eastAsia"/>
                <w:bCs/>
                <w:color w:val="EE0000"/>
                <w:kern w:val="0"/>
                <w:sz w:val="21"/>
              </w:rPr>
              <w:t>20</w:t>
            </w:r>
          </w:p>
        </w:tc>
        <w:tc>
          <w:tcPr>
            <w:tcW w:w="440" w:type="pct"/>
            <w:noWrap/>
          </w:tcPr>
          <w:p w14:paraId="14708035" w14:textId="77777777" w:rsidR="005614BE" w:rsidRDefault="005614BE"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3AF32D59"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电流开关设置值</w:t>
            </w:r>
          </w:p>
        </w:tc>
        <w:tc>
          <w:tcPr>
            <w:tcW w:w="1941" w:type="pct"/>
          </w:tcPr>
          <w:p w14:paraId="1E1F7CBC" w14:textId="77777777" w:rsidR="005614BE" w:rsidRDefault="005614BE"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LD2</w:t>
            </w:r>
            <w:r>
              <w:rPr>
                <w:rFonts w:ascii="Calibri" w:hAnsi="Calibri" w:cs="宋体" w:hint="eastAsia"/>
                <w:bCs/>
                <w:color w:val="000000"/>
                <w:kern w:val="0"/>
                <w:sz w:val="21"/>
              </w:rPr>
              <w:t>电流；</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LD2</w:t>
            </w:r>
            <w:r>
              <w:rPr>
                <w:rFonts w:ascii="Calibri" w:hAnsi="Calibri" w:cs="宋体" w:hint="eastAsia"/>
                <w:bCs/>
                <w:color w:val="000000"/>
                <w:kern w:val="0"/>
                <w:sz w:val="21"/>
              </w:rPr>
              <w:t>电流。上电默认关</w:t>
            </w:r>
          </w:p>
        </w:tc>
      </w:tr>
      <w:tr w:rsidR="003F340C" w14:paraId="0A4F40EE" w14:textId="77777777" w:rsidTr="00D7094A">
        <w:trPr>
          <w:trHeight w:val="434"/>
        </w:trPr>
        <w:tc>
          <w:tcPr>
            <w:tcW w:w="276" w:type="pct"/>
            <w:noWrap/>
          </w:tcPr>
          <w:p w14:paraId="77081291" w14:textId="053FDB07" w:rsidR="003F340C" w:rsidRDefault="003F340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BBD47CE" w14:textId="77777777" w:rsidR="003F340C" w:rsidRDefault="003F340C" w:rsidP="003F340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w:t>
            </w:r>
            <w:r>
              <w:rPr>
                <w:rFonts w:ascii="Calibri" w:hAnsi="Calibri" w:cs="宋体"/>
                <w:bCs/>
                <w:color w:val="000000"/>
                <w:kern w:val="0"/>
                <w:sz w:val="21"/>
              </w:rPr>
              <w:t>X</w:t>
            </w:r>
            <w:r>
              <w:rPr>
                <w:rFonts w:ascii="Calibri" w:hAnsi="Calibri" w:cs="宋体" w:hint="eastAsia"/>
                <w:bCs/>
                <w:color w:val="000000"/>
                <w:kern w:val="0"/>
                <w:sz w:val="21"/>
              </w:rPr>
              <w:t>E0</w:t>
            </w:r>
          </w:p>
        </w:tc>
        <w:tc>
          <w:tcPr>
            <w:tcW w:w="440" w:type="pct"/>
            <w:noWrap/>
          </w:tcPr>
          <w:p w14:paraId="77785883" w14:textId="77777777" w:rsidR="003F340C" w:rsidRDefault="003F340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5EE8A002"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收到查询命令后反馈电流</w:t>
            </w:r>
            <w:r>
              <w:rPr>
                <w:rFonts w:ascii="Calibri" w:hAnsi="Calibri" w:cs="宋体" w:hint="eastAsia"/>
                <w:bCs/>
                <w:color w:val="000000"/>
                <w:kern w:val="0"/>
                <w:sz w:val="21"/>
              </w:rPr>
              <w:t>LD2</w:t>
            </w:r>
            <w:r>
              <w:rPr>
                <w:rFonts w:ascii="Calibri" w:hAnsi="Calibri" w:cs="宋体" w:hint="eastAsia"/>
                <w:bCs/>
                <w:color w:val="000000"/>
                <w:kern w:val="0"/>
                <w:sz w:val="21"/>
              </w:rPr>
              <w:t>设置值</w:t>
            </w:r>
          </w:p>
        </w:tc>
        <w:tc>
          <w:tcPr>
            <w:tcW w:w="1941" w:type="pct"/>
          </w:tcPr>
          <w:p w14:paraId="1D4F67D6" w14:textId="77777777" w:rsidR="003F340C" w:rsidRDefault="003F340C"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2B6996" w14:paraId="68E7A028" w14:textId="77777777" w:rsidTr="00D7094A">
        <w:trPr>
          <w:trHeight w:val="553"/>
        </w:trPr>
        <w:tc>
          <w:tcPr>
            <w:tcW w:w="276" w:type="pct"/>
            <w:noWrap/>
          </w:tcPr>
          <w:p w14:paraId="1D7AA92E" w14:textId="7DC26006" w:rsidR="002B6996" w:rsidRDefault="002B6996"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05B8FE77" w14:textId="6DE32225" w:rsidR="002B6996" w:rsidRPr="00E30AC2" w:rsidRDefault="002B6996" w:rsidP="002B6996">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21</w:t>
            </w:r>
          </w:p>
        </w:tc>
        <w:tc>
          <w:tcPr>
            <w:tcW w:w="440" w:type="pct"/>
            <w:noWrap/>
          </w:tcPr>
          <w:p w14:paraId="2506C9E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107CCFB5"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TEC3</w:t>
            </w:r>
            <w:r>
              <w:rPr>
                <w:rFonts w:ascii="Calibri" w:hAnsi="Calibri" w:cs="宋体" w:hint="eastAsia"/>
                <w:bCs/>
                <w:color w:val="000000"/>
                <w:kern w:val="0"/>
                <w:sz w:val="21"/>
              </w:rPr>
              <w:t>开关设置值</w:t>
            </w:r>
          </w:p>
        </w:tc>
        <w:tc>
          <w:tcPr>
            <w:tcW w:w="1941" w:type="pct"/>
          </w:tcPr>
          <w:p w14:paraId="1F3900FD"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TEC3</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TEC3</w:t>
            </w:r>
            <w:r>
              <w:rPr>
                <w:rFonts w:ascii="Calibri" w:hAnsi="Calibri" w:cs="宋体" w:hint="eastAsia"/>
                <w:bCs/>
                <w:color w:val="000000"/>
                <w:kern w:val="0"/>
                <w:sz w:val="21"/>
              </w:rPr>
              <w:t>。上电默认开</w:t>
            </w:r>
          </w:p>
        </w:tc>
      </w:tr>
      <w:tr w:rsidR="002B6996" w14:paraId="7B070684" w14:textId="77777777" w:rsidTr="00D7094A">
        <w:trPr>
          <w:trHeight w:val="560"/>
        </w:trPr>
        <w:tc>
          <w:tcPr>
            <w:tcW w:w="276" w:type="pct"/>
            <w:noWrap/>
          </w:tcPr>
          <w:p w14:paraId="18F80BDB" w14:textId="24EAC722" w:rsidR="002B6996" w:rsidRDefault="002B6996"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7EEB848E" w14:textId="7C4AEF5D" w:rsidR="002B6996" w:rsidRPr="00E30AC2" w:rsidRDefault="002B6996" w:rsidP="002B6996">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22</w:t>
            </w:r>
          </w:p>
        </w:tc>
        <w:tc>
          <w:tcPr>
            <w:tcW w:w="440" w:type="pct"/>
            <w:noWrap/>
          </w:tcPr>
          <w:p w14:paraId="2C493E0A" w14:textId="77777777" w:rsidR="002B6996" w:rsidRDefault="002B6996"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10DDC24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TEC4</w:t>
            </w:r>
            <w:r>
              <w:rPr>
                <w:rFonts w:ascii="Calibri" w:hAnsi="Calibri" w:cs="宋体" w:hint="eastAsia"/>
                <w:bCs/>
                <w:color w:val="000000"/>
                <w:kern w:val="0"/>
                <w:sz w:val="21"/>
              </w:rPr>
              <w:t>开关设置值</w:t>
            </w:r>
          </w:p>
        </w:tc>
        <w:tc>
          <w:tcPr>
            <w:tcW w:w="1941" w:type="pct"/>
          </w:tcPr>
          <w:p w14:paraId="2671E911" w14:textId="77777777" w:rsidR="002B6996" w:rsidRDefault="002B6996" w:rsidP="002B6996">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：关</w:t>
            </w:r>
            <w:r>
              <w:rPr>
                <w:rFonts w:ascii="Calibri" w:hAnsi="Calibri" w:cs="宋体" w:hint="eastAsia"/>
                <w:bCs/>
                <w:color w:val="000000"/>
                <w:kern w:val="0"/>
                <w:sz w:val="21"/>
              </w:rPr>
              <w:t>TEC4</w:t>
            </w:r>
            <w:r>
              <w:rPr>
                <w:rFonts w:ascii="Calibri" w:hAnsi="Calibri" w:cs="宋体" w:hint="eastAsia"/>
                <w:bCs/>
                <w:color w:val="000000"/>
                <w:kern w:val="0"/>
                <w:sz w:val="21"/>
              </w:rPr>
              <w:t>；</w:t>
            </w:r>
            <w:r>
              <w:rPr>
                <w:rFonts w:ascii="Calibri" w:hAnsi="Calibri" w:cs="宋体" w:hint="eastAsia"/>
                <w:bCs/>
                <w:color w:val="000000"/>
                <w:kern w:val="0"/>
                <w:sz w:val="21"/>
              </w:rPr>
              <w:t>0xAA</w:t>
            </w:r>
            <w:r>
              <w:rPr>
                <w:rFonts w:ascii="Calibri" w:hAnsi="Calibri" w:cs="宋体" w:hint="eastAsia"/>
                <w:bCs/>
                <w:color w:val="000000"/>
                <w:kern w:val="0"/>
                <w:sz w:val="21"/>
              </w:rPr>
              <w:t>：开</w:t>
            </w:r>
            <w:r>
              <w:rPr>
                <w:rFonts w:ascii="Calibri" w:hAnsi="Calibri" w:cs="宋体" w:hint="eastAsia"/>
                <w:bCs/>
                <w:color w:val="000000"/>
                <w:kern w:val="0"/>
                <w:sz w:val="21"/>
              </w:rPr>
              <w:t>TEC4</w:t>
            </w:r>
            <w:r>
              <w:rPr>
                <w:rFonts w:ascii="Calibri" w:hAnsi="Calibri" w:cs="宋体" w:hint="eastAsia"/>
                <w:bCs/>
                <w:color w:val="000000"/>
                <w:kern w:val="0"/>
                <w:sz w:val="21"/>
              </w:rPr>
              <w:t>。上电默认开</w:t>
            </w:r>
          </w:p>
        </w:tc>
      </w:tr>
      <w:tr w:rsidR="00C003CC" w14:paraId="05EF011C" w14:textId="77777777" w:rsidTr="00D7094A">
        <w:trPr>
          <w:trHeight w:val="960"/>
        </w:trPr>
        <w:tc>
          <w:tcPr>
            <w:tcW w:w="276" w:type="pct"/>
            <w:noWrap/>
          </w:tcPr>
          <w:p w14:paraId="5791F1E2" w14:textId="5DE62E0E" w:rsidR="00C003CC" w:rsidRDefault="00C003C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14F955BA"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0xEB</w:t>
            </w:r>
          </w:p>
        </w:tc>
        <w:tc>
          <w:tcPr>
            <w:tcW w:w="440" w:type="pct"/>
            <w:noWrap/>
          </w:tcPr>
          <w:p w14:paraId="3C5A8641"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tcPr>
          <w:p w14:paraId="77DD429A" w14:textId="387ACE0C"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tcPr>
          <w:p w14:paraId="7E5109B9" w14:textId="44E89AF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C003CC" w14:paraId="5EBD790A" w14:textId="77777777" w:rsidTr="00D7094A">
        <w:trPr>
          <w:trHeight w:val="1167"/>
        </w:trPr>
        <w:tc>
          <w:tcPr>
            <w:tcW w:w="276" w:type="pct"/>
            <w:noWrap/>
          </w:tcPr>
          <w:p w14:paraId="3D0A4F3C" w14:textId="6281AC98" w:rsidR="00C003CC" w:rsidRDefault="00C003CC"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F8E9640" w14:textId="77777777" w:rsidR="00C003CC" w:rsidRDefault="00C003CC" w:rsidP="00C003CC">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0xBC</w:t>
            </w:r>
          </w:p>
        </w:tc>
        <w:tc>
          <w:tcPr>
            <w:tcW w:w="440" w:type="pct"/>
            <w:noWrap/>
          </w:tcPr>
          <w:p w14:paraId="2C26ECD8" w14:textId="77777777" w:rsidR="00C003CC" w:rsidRDefault="00C003CC"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6</w:t>
            </w:r>
          </w:p>
        </w:tc>
        <w:tc>
          <w:tcPr>
            <w:tcW w:w="1985" w:type="pct"/>
            <w:noWrap/>
          </w:tcPr>
          <w:p w14:paraId="6C58DAE8" w14:textId="70BD9885"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设置值：温度、限压</w:t>
            </w:r>
          </w:p>
        </w:tc>
        <w:tc>
          <w:tcPr>
            <w:tcW w:w="1941" w:type="pct"/>
          </w:tcPr>
          <w:p w14:paraId="27D2D837" w14:textId="1A7CE7BA" w:rsidR="00C003CC" w:rsidRDefault="00C003CC" w:rsidP="00C003CC">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参数，共</w:t>
            </w:r>
            <w:r>
              <w:rPr>
                <w:rFonts w:ascii="Calibri" w:hAnsi="Calibri" w:cs="宋体" w:hint="eastAsia"/>
                <w:bCs/>
                <w:color w:val="000000"/>
                <w:kern w:val="0"/>
                <w:sz w:val="21"/>
              </w:rPr>
              <w:t>3</w:t>
            </w:r>
            <w:r>
              <w:rPr>
                <w:rFonts w:ascii="Calibri" w:hAnsi="Calibri" w:cs="宋体" w:hint="eastAsia"/>
                <w:bCs/>
                <w:color w:val="000000"/>
                <w:kern w:val="0"/>
                <w:sz w:val="21"/>
              </w:rPr>
              <w:t>个参数，每个参数</w:t>
            </w:r>
            <w:r>
              <w:rPr>
                <w:rFonts w:ascii="Calibri" w:hAnsi="Calibri" w:cs="宋体" w:hint="eastAsia"/>
                <w:bCs/>
                <w:color w:val="000000"/>
                <w:kern w:val="0"/>
                <w:sz w:val="21"/>
              </w:rPr>
              <w:t>2</w:t>
            </w:r>
            <w:r>
              <w:rPr>
                <w:rFonts w:ascii="Calibri" w:hAnsi="Calibri" w:cs="宋体" w:hint="eastAsia"/>
                <w:bCs/>
                <w:color w:val="000000"/>
                <w:kern w:val="0"/>
                <w:sz w:val="21"/>
              </w:rPr>
              <w:t>个字节：</w:t>
            </w:r>
            <w:r>
              <w:rPr>
                <w:rFonts w:ascii="Calibri" w:hAnsi="Calibri" w:cs="宋体" w:hint="eastAsia"/>
                <w:bCs/>
                <w:color w:val="000000"/>
                <w:kern w:val="0"/>
                <w:sz w:val="21"/>
              </w:rPr>
              <w:br/>
              <w:t>1</w:t>
            </w:r>
            <w:r>
              <w:rPr>
                <w:rFonts w:ascii="Calibri" w:hAnsi="Calibri" w:cs="宋体" w:hint="eastAsia"/>
                <w:bCs/>
                <w:color w:val="000000"/>
                <w:kern w:val="0"/>
                <w:sz w:val="21"/>
              </w:rPr>
              <w:t>、工作温度（</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，代表</w:t>
            </w:r>
            <w:r>
              <w:rPr>
                <w:rFonts w:ascii="Calibri" w:hAnsi="Calibri" w:cs="宋体" w:hint="eastAsia"/>
                <w:bCs/>
                <w:color w:val="000000"/>
                <w:kern w:val="0"/>
                <w:sz w:val="21"/>
              </w:rPr>
              <w:t>15.0</w:t>
            </w:r>
            <w:r>
              <w:rPr>
                <w:rFonts w:ascii="Calibri" w:hAnsi="Calibri" w:cs="宋体" w:hint="eastAsia"/>
                <w:bCs/>
                <w:color w:val="000000"/>
                <w:kern w:val="0"/>
                <w:sz w:val="21"/>
              </w:rPr>
              <w:t>℃～</w:t>
            </w:r>
            <w:r>
              <w:rPr>
                <w:rFonts w:ascii="Calibri" w:hAnsi="Calibri" w:cs="宋体" w:hint="eastAsia"/>
                <w:bCs/>
                <w:color w:val="000000"/>
                <w:kern w:val="0"/>
                <w:sz w:val="21"/>
              </w:rPr>
              <w:t>65.0</w:t>
            </w:r>
            <w:r>
              <w:rPr>
                <w:rFonts w:ascii="Calibri" w:hAnsi="Calibri" w:cs="宋体" w:hint="eastAsia"/>
                <w:bCs/>
                <w:color w:val="000000"/>
                <w:kern w:val="0"/>
                <w:sz w:val="21"/>
              </w:rPr>
              <w:t>℃）</w:t>
            </w:r>
            <w:r>
              <w:rPr>
                <w:rFonts w:ascii="Calibri" w:hAnsi="Calibri" w:cs="宋体" w:hint="eastAsia"/>
                <w:bCs/>
                <w:color w:val="000000"/>
                <w:kern w:val="0"/>
                <w:sz w:val="21"/>
              </w:rPr>
              <w:br/>
              <w:t>2</w:t>
            </w:r>
            <w:r>
              <w:rPr>
                <w:rFonts w:ascii="Calibri" w:hAnsi="Calibri" w:cs="宋体" w:hint="eastAsia"/>
                <w:bCs/>
                <w:color w:val="000000"/>
                <w:kern w:val="0"/>
                <w:sz w:val="21"/>
              </w:rPr>
              <w:t>、限压</w:t>
            </w:r>
          </w:p>
        </w:tc>
      </w:tr>
      <w:tr w:rsidR="00FC68E8" w14:paraId="58A684F2" w14:textId="77777777" w:rsidTr="00D7094A">
        <w:trPr>
          <w:trHeight w:val="369"/>
        </w:trPr>
        <w:tc>
          <w:tcPr>
            <w:tcW w:w="276" w:type="pct"/>
            <w:noWrap/>
          </w:tcPr>
          <w:p w14:paraId="25D96447" w14:textId="23C7376F" w:rsidR="00FC68E8" w:rsidRDefault="00FC68E8"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1FE8C3FF" w14:textId="77777777" w:rsidR="00FC68E8" w:rsidRDefault="00FC68E8" w:rsidP="00FC68E8">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0xBD</w:t>
            </w:r>
          </w:p>
        </w:tc>
        <w:tc>
          <w:tcPr>
            <w:tcW w:w="440" w:type="pct"/>
            <w:noWrap/>
          </w:tcPr>
          <w:p w14:paraId="3FB3DD10" w14:textId="77777777" w:rsidR="00FC68E8" w:rsidRDefault="00FC68E8"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723476F7"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p>
        </w:tc>
        <w:tc>
          <w:tcPr>
            <w:tcW w:w="1941" w:type="pct"/>
          </w:tcPr>
          <w:p w14:paraId="61C4DEDC" w14:textId="77777777" w:rsidR="00FC68E8" w:rsidRDefault="00FC68E8" w:rsidP="00EE68E4">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LD2</w:t>
            </w:r>
            <w:r>
              <w:rPr>
                <w:rFonts w:ascii="Calibri" w:hAnsi="Calibri" w:cs="宋体" w:hint="eastAsia"/>
                <w:bCs/>
                <w:color w:val="000000"/>
                <w:kern w:val="0"/>
                <w:sz w:val="21"/>
              </w:rPr>
              <w:t>电流检测值，</w:t>
            </w:r>
            <w:r>
              <w:rPr>
                <w:rFonts w:ascii="Calibri" w:hAnsi="Calibri" w:cs="宋体" w:hint="eastAsia"/>
                <w:bCs/>
                <w:color w:val="000000"/>
                <w:kern w:val="0"/>
                <w:sz w:val="21"/>
              </w:rPr>
              <w:t>10</w:t>
            </w:r>
            <w:r>
              <w:rPr>
                <w:rFonts w:ascii="Calibri" w:hAnsi="Calibri" w:cs="宋体" w:hint="eastAsia"/>
                <w:bCs/>
                <w:color w:val="000000"/>
                <w:kern w:val="0"/>
                <w:sz w:val="21"/>
              </w:rPr>
              <w:t>～</w:t>
            </w:r>
            <w:r>
              <w:rPr>
                <w:rFonts w:ascii="Calibri" w:hAnsi="Calibri" w:cs="宋体" w:hint="eastAsia"/>
                <w:bCs/>
                <w:color w:val="000000"/>
                <w:kern w:val="0"/>
                <w:sz w:val="21"/>
              </w:rPr>
              <w:t>150</w:t>
            </w:r>
            <w:r>
              <w:rPr>
                <w:rFonts w:ascii="Calibri" w:hAnsi="Calibri" w:cs="宋体" w:hint="eastAsia"/>
                <w:bCs/>
                <w:color w:val="000000"/>
                <w:kern w:val="0"/>
                <w:sz w:val="21"/>
              </w:rPr>
              <w:t>代表</w:t>
            </w:r>
            <w:r>
              <w:rPr>
                <w:rFonts w:ascii="Calibri" w:hAnsi="Calibri" w:cs="宋体" w:hint="eastAsia"/>
                <w:bCs/>
                <w:color w:val="000000"/>
                <w:kern w:val="0"/>
                <w:sz w:val="21"/>
              </w:rPr>
              <w:t>1.0A</w:t>
            </w:r>
            <w:r>
              <w:rPr>
                <w:rFonts w:ascii="Calibri" w:hAnsi="Calibri" w:cs="宋体" w:hint="eastAsia"/>
                <w:bCs/>
                <w:color w:val="000000"/>
                <w:kern w:val="0"/>
                <w:sz w:val="21"/>
              </w:rPr>
              <w:t>～</w:t>
            </w:r>
            <w:r>
              <w:rPr>
                <w:rFonts w:ascii="Calibri" w:hAnsi="Calibri" w:cs="宋体" w:hint="eastAsia"/>
                <w:bCs/>
                <w:color w:val="000000"/>
                <w:kern w:val="0"/>
                <w:sz w:val="21"/>
              </w:rPr>
              <w:t>15.0A</w:t>
            </w:r>
          </w:p>
        </w:tc>
      </w:tr>
      <w:tr w:rsidR="009D1670" w14:paraId="4FF64579" w14:textId="77777777" w:rsidTr="00D7094A">
        <w:trPr>
          <w:trHeight w:val="369"/>
        </w:trPr>
        <w:tc>
          <w:tcPr>
            <w:tcW w:w="276" w:type="pct"/>
            <w:noWrap/>
          </w:tcPr>
          <w:p w14:paraId="07472EC1" w14:textId="2CA66C9A" w:rsidR="009D1670" w:rsidRPr="003E5938"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0D958BC" w14:textId="77777777" w:rsidR="009D1670" w:rsidRPr="003E5938" w:rsidRDefault="009D1670" w:rsidP="009D1670">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0</w:t>
            </w:r>
            <w:r w:rsidRPr="003E5938">
              <w:rPr>
                <w:rFonts w:ascii="Calibri" w:hAnsi="Calibri" w:cs="宋体"/>
                <w:bCs/>
                <w:color w:val="000000"/>
                <w:kern w:val="0"/>
                <w:sz w:val="21"/>
              </w:rPr>
              <w:t>XB9</w:t>
            </w:r>
          </w:p>
        </w:tc>
        <w:tc>
          <w:tcPr>
            <w:tcW w:w="440" w:type="pct"/>
            <w:noWrap/>
          </w:tcPr>
          <w:p w14:paraId="3D2E0E19" w14:textId="77777777" w:rsidR="009D1670" w:rsidRPr="003E5938" w:rsidRDefault="009D1670" w:rsidP="00EE68E4">
            <w:pPr>
              <w:spacing w:line="240" w:lineRule="auto"/>
              <w:ind w:firstLineChars="0" w:firstLine="0"/>
              <w:jc w:val="center"/>
              <w:rPr>
                <w:rFonts w:ascii="Calibri" w:hAnsi="Calibri" w:cs="宋体"/>
                <w:bCs/>
                <w:color w:val="000000"/>
                <w:kern w:val="0"/>
                <w:sz w:val="21"/>
              </w:rPr>
            </w:pPr>
            <w:r w:rsidRPr="003E5938">
              <w:rPr>
                <w:rFonts w:ascii="Calibri" w:hAnsi="Calibri" w:cs="宋体" w:hint="eastAsia"/>
                <w:bCs/>
                <w:color w:val="000000"/>
                <w:kern w:val="0"/>
                <w:sz w:val="21"/>
              </w:rPr>
              <w:t>2</w:t>
            </w:r>
          </w:p>
        </w:tc>
        <w:tc>
          <w:tcPr>
            <w:tcW w:w="1985" w:type="pct"/>
            <w:noWrap/>
          </w:tcPr>
          <w:p w14:paraId="2ADF9AD8"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收到查询命令后反馈负载电压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p>
        </w:tc>
        <w:tc>
          <w:tcPr>
            <w:tcW w:w="1941" w:type="pct"/>
          </w:tcPr>
          <w:p w14:paraId="5F440810" w14:textId="77777777" w:rsidR="009D1670" w:rsidRPr="003E5938" w:rsidRDefault="009D1670" w:rsidP="00EE68E4">
            <w:pPr>
              <w:spacing w:line="240" w:lineRule="auto"/>
              <w:ind w:firstLineChars="0" w:firstLine="0"/>
              <w:rPr>
                <w:rFonts w:ascii="Calibri" w:hAnsi="Calibri" w:cs="宋体"/>
                <w:bCs/>
                <w:color w:val="000000"/>
                <w:kern w:val="0"/>
                <w:sz w:val="21"/>
              </w:rPr>
            </w:pPr>
            <w:r w:rsidRPr="003E5938">
              <w:rPr>
                <w:rFonts w:ascii="Calibri" w:hAnsi="Calibri" w:cs="宋体" w:hint="eastAsia"/>
                <w:bCs/>
                <w:color w:val="000000"/>
                <w:kern w:val="0"/>
                <w:sz w:val="21"/>
              </w:rPr>
              <w:t>反馈负载电压</w:t>
            </w:r>
            <w:r w:rsidRPr="003E5938">
              <w:rPr>
                <w:rFonts w:ascii="Calibri" w:hAnsi="Calibri" w:cs="宋体" w:hint="eastAsia"/>
                <w:bCs/>
                <w:color w:val="000000"/>
                <w:kern w:val="0"/>
                <w:sz w:val="21"/>
              </w:rPr>
              <w:t>2</w:t>
            </w:r>
            <w:r w:rsidRPr="003E5938">
              <w:rPr>
                <w:rFonts w:ascii="Calibri" w:hAnsi="Calibri" w:cs="宋体" w:hint="eastAsia"/>
                <w:bCs/>
                <w:color w:val="000000"/>
                <w:kern w:val="0"/>
                <w:sz w:val="21"/>
              </w:rPr>
              <w:t>检测值，</w:t>
            </w:r>
            <w:r w:rsidRPr="003E5938">
              <w:rPr>
                <w:rFonts w:ascii="Calibri" w:hAnsi="Calibri" w:cs="宋体" w:hint="eastAsia"/>
                <w:bCs/>
                <w:color w:val="000000"/>
                <w:kern w:val="0"/>
                <w:sz w:val="21"/>
              </w:rPr>
              <w:t>20</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w:t>
            </w:r>
            <w:r w:rsidRPr="003E5938">
              <w:rPr>
                <w:rFonts w:ascii="Calibri" w:hAnsi="Calibri" w:cs="宋体" w:hint="eastAsia"/>
                <w:bCs/>
                <w:color w:val="000000"/>
                <w:kern w:val="0"/>
                <w:sz w:val="21"/>
              </w:rPr>
              <w:t>，代表</w:t>
            </w:r>
            <w:r w:rsidRPr="003E5938">
              <w:rPr>
                <w:rFonts w:ascii="Calibri" w:hAnsi="Calibri" w:cs="宋体" w:hint="eastAsia"/>
                <w:bCs/>
                <w:color w:val="000000"/>
                <w:kern w:val="0"/>
                <w:sz w:val="21"/>
              </w:rPr>
              <w:t>20V</w:t>
            </w:r>
            <w:r w:rsidRPr="003E5938">
              <w:rPr>
                <w:rFonts w:ascii="Calibri" w:hAnsi="Calibri" w:cs="宋体" w:hint="eastAsia"/>
                <w:bCs/>
                <w:color w:val="000000"/>
                <w:kern w:val="0"/>
                <w:sz w:val="21"/>
              </w:rPr>
              <w:t>～</w:t>
            </w:r>
            <w:r w:rsidRPr="003E5938">
              <w:rPr>
                <w:rFonts w:ascii="Calibri" w:hAnsi="Calibri" w:cs="宋体" w:hint="eastAsia"/>
                <w:bCs/>
                <w:color w:val="000000"/>
                <w:kern w:val="0"/>
                <w:sz w:val="21"/>
              </w:rPr>
              <w:t>45V</w:t>
            </w:r>
          </w:p>
        </w:tc>
      </w:tr>
      <w:tr w:rsidR="009D1670" w14:paraId="031A5508" w14:textId="77777777" w:rsidTr="00D7094A">
        <w:trPr>
          <w:trHeight w:val="369"/>
        </w:trPr>
        <w:tc>
          <w:tcPr>
            <w:tcW w:w="276" w:type="pct"/>
            <w:noWrap/>
          </w:tcPr>
          <w:p w14:paraId="35D40FDE" w14:textId="07A10A2B"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3719A7B"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0xB2</w:t>
            </w:r>
          </w:p>
        </w:tc>
        <w:tc>
          <w:tcPr>
            <w:tcW w:w="440" w:type="pct"/>
            <w:noWrap/>
          </w:tcPr>
          <w:p w14:paraId="58402A90"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0ADB3E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路检测温度检测值</w:t>
            </w:r>
          </w:p>
        </w:tc>
        <w:tc>
          <w:tcPr>
            <w:tcW w:w="1941" w:type="pct"/>
          </w:tcPr>
          <w:p w14:paraId="12DB5360"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Pr>
                <w:rFonts w:ascii="Calibri" w:hAnsi="Calibri" w:cs="宋体" w:hint="eastAsia"/>
                <w:bCs/>
                <w:color w:val="000000"/>
                <w:kern w:val="0"/>
                <w:sz w:val="21"/>
              </w:rPr>
              <w:t>3</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451F8518" w14:textId="77777777" w:rsidTr="00D7094A">
        <w:trPr>
          <w:trHeight w:val="369"/>
        </w:trPr>
        <w:tc>
          <w:tcPr>
            <w:tcW w:w="276" w:type="pct"/>
            <w:noWrap/>
          </w:tcPr>
          <w:p w14:paraId="243CCE81" w14:textId="480FCC44"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BCADFFD" w14:textId="77777777" w:rsidR="009D1670" w:rsidRDefault="009D1670" w:rsidP="009D1670">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0xB3</w:t>
            </w:r>
          </w:p>
        </w:tc>
        <w:tc>
          <w:tcPr>
            <w:tcW w:w="440" w:type="pct"/>
            <w:noWrap/>
          </w:tcPr>
          <w:p w14:paraId="40FFD56F"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1ABEC13"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3</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tcPr>
          <w:p w14:paraId="2B8C6C32"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TEC3</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9D1670" w14:paraId="178CED9C" w14:textId="77777777" w:rsidTr="00D7094A">
        <w:trPr>
          <w:trHeight w:val="369"/>
        </w:trPr>
        <w:tc>
          <w:tcPr>
            <w:tcW w:w="276" w:type="pct"/>
            <w:noWrap/>
          </w:tcPr>
          <w:p w14:paraId="6541B5C5" w14:textId="211C32D5" w:rsidR="009D1670" w:rsidRDefault="009D167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4E72E6B" w14:textId="3033626B" w:rsidR="009D1670" w:rsidRPr="00E30AC2" w:rsidRDefault="009D1670" w:rsidP="007C7E61">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23</w:t>
            </w:r>
          </w:p>
        </w:tc>
        <w:tc>
          <w:tcPr>
            <w:tcW w:w="440" w:type="pct"/>
            <w:noWrap/>
          </w:tcPr>
          <w:p w14:paraId="53EC8F45" w14:textId="77777777" w:rsidR="009D1670" w:rsidRDefault="009D1670"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35412016" w14:textId="77777777" w:rsidR="009D1670" w:rsidRDefault="009D1670" w:rsidP="009D1670">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路检测温度检测值</w:t>
            </w:r>
          </w:p>
        </w:tc>
        <w:tc>
          <w:tcPr>
            <w:tcW w:w="1941" w:type="pct"/>
          </w:tcPr>
          <w:p w14:paraId="1E78B38D" w14:textId="77777777" w:rsidR="009D1670" w:rsidRDefault="009D1670"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反馈检测温度</w:t>
            </w:r>
            <w:r w:rsidR="007C7E61">
              <w:rPr>
                <w:rFonts w:ascii="Calibri" w:hAnsi="Calibri" w:cs="宋体" w:hint="eastAsia"/>
                <w:bCs/>
                <w:color w:val="000000"/>
                <w:kern w:val="0"/>
                <w:sz w:val="21"/>
              </w:rPr>
              <w:t>4</w:t>
            </w:r>
            <w:r>
              <w:rPr>
                <w:rFonts w:ascii="Calibri" w:hAnsi="Calibri" w:cs="宋体" w:hint="eastAsia"/>
                <w:bCs/>
                <w:color w:val="000000"/>
                <w:kern w:val="0"/>
                <w:sz w:val="21"/>
              </w:rPr>
              <w:t>（</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7C7E61" w14:paraId="1B7451A5" w14:textId="77777777" w:rsidTr="00D7094A">
        <w:trPr>
          <w:trHeight w:val="369"/>
        </w:trPr>
        <w:tc>
          <w:tcPr>
            <w:tcW w:w="276" w:type="pct"/>
            <w:noWrap/>
          </w:tcPr>
          <w:p w14:paraId="148434CB" w14:textId="51D6DEF5" w:rsidR="007C7E61" w:rsidRDefault="007C7E61"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EEA0F49" w14:textId="12BF912F" w:rsidR="007C7E61" w:rsidRPr="00E30AC2" w:rsidRDefault="007C7E61" w:rsidP="007C7E61">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24</w:t>
            </w:r>
          </w:p>
        </w:tc>
        <w:tc>
          <w:tcPr>
            <w:tcW w:w="440" w:type="pct"/>
            <w:noWrap/>
          </w:tcPr>
          <w:p w14:paraId="64593E8E" w14:textId="77777777" w:rsidR="007C7E61" w:rsidRDefault="007C7E61"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2</w:t>
            </w:r>
          </w:p>
        </w:tc>
        <w:tc>
          <w:tcPr>
            <w:tcW w:w="1985" w:type="pct"/>
            <w:noWrap/>
          </w:tcPr>
          <w:p w14:paraId="4EC1C206"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收到查询命令后反馈第</w:t>
            </w:r>
            <w:r>
              <w:rPr>
                <w:rFonts w:ascii="Calibri" w:hAnsi="Calibri" w:cs="宋体" w:hint="eastAsia"/>
                <w:bCs/>
                <w:color w:val="000000"/>
                <w:kern w:val="0"/>
                <w:sz w:val="21"/>
              </w:rPr>
              <w:t>4</w:t>
            </w:r>
            <w:r>
              <w:rPr>
                <w:rFonts w:ascii="Calibri" w:hAnsi="Calibri" w:cs="宋体" w:hint="eastAsia"/>
                <w:bCs/>
                <w:color w:val="000000"/>
                <w:kern w:val="0"/>
                <w:sz w:val="21"/>
              </w:rPr>
              <w:t>路</w:t>
            </w:r>
            <w:r>
              <w:rPr>
                <w:rFonts w:ascii="Calibri" w:hAnsi="Calibri" w:cs="宋体" w:hint="eastAsia"/>
                <w:bCs/>
                <w:color w:val="000000"/>
                <w:kern w:val="0"/>
                <w:sz w:val="21"/>
              </w:rPr>
              <w:t>TEC</w:t>
            </w:r>
            <w:r>
              <w:rPr>
                <w:rFonts w:ascii="Calibri" w:hAnsi="Calibri" w:cs="宋体" w:hint="eastAsia"/>
                <w:bCs/>
                <w:color w:val="000000"/>
                <w:kern w:val="0"/>
                <w:sz w:val="21"/>
              </w:rPr>
              <w:t>输出量检测值</w:t>
            </w:r>
          </w:p>
        </w:tc>
        <w:tc>
          <w:tcPr>
            <w:tcW w:w="1941" w:type="pct"/>
          </w:tcPr>
          <w:p w14:paraId="7A3D445B" w14:textId="77777777" w:rsidR="007C7E61" w:rsidRDefault="007C7E61"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反馈</w:t>
            </w:r>
            <w:r>
              <w:rPr>
                <w:rFonts w:ascii="Calibri" w:hAnsi="Calibri" w:cs="宋体" w:hint="eastAsia"/>
                <w:bCs/>
                <w:color w:val="000000"/>
                <w:kern w:val="0"/>
                <w:sz w:val="21"/>
              </w:rPr>
              <w:t>TEC4</w:t>
            </w:r>
            <w:r>
              <w:rPr>
                <w:rFonts w:ascii="Calibri" w:hAnsi="Calibri" w:cs="宋体" w:hint="eastAsia"/>
                <w:bCs/>
                <w:color w:val="000000"/>
                <w:kern w:val="0"/>
                <w:sz w:val="21"/>
              </w:rPr>
              <w:t>输出量（</w:t>
            </w:r>
            <w:r>
              <w:rPr>
                <w:rFonts w:ascii="Calibri" w:hAnsi="Calibri" w:cs="宋体" w:hint="eastAsia"/>
                <w:bCs/>
                <w:color w:val="000000"/>
                <w:kern w:val="0"/>
                <w:sz w:val="21"/>
              </w:rPr>
              <w:t>16</w:t>
            </w:r>
            <w:r>
              <w:rPr>
                <w:rFonts w:ascii="Calibri" w:hAnsi="Calibri" w:cs="宋体" w:hint="eastAsia"/>
                <w:bCs/>
                <w:color w:val="000000"/>
                <w:kern w:val="0"/>
                <w:sz w:val="21"/>
              </w:rPr>
              <w:t>位有符号数）</w:t>
            </w:r>
          </w:p>
        </w:tc>
      </w:tr>
      <w:tr w:rsidR="00C40792" w14:paraId="3E10E5F6" w14:textId="77777777" w:rsidTr="00D7094A">
        <w:trPr>
          <w:trHeight w:val="369"/>
        </w:trPr>
        <w:tc>
          <w:tcPr>
            <w:tcW w:w="276" w:type="pct"/>
            <w:noWrap/>
          </w:tcPr>
          <w:p w14:paraId="59A6ADBE" w14:textId="3B344514" w:rsidR="00C40792" w:rsidRDefault="00C40792"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6A6446D6" w14:textId="5CE6C89E" w:rsidR="00C40792" w:rsidRDefault="00C40792"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2618B5">
              <w:rPr>
                <w:rFonts w:ascii="Calibri" w:hAnsi="Calibri" w:cs="宋体" w:hint="eastAsia"/>
                <w:bCs/>
                <w:color w:val="000000"/>
                <w:kern w:val="0"/>
                <w:sz w:val="21"/>
              </w:rPr>
              <w:t>C</w:t>
            </w:r>
          </w:p>
        </w:tc>
        <w:tc>
          <w:tcPr>
            <w:tcW w:w="440" w:type="pct"/>
            <w:noWrap/>
          </w:tcPr>
          <w:p w14:paraId="23FE6067" w14:textId="5F7773C7" w:rsidR="00C40792" w:rsidRDefault="00C40792"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70C50F08" w14:textId="13665FD4" w:rsidR="00C40792" w:rsidRDefault="00C40792"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w:t>
            </w:r>
            <w:r w:rsidRPr="00F26022">
              <w:rPr>
                <w:rFonts w:ascii="Calibri" w:hAnsi="Calibri" w:cs="宋体" w:hint="eastAsia"/>
                <w:bCs/>
                <w:color w:val="000000"/>
                <w:kern w:val="0"/>
                <w:sz w:val="21"/>
              </w:rPr>
              <w:t>当前</w:t>
            </w:r>
            <w:r w:rsidRPr="00F26022">
              <w:rPr>
                <w:rFonts w:ascii="Calibri" w:hAnsi="Calibri" w:cs="宋体" w:hint="eastAsia"/>
                <w:bCs/>
                <w:color w:val="000000"/>
                <w:kern w:val="0"/>
                <w:sz w:val="21"/>
              </w:rPr>
              <w:t>BOOT</w:t>
            </w:r>
            <w:r w:rsidRPr="00F26022">
              <w:rPr>
                <w:rFonts w:ascii="Calibri" w:hAnsi="Calibri" w:cs="宋体" w:hint="eastAsia"/>
                <w:bCs/>
                <w:color w:val="000000"/>
                <w:kern w:val="0"/>
                <w:sz w:val="21"/>
              </w:rPr>
              <w:t>模式</w:t>
            </w:r>
          </w:p>
        </w:tc>
        <w:tc>
          <w:tcPr>
            <w:tcW w:w="1941" w:type="pct"/>
          </w:tcPr>
          <w:p w14:paraId="784A0FCC" w14:textId="77777777" w:rsidR="00C40792" w:rsidRPr="00F2602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00</w:t>
            </w:r>
            <w:r w:rsidRPr="00F26022">
              <w:rPr>
                <w:rFonts w:ascii="Calibri" w:hAnsi="Calibri" w:cs="宋体" w:hint="eastAsia"/>
                <w:bCs/>
                <w:color w:val="000000"/>
                <w:kern w:val="0"/>
                <w:sz w:val="21"/>
              </w:rPr>
              <w:t>：</w:t>
            </w:r>
            <w:proofErr w:type="spellStart"/>
            <w:r w:rsidRPr="00F26022">
              <w:rPr>
                <w:rFonts w:ascii="Calibri" w:hAnsi="Calibri" w:cs="宋体" w:hint="eastAsia"/>
                <w:bCs/>
                <w:color w:val="000000"/>
                <w:kern w:val="0"/>
                <w:sz w:val="21"/>
              </w:rPr>
              <w:t>BootLoader</w:t>
            </w:r>
            <w:proofErr w:type="spellEnd"/>
            <w:r w:rsidRPr="00F26022">
              <w:rPr>
                <w:rFonts w:ascii="Calibri" w:hAnsi="Calibri" w:cs="宋体" w:hint="eastAsia"/>
                <w:bCs/>
                <w:color w:val="000000"/>
                <w:kern w:val="0"/>
                <w:sz w:val="21"/>
              </w:rPr>
              <w:t>对程序进行升级</w:t>
            </w:r>
          </w:p>
          <w:p w14:paraId="52DE87E9" w14:textId="4C4D0B61" w:rsidR="00C40792" w:rsidRDefault="00C40792" w:rsidP="00C40792">
            <w:pPr>
              <w:spacing w:line="240" w:lineRule="auto"/>
              <w:ind w:firstLineChars="0" w:firstLine="0"/>
              <w:rPr>
                <w:rFonts w:ascii="Calibri" w:hAnsi="Calibri" w:cs="宋体"/>
                <w:bCs/>
                <w:color w:val="000000"/>
                <w:kern w:val="0"/>
                <w:sz w:val="21"/>
              </w:rPr>
            </w:pPr>
            <w:r w:rsidRPr="00F26022">
              <w:rPr>
                <w:rFonts w:ascii="Calibri" w:hAnsi="Calibri" w:cs="宋体" w:hint="eastAsia"/>
                <w:bCs/>
                <w:color w:val="000000"/>
                <w:kern w:val="0"/>
                <w:sz w:val="21"/>
              </w:rPr>
              <w:t>01</w:t>
            </w:r>
            <w:r w:rsidRPr="00F26022">
              <w:rPr>
                <w:rFonts w:ascii="Calibri" w:hAnsi="Calibri" w:cs="宋体" w:hint="eastAsia"/>
                <w:bCs/>
                <w:color w:val="000000"/>
                <w:kern w:val="0"/>
                <w:sz w:val="21"/>
              </w:rPr>
              <w:t>：</w:t>
            </w:r>
            <w:r w:rsidRPr="00F26022">
              <w:rPr>
                <w:rFonts w:ascii="Calibri" w:hAnsi="Calibri" w:cs="宋体" w:hint="eastAsia"/>
                <w:bCs/>
                <w:color w:val="000000"/>
                <w:kern w:val="0"/>
                <w:sz w:val="21"/>
              </w:rPr>
              <w:t>app</w:t>
            </w:r>
            <w:r>
              <w:rPr>
                <w:rFonts w:ascii="Calibri" w:hAnsi="Calibri" w:cs="宋体" w:hint="eastAsia"/>
                <w:bCs/>
                <w:color w:val="000000"/>
                <w:kern w:val="0"/>
                <w:sz w:val="21"/>
              </w:rPr>
              <w:t>应用程序</w:t>
            </w:r>
          </w:p>
        </w:tc>
      </w:tr>
      <w:tr w:rsidR="00D7094A" w14:paraId="33DFD0FA" w14:textId="77777777" w:rsidTr="00D7094A">
        <w:trPr>
          <w:trHeight w:val="369"/>
        </w:trPr>
        <w:tc>
          <w:tcPr>
            <w:tcW w:w="276" w:type="pct"/>
            <w:noWrap/>
          </w:tcPr>
          <w:p w14:paraId="17D83B66" w14:textId="77777777" w:rsidR="00D7094A" w:rsidRDefault="00D7094A"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D6B7040" w14:textId="1C49312E" w:rsidR="00D7094A" w:rsidRPr="00E30AC2" w:rsidRDefault="00D7094A" w:rsidP="007C7E61">
            <w:pPr>
              <w:spacing w:line="240" w:lineRule="auto"/>
              <w:ind w:firstLineChars="0" w:firstLine="0"/>
              <w:jc w:val="center"/>
              <w:rPr>
                <w:rFonts w:ascii="Calibri" w:hAnsi="Calibri" w:cs="宋体"/>
                <w:bCs/>
                <w:color w:val="EE0000"/>
                <w:kern w:val="0"/>
                <w:sz w:val="21"/>
              </w:rPr>
            </w:pPr>
            <w:r w:rsidRPr="00E30AC2">
              <w:rPr>
                <w:rFonts w:ascii="Calibri" w:hAnsi="Calibri" w:cs="宋体" w:hint="eastAsia"/>
                <w:bCs/>
                <w:color w:val="EE0000"/>
                <w:kern w:val="0"/>
                <w:sz w:val="21"/>
              </w:rPr>
              <w:t>0x</w:t>
            </w:r>
            <w:r w:rsidR="00E30AC2" w:rsidRPr="00E30AC2">
              <w:rPr>
                <w:rFonts w:ascii="Calibri" w:hAnsi="Calibri" w:cs="宋体" w:hint="eastAsia"/>
                <w:bCs/>
                <w:color w:val="EE0000"/>
                <w:kern w:val="0"/>
                <w:sz w:val="21"/>
              </w:rPr>
              <w:t>25</w:t>
            </w:r>
          </w:p>
        </w:tc>
        <w:tc>
          <w:tcPr>
            <w:tcW w:w="440" w:type="pct"/>
            <w:noWrap/>
          </w:tcPr>
          <w:p w14:paraId="7DBE29ED" w14:textId="2A24CC83" w:rsidR="00D7094A" w:rsidRDefault="00D7094A" w:rsidP="00EE68E4">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1</w:t>
            </w:r>
          </w:p>
        </w:tc>
        <w:tc>
          <w:tcPr>
            <w:tcW w:w="1985" w:type="pct"/>
            <w:noWrap/>
          </w:tcPr>
          <w:p w14:paraId="035B71C5" w14:textId="1409995D" w:rsidR="00D7094A" w:rsidRDefault="00D7094A"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收到查询命令后反馈内触发的脉冲类型</w:t>
            </w:r>
          </w:p>
        </w:tc>
        <w:tc>
          <w:tcPr>
            <w:tcW w:w="1941" w:type="pct"/>
          </w:tcPr>
          <w:p w14:paraId="66285207" w14:textId="69041AA0" w:rsidR="00D7094A" w:rsidRPr="00F26022" w:rsidRDefault="00D7094A" w:rsidP="00C40792">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0x55:</w:t>
            </w:r>
            <w:r>
              <w:rPr>
                <w:rFonts w:ascii="Calibri" w:hAnsi="Calibri" w:cs="宋体" w:hint="eastAsia"/>
                <w:bCs/>
                <w:color w:val="000000"/>
                <w:kern w:val="0"/>
                <w:sz w:val="21"/>
              </w:rPr>
              <w:t>变频；</w:t>
            </w:r>
            <w:r>
              <w:rPr>
                <w:rFonts w:ascii="Calibri" w:hAnsi="Calibri" w:cs="宋体" w:hint="eastAsia"/>
                <w:bCs/>
                <w:color w:val="000000"/>
                <w:kern w:val="0"/>
                <w:sz w:val="21"/>
              </w:rPr>
              <w:t>0xAA</w:t>
            </w:r>
            <w:r>
              <w:rPr>
                <w:rFonts w:ascii="Calibri" w:hAnsi="Calibri" w:cs="宋体" w:hint="eastAsia"/>
                <w:bCs/>
                <w:color w:val="000000"/>
                <w:kern w:val="0"/>
                <w:sz w:val="21"/>
              </w:rPr>
              <w:t>：定频</w:t>
            </w:r>
          </w:p>
        </w:tc>
      </w:tr>
      <w:tr w:rsidR="00113940" w14:paraId="75AAE4B4" w14:textId="77777777" w:rsidTr="00D7094A">
        <w:trPr>
          <w:trHeight w:val="369"/>
        </w:trPr>
        <w:tc>
          <w:tcPr>
            <w:tcW w:w="276" w:type="pct"/>
            <w:noWrap/>
          </w:tcPr>
          <w:p w14:paraId="24107EDD" w14:textId="77777777" w:rsidR="00113940" w:rsidRDefault="00113940" w:rsidP="00370A00">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27DFBC7A" w14:textId="35F805A6" w:rsidR="00113940" w:rsidRDefault="00113940" w:rsidP="007C7E61">
            <w:pPr>
              <w:spacing w:line="240" w:lineRule="auto"/>
              <w:ind w:firstLineChars="0" w:firstLine="0"/>
              <w:jc w:val="center"/>
              <w:rPr>
                <w:rFonts w:ascii="Calibri" w:hAnsi="Calibri" w:cs="宋体"/>
                <w:bCs/>
                <w:color w:val="000000"/>
                <w:kern w:val="0"/>
                <w:sz w:val="21"/>
              </w:rPr>
            </w:pPr>
            <w:r>
              <w:rPr>
                <w:rFonts w:ascii="Calibri" w:hAnsi="Calibri" w:cs="宋体" w:hint="eastAsia"/>
                <w:bCs/>
                <w:color w:val="000000"/>
                <w:kern w:val="0"/>
                <w:sz w:val="21"/>
              </w:rPr>
              <w:t>0xE</w:t>
            </w:r>
            <w:r w:rsidR="00422E0B">
              <w:rPr>
                <w:rFonts w:ascii="Calibri" w:hAnsi="Calibri" w:cs="宋体" w:hint="eastAsia"/>
                <w:bCs/>
                <w:color w:val="000000"/>
                <w:kern w:val="0"/>
                <w:sz w:val="21"/>
              </w:rPr>
              <w:t>D</w:t>
            </w:r>
          </w:p>
        </w:tc>
        <w:tc>
          <w:tcPr>
            <w:tcW w:w="440" w:type="pct"/>
            <w:noWrap/>
          </w:tcPr>
          <w:p w14:paraId="4D4E6624" w14:textId="3B5B15B5" w:rsidR="00113940" w:rsidRPr="004E5AEE" w:rsidRDefault="004E5AEE" w:rsidP="00EE68E4">
            <w:pPr>
              <w:spacing w:line="240" w:lineRule="auto"/>
              <w:ind w:firstLineChars="0" w:firstLine="0"/>
              <w:jc w:val="center"/>
              <w:rPr>
                <w:rFonts w:ascii="Calibri" w:hAnsi="Calibri" w:cs="宋体"/>
                <w:bCs/>
                <w:color w:val="FF0000"/>
                <w:kern w:val="0"/>
                <w:sz w:val="21"/>
              </w:rPr>
            </w:pPr>
            <w:r w:rsidRPr="004E5AEE">
              <w:rPr>
                <w:rFonts w:ascii="Calibri" w:hAnsi="Calibri" w:cs="宋体" w:hint="eastAsia"/>
                <w:bCs/>
                <w:color w:val="FF0000"/>
                <w:kern w:val="0"/>
                <w:sz w:val="21"/>
              </w:rPr>
              <w:t>93</w:t>
            </w:r>
          </w:p>
        </w:tc>
        <w:tc>
          <w:tcPr>
            <w:tcW w:w="1985" w:type="pct"/>
            <w:noWrap/>
          </w:tcPr>
          <w:p w14:paraId="53B15A67" w14:textId="0D3C092A" w:rsidR="00113940" w:rsidRDefault="00113940" w:rsidP="007C7E61">
            <w:pPr>
              <w:spacing w:line="240" w:lineRule="auto"/>
              <w:ind w:firstLineChars="0" w:firstLine="0"/>
              <w:rPr>
                <w:rFonts w:ascii="Calibri" w:hAnsi="Calibri" w:cs="宋体"/>
                <w:bCs/>
                <w:color w:val="000000"/>
                <w:kern w:val="0"/>
                <w:sz w:val="21"/>
              </w:rPr>
            </w:pPr>
            <w:r>
              <w:rPr>
                <w:rFonts w:ascii="Calibri" w:hAnsi="Calibri" w:cs="宋体" w:hint="eastAsia"/>
                <w:bCs/>
                <w:color w:val="000000"/>
                <w:kern w:val="0"/>
                <w:sz w:val="21"/>
              </w:rPr>
              <w:t>收到查询命令后反馈所有设置参数和测量参数</w:t>
            </w:r>
          </w:p>
        </w:tc>
        <w:tc>
          <w:tcPr>
            <w:tcW w:w="1941" w:type="pct"/>
          </w:tcPr>
          <w:p w14:paraId="7B8EA440" w14:textId="77777777" w:rsidR="00113940" w:rsidRDefault="00113940" w:rsidP="00113940">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所有设置参数，</w:t>
            </w:r>
            <w:r>
              <w:rPr>
                <w:rFonts w:ascii="Calibri" w:hAnsi="Calibri" w:cs="宋体" w:hint="eastAsia"/>
                <w:bCs/>
                <w:color w:val="000000"/>
                <w:kern w:val="0"/>
                <w:sz w:val="21"/>
                <w:szCs w:val="16"/>
              </w:rPr>
              <w:t>33</w:t>
            </w:r>
            <w:r>
              <w:rPr>
                <w:rFonts w:ascii="Calibri" w:hAnsi="Calibri" w:cs="宋体" w:hint="eastAsia"/>
                <w:bCs/>
                <w:color w:val="000000"/>
                <w:kern w:val="0"/>
                <w:sz w:val="21"/>
                <w:szCs w:val="16"/>
              </w:rPr>
              <w:t>个参数，每个参数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w:t>
            </w:r>
          </w:p>
          <w:p w14:paraId="2A4025D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79F83C8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脉宽设置值，</w:t>
            </w:r>
            <w:r>
              <w:rPr>
                <w:rFonts w:ascii="Calibri" w:hAnsi="Calibri" w:cs="宋体" w:hint="eastAsia"/>
                <w:bCs/>
                <w:color w:val="000000"/>
                <w:kern w:val="0"/>
                <w:sz w:val="21"/>
                <w:szCs w:val="16"/>
              </w:rPr>
              <w:t>100us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250us </w:t>
            </w:r>
          </w:p>
          <w:p w14:paraId="43364927"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调Ｑ延时设置值，</w:t>
            </w:r>
            <w:r>
              <w:rPr>
                <w:rFonts w:ascii="Calibri" w:hAnsi="Calibri" w:cs="宋体" w:hint="eastAsia"/>
                <w:bCs/>
                <w:color w:val="000000"/>
                <w:kern w:val="0"/>
                <w:sz w:val="21"/>
                <w:szCs w:val="16"/>
              </w:rPr>
              <w:t>50us</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300us </w:t>
            </w:r>
          </w:p>
          <w:p w14:paraId="14A135D0"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079A1B79"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3E1C993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6A2DDB65"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7C468F6C"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写子脉冲个数设置值</w:t>
            </w:r>
          </w:p>
          <w:p w14:paraId="39F92B5B"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设置值</w:t>
            </w:r>
          </w:p>
          <w:p w14:paraId="2701051F"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设置值</w:t>
            </w:r>
          </w:p>
          <w:p w14:paraId="6D2E3F8A"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设置值</w:t>
            </w:r>
          </w:p>
          <w:p w14:paraId="224883B3"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设置值</w:t>
            </w:r>
          </w:p>
          <w:p w14:paraId="52F13987"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5</w:t>
            </w:r>
            <w:r>
              <w:rPr>
                <w:rFonts w:ascii="Calibri" w:hAnsi="Calibri" w:cs="宋体" w:hint="eastAsia"/>
                <w:bCs/>
                <w:color w:val="000000"/>
                <w:kern w:val="0"/>
                <w:sz w:val="21"/>
                <w:szCs w:val="16"/>
              </w:rPr>
              <w:t>设置值</w:t>
            </w:r>
          </w:p>
          <w:p w14:paraId="0B38BF2C"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6</w:t>
            </w:r>
            <w:r>
              <w:rPr>
                <w:rFonts w:ascii="Calibri" w:hAnsi="Calibri" w:cs="宋体" w:hint="eastAsia"/>
                <w:bCs/>
                <w:color w:val="000000"/>
                <w:kern w:val="0"/>
                <w:sz w:val="21"/>
                <w:szCs w:val="16"/>
              </w:rPr>
              <w:t>设置值</w:t>
            </w:r>
          </w:p>
          <w:p w14:paraId="1B0AA745"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7</w:t>
            </w:r>
            <w:r>
              <w:rPr>
                <w:rFonts w:ascii="Calibri" w:hAnsi="Calibri" w:cs="宋体" w:hint="eastAsia"/>
                <w:bCs/>
                <w:color w:val="000000"/>
                <w:kern w:val="0"/>
                <w:sz w:val="21"/>
                <w:szCs w:val="16"/>
              </w:rPr>
              <w:t>设置值</w:t>
            </w:r>
          </w:p>
          <w:p w14:paraId="02BFC2F5"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8</w:t>
            </w:r>
            <w:r>
              <w:rPr>
                <w:rFonts w:ascii="Calibri" w:hAnsi="Calibri" w:cs="宋体" w:hint="eastAsia"/>
                <w:bCs/>
                <w:color w:val="000000"/>
                <w:kern w:val="0"/>
                <w:sz w:val="21"/>
                <w:szCs w:val="16"/>
              </w:rPr>
              <w:t>设置值</w:t>
            </w:r>
          </w:p>
          <w:p w14:paraId="11A6F00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9</w:t>
            </w:r>
            <w:r>
              <w:rPr>
                <w:rFonts w:ascii="Calibri" w:hAnsi="Calibri" w:cs="宋体" w:hint="eastAsia"/>
                <w:bCs/>
                <w:color w:val="000000"/>
                <w:kern w:val="0"/>
                <w:sz w:val="21"/>
                <w:szCs w:val="16"/>
              </w:rPr>
              <w:t>设置值</w:t>
            </w:r>
          </w:p>
          <w:p w14:paraId="4C52C071"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设置值</w:t>
            </w:r>
          </w:p>
          <w:p w14:paraId="1DAD8A9E"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读／写脉冲间隔</w:t>
            </w:r>
            <w:r>
              <w:rPr>
                <w:rFonts w:ascii="Calibri" w:hAnsi="Calibri" w:cs="宋体" w:hint="eastAsia"/>
                <w:bCs/>
                <w:color w:val="000000"/>
                <w:kern w:val="0"/>
                <w:sz w:val="21"/>
                <w:szCs w:val="16"/>
              </w:rPr>
              <w:t>11</w:t>
            </w:r>
            <w:r>
              <w:rPr>
                <w:rFonts w:ascii="Calibri" w:hAnsi="Calibri" w:cs="宋体" w:hint="eastAsia"/>
                <w:bCs/>
                <w:color w:val="000000"/>
                <w:kern w:val="0"/>
                <w:sz w:val="21"/>
                <w:szCs w:val="16"/>
              </w:rPr>
              <w:t>设置值</w:t>
            </w:r>
          </w:p>
          <w:p w14:paraId="25AB8187"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电流设置值，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3F94DF60"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p>
          <w:p w14:paraId="4D4A3CB7"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r>
              <w:rPr>
                <w:rFonts w:ascii="Calibri" w:hAnsi="Calibri" w:cs="宋体" w:hint="eastAsia"/>
                <w:bCs/>
                <w:color w:val="000000"/>
                <w:kern w:val="0"/>
                <w:sz w:val="21"/>
                <w:szCs w:val="16"/>
              </w:rPr>
              <w:t xml:space="preserve"> </w:t>
            </w:r>
          </w:p>
          <w:p w14:paraId="42B60B2C"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温度设置值，</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65.0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 xml:space="preserve"> </w:t>
            </w:r>
          </w:p>
          <w:p w14:paraId="592A8CA5" w14:textId="0B0E67F0"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限压设置值</w:t>
            </w:r>
          </w:p>
          <w:p w14:paraId="6B951B42" w14:textId="77777777" w:rsidR="00113940" w:rsidRDefault="00113940" w:rsidP="00113940">
            <w:pPr>
              <w:spacing w:line="240" w:lineRule="auto"/>
              <w:ind w:firstLineChars="0" w:firstLine="0"/>
              <w:rPr>
                <w:rFonts w:ascii="Calibri" w:hAnsi="Calibri" w:cs="宋体"/>
                <w:bCs/>
                <w:color w:val="000000"/>
                <w:kern w:val="0"/>
                <w:sz w:val="21"/>
                <w:szCs w:val="16"/>
              </w:rPr>
            </w:pPr>
          </w:p>
          <w:p w14:paraId="591EA829" w14:textId="77777777" w:rsidR="00113940" w:rsidRDefault="00113940" w:rsidP="00113940">
            <w:pPr>
              <w:spacing w:line="240" w:lineRule="auto"/>
              <w:ind w:firstLineChars="0" w:firstLine="0"/>
              <w:rPr>
                <w:rFonts w:ascii="Calibri" w:hAnsi="Calibri" w:cs="宋体"/>
                <w:bCs/>
                <w:color w:val="000000"/>
                <w:kern w:val="0"/>
                <w:sz w:val="21"/>
              </w:rPr>
            </w:pPr>
          </w:p>
          <w:p w14:paraId="0D0A3826" w14:textId="77777777" w:rsidR="00113940" w:rsidRDefault="00113940" w:rsidP="00113940">
            <w:pPr>
              <w:spacing w:line="240" w:lineRule="auto"/>
              <w:ind w:firstLineChars="0" w:firstLine="0"/>
              <w:rPr>
                <w:rFonts w:ascii="Calibri" w:hAnsi="Calibri" w:cs="宋体"/>
                <w:bCs/>
                <w:color w:val="000000"/>
                <w:kern w:val="0"/>
                <w:sz w:val="21"/>
                <w:szCs w:val="16"/>
              </w:rPr>
            </w:pPr>
            <w:r>
              <w:rPr>
                <w:rFonts w:ascii="Calibri" w:hAnsi="Calibri" w:cs="宋体" w:hint="eastAsia"/>
                <w:bCs/>
                <w:color w:val="000000"/>
                <w:kern w:val="0"/>
                <w:sz w:val="21"/>
                <w:szCs w:val="16"/>
              </w:rPr>
              <w:t>所有检测参数，</w:t>
            </w:r>
            <w:r>
              <w:rPr>
                <w:rFonts w:ascii="Calibri" w:hAnsi="Calibri" w:cs="宋体" w:hint="eastAsia"/>
                <w:bCs/>
                <w:color w:val="000000"/>
                <w:kern w:val="0"/>
                <w:sz w:val="21"/>
                <w:szCs w:val="16"/>
              </w:rPr>
              <w:t>18</w:t>
            </w:r>
            <w:r>
              <w:rPr>
                <w:rFonts w:ascii="Calibri" w:hAnsi="Calibri" w:cs="宋体" w:hint="eastAsia"/>
                <w:bCs/>
                <w:color w:val="000000"/>
                <w:kern w:val="0"/>
                <w:sz w:val="21"/>
                <w:szCs w:val="16"/>
              </w:rPr>
              <w:t>个参数，除版本号和工作状态以外每个参数</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字节，版本号</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个字节，工作状态</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字节：</w:t>
            </w:r>
          </w:p>
          <w:p w14:paraId="5C18CFB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3EE56504"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LD1</w:t>
            </w:r>
            <w:r>
              <w:rPr>
                <w:rFonts w:ascii="Calibri" w:hAnsi="Calibri" w:cs="宋体" w:hint="eastAsia"/>
                <w:bCs/>
                <w:color w:val="000000"/>
                <w:kern w:val="0"/>
                <w:sz w:val="21"/>
                <w:szCs w:val="16"/>
              </w:rPr>
              <w:t>负载电压检测值，单位（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01611383"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电源温度检测值</w:t>
            </w:r>
          </w:p>
          <w:p w14:paraId="04363FE4"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1</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PD</w:t>
            </w:r>
            <w:r>
              <w:rPr>
                <w:rFonts w:ascii="Calibri" w:hAnsi="Calibri" w:cs="宋体" w:hint="eastAsia"/>
                <w:bCs/>
                <w:color w:val="000000"/>
                <w:kern w:val="0"/>
                <w:sz w:val="21"/>
                <w:szCs w:val="16"/>
              </w:rPr>
              <w:t>）检测值</w:t>
            </w:r>
          </w:p>
          <w:p w14:paraId="303DC341"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外部输入电平</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（温度）检测值</w:t>
            </w:r>
          </w:p>
          <w:p w14:paraId="4C786724"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4219B86A"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第一路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lastRenderedPageBreak/>
              <w:t>位有符号数）</w:t>
            </w:r>
          </w:p>
          <w:p w14:paraId="6FC4A50E"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65FCEF2A"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第二路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36FF97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工作状态，具体定义见下表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22"/>
              <w:gridCol w:w="1408"/>
            </w:tblGrid>
            <w:tr w:rsidR="0093272D" w14:paraId="0A7F0EC1" w14:textId="77777777" w:rsidTr="0097125B">
              <w:trPr>
                <w:trHeight w:val="288"/>
              </w:trPr>
              <w:tc>
                <w:tcPr>
                  <w:tcW w:w="946" w:type="pct"/>
                  <w:noWrap/>
                  <w:hideMark/>
                </w:tcPr>
                <w:p w14:paraId="69C1666C"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位</w:t>
                  </w:r>
                </w:p>
              </w:tc>
              <w:tc>
                <w:tcPr>
                  <w:tcW w:w="2037" w:type="pct"/>
                  <w:noWrap/>
                  <w:hideMark/>
                </w:tcPr>
                <w:p w14:paraId="3B833F89" w14:textId="77777777" w:rsidR="00113940" w:rsidRDefault="00113940" w:rsidP="00113940">
                  <w:pPr>
                    <w:widowControl w:val="0"/>
                    <w:spacing w:line="240" w:lineRule="auto"/>
                    <w:ind w:firstLineChars="0" w:firstLine="0"/>
                    <w:rPr>
                      <w:color w:val="000000"/>
                      <w:sz w:val="18"/>
                    </w:rPr>
                  </w:pPr>
                  <w:r>
                    <w:rPr>
                      <w:rFonts w:hint="eastAsia"/>
                      <w:color w:val="000000"/>
                      <w:sz w:val="18"/>
                    </w:rPr>
                    <w:t>0</w:t>
                  </w:r>
                </w:p>
              </w:tc>
              <w:tc>
                <w:tcPr>
                  <w:tcW w:w="2017" w:type="pct"/>
                  <w:noWrap/>
                  <w:hideMark/>
                </w:tcPr>
                <w:p w14:paraId="35293FBD" w14:textId="77777777" w:rsidR="00113940" w:rsidRDefault="00113940" w:rsidP="00113940">
                  <w:pPr>
                    <w:widowControl w:val="0"/>
                    <w:spacing w:line="240" w:lineRule="auto"/>
                    <w:ind w:firstLineChars="0" w:firstLine="0"/>
                    <w:rPr>
                      <w:color w:val="000000"/>
                      <w:sz w:val="18"/>
                    </w:rPr>
                  </w:pPr>
                  <w:r>
                    <w:rPr>
                      <w:rFonts w:hint="eastAsia"/>
                      <w:color w:val="000000"/>
                      <w:sz w:val="18"/>
                    </w:rPr>
                    <w:t>1</w:t>
                  </w:r>
                </w:p>
              </w:tc>
            </w:tr>
            <w:tr w:rsidR="0093272D" w14:paraId="3F040C82" w14:textId="77777777" w:rsidTr="0097125B">
              <w:trPr>
                <w:trHeight w:val="288"/>
              </w:trPr>
              <w:tc>
                <w:tcPr>
                  <w:tcW w:w="946" w:type="pct"/>
                  <w:noWrap/>
                </w:tcPr>
                <w:p w14:paraId="4765B477" w14:textId="77777777" w:rsidR="00113940" w:rsidRDefault="00113940" w:rsidP="00113940">
                  <w:pPr>
                    <w:widowControl w:val="0"/>
                    <w:spacing w:line="240" w:lineRule="auto"/>
                    <w:ind w:firstLineChars="0" w:firstLine="0"/>
                    <w:rPr>
                      <w:color w:val="000000"/>
                      <w:sz w:val="18"/>
                    </w:rPr>
                  </w:pPr>
                  <w:r>
                    <w:rPr>
                      <w:rFonts w:hint="eastAsia"/>
                      <w:color w:val="000000"/>
                      <w:sz w:val="18"/>
                    </w:rPr>
                    <w:t>BIT23</w:t>
                  </w:r>
                </w:p>
              </w:tc>
              <w:tc>
                <w:tcPr>
                  <w:tcW w:w="2037" w:type="pct"/>
                  <w:noWrap/>
                </w:tcPr>
                <w:p w14:paraId="23C9157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c>
                <w:tcPr>
                  <w:tcW w:w="2017" w:type="pct"/>
                  <w:noWrap/>
                </w:tcPr>
                <w:p w14:paraId="7449671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r>
            <w:tr w:rsidR="0097125B" w14:paraId="3032DA26" w14:textId="77777777" w:rsidTr="0097125B">
              <w:trPr>
                <w:trHeight w:val="288"/>
              </w:trPr>
              <w:tc>
                <w:tcPr>
                  <w:tcW w:w="946" w:type="pct"/>
                  <w:noWrap/>
                </w:tcPr>
                <w:p w14:paraId="1960B185" w14:textId="535DFFBA" w:rsidR="0097125B" w:rsidRDefault="0097125B" w:rsidP="0097125B">
                  <w:pPr>
                    <w:widowControl w:val="0"/>
                    <w:spacing w:line="240" w:lineRule="auto"/>
                    <w:ind w:firstLineChars="0" w:firstLine="0"/>
                    <w:jc w:val="both"/>
                    <w:rPr>
                      <w:color w:val="000000"/>
                      <w:sz w:val="18"/>
                    </w:rPr>
                  </w:pPr>
                  <w:r w:rsidRPr="001E0B3F">
                    <w:rPr>
                      <w:rFonts w:hint="eastAsia"/>
                      <w:color w:val="EE0000"/>
                      <w:sz w:val="18"/>
                    </w:rPr>
                    <w:t>BIT22</w:t>
                  </w:r>
                </w:p>
              </w:tc>
              <w:tc>
                <w:tcPr>
                  <w:tcW w:w="2037" w:type="pct"/>
                  <w:noWrap/>
                </w:tcPr>
                <w:p w14:paraId="2D86EA13" w14:textId="2181C1E5" w:rsidR="0097125B" w:rsidRDefault="0097125B" w:rsidP="0097125B">
                  <w:pPr>
                    <w:widowControl w:val="0"/>
                    <w:spacing w:line="240" w:lineRule="auto"/>
                    <w:ind w:firstLineChars="0" w:firstLine="0"/>
                    <w:jc w:val="both"/>
                    <w:rPr>
                      <w:color w:val="000000"/>
                      <w:sz w:val="18"/>
                    </w:rPr>
                  </w:pPr>
                  <w:r w:rsidRPr="001E0B3F">
                    <w:rPr>
                      <w:rFonts w:hint="eastAsia"/>
                      <w:color w:val="EE0000"/>
                      <w:sz w:val="18"/>
                    </w:rPr>
                    <w:t>内触发变频</w:t>
                  </w:r>
                </w:p>
              </w:tc>
              <w:tc>
                <w:tcPr>
                  <w:tcW w:w="2017" w:type="pct"/>
                  <w:noWrap/>
                </w:tcPr>
                <w:p w14:paraId="2BCE9B91" w14:textId="0FDA072A" w:rsidR="0097125B" w:rsidRDefault="0097125B" w:rsidP="0097125B">
                  <w:pPr>
                    <w:widowControl w:val="0"/>
                    <w:spacing w:line="240" w:lineRule="auto"/>
                    <w:ind w:firstLineChars="0" w:firstLine="0"/>
                    <w:jc w:val="both"/>
                    <w:rPr>
                      <w:color w:val="000000"/>
                      <w:sz w:val="18"/>
                    </w:rPr>
                  </w:pPr>
                  <w:r w:rsidRPr="001E0B3F">
                    <w:rPr>
                      <w:rFonts w:hint="eastAsia"/>
                      <w:color w:val="EE0000"/>
                      <w:sz w:val="18"/>
                    </w:rPr>
                    <w:t>内触发定频</w:t>
                  </w:r>
                </w:p>
              </w:tc>
            </w:tr>
            <w:tr w:rsidR="0093272D" w14:paraId="49610057" w14:textId="77777777" w:rsidTr="0097125B">
              <w:trPr>
                <w:trHeight w:val="288"/>
              </w:trPr>
              <w:tc>
                <w:tcPr>
                  <w:tcW w:w="946" w:type="pct"/>
                  <w:noWrap/>
                </w:tcPr>
                <w:p w14:paraId="29E7C0CB"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BIT21</w:t>
                  </w:r>
                </w:p>
              </w:tc>
              <w:tc>
                <w:tcPr>
                  <w:tcW w:w="2037" w:type="pct"/>
                  <w:noWrap/>
                </w:tcPr>
                <w:p w14:paraId="3ADBEF2F"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水泵关</w:t>
                  </w:r>
                </w:p>
              </w:tc>
              <w:tc>
                <w:tcPr>
                  <w:tcW w:w="2017" w:type="pct"/>
                  <w:noWrap/>
                </w:tcPr>
                <w:p w14:paraId="2273A3D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水泵开</w:t>
                  </w:r>
                </w:p>
              </w:tc>
            </w:tr>
            <w:tr w:rsidR="0093272D" w14:paraId="5D8B05B6" w14:textId="77777777" w:rsidTr="0097125B">
              <w:trPr>
                <w:trHeight w:val="288"/>
              </w:trPr>
              <w:tc>
                <w:tcPr>
                  <w:tcW w:w="946" w:type="pct"/>
                  <w:noWrap/>
                </w:tcPr>
                <w:p w14:paraId="2956DAE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BIT20</w:t>
                  </w:r>
                </w:p>
              </w:tc>
              <w:tc>
                <w:tcPr>
                  <w:tcW w:w="2037" w:type="pct"/>
                  <w:noWrap/>
                </w:tcPr>
                <w:p w14:paraId="0418ACD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水泵风扇关</w:t>
                  </w:r>
                </w:p>
              </w:tc>
              <w:tc>
                <w:tcPr>
                  <w:tcW w:w="2017" w:type="pct"/>
                  <w:noWrap/>
                </w:tcPr>
                <w:p w14:paraId="41AB23D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水泵风扇开</w:t>
                  </w:r>
                </w:p>
              </w:tc>
            </w:tr>
            <w:tr w:rsidR="0093272D" w14:paraId="1C460287" w14:textId="77777777" w:rsidTr="0097125B">
              <w:trPr>
                <w:trHeight w:val="288"/>
              </w:trPr>
              <w:tc>
                <w:tcPr>
                  <w:tcW w:w="946" w:type="pct"/>
                  <w:noWrap/>
                </w:tcPr>
                <w:p w14:paraId="3966F4B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BIT19</w:t>
                  </w:r>
                </w:p>
              </w:tc>
              <w:tc>
                <w:tcPr>
                  <w:tcW w:w="2037" w:type="pct"/>
                  <w:noWrap/>
                </w:tcPr>
                <w:p w14:paraId="3DC6723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电流关</w:t>
                  </w:r>
                </w:p>
              </w:tc>
              <w:tc>
                <w:tcPr>
                  <w:tcW w:w="2017" w:type="pct"/>
                  <w:noWrap/>
                </w:tcPr>
                <w:p w14:paraId="01184CC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电流开</w:t>
                  </w:r>
                </w:p>
              </w:tc>
            </w:tr>
            <w:tr w:rsidR="0093272D" w14:paraId="538460F0" w14:textId="77777777" w:rsidTr="0097125B">
              <w:trPr>
                <w:trHeight w:val="288"/>
              </w:trPr>
              <w:tc>
                <w:tcPr>
                  <w:tcW w:w="946" w:type="pct"/>
                  <w:noWrap/>
                </w:tcPr>
                <w:p w14:paraId="44DBAA2B"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BIT18</w:t>
                  </w:r>
                </w:p>
              </w:tc>
              <w:tc>
                <w:tcPr>
                  <w:tcW w:w="2037" w:type="pct"/>
                  <w:noWrap/>
                </w:tcPr>
                <w:p w14:paraId="3A1C10A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关</w:t>
                  </w:r>
                </w:p>
              </w:tc>
              <w:tc>
                <w:tcPr>
                  <w:tcW w:w="2017" w:type="pct"/>
                  <w:noWrap/>
                </w:tcPr>
                <w:p w14:paraId="61B7640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TEC4</w:t>
                  </w:r>
                  <w:r>
                    <w:rPr>
                      <w:rFonts w:hint="eastAsia"/>
                      <w:color w:val="000000"/>
                      <w:sz w:val="18"/>
                    </w:rPr>
                    <w:t>开</w:t>
                  </w:r>
                </w:p>
              </w:tc>
            </w:tr>
            <w:tr w:rsidR="0093272D" w14:paraId="748CFDE1" w14:textId="77777777" w:rsidTr="0097125B">
              <w:trPr>
                <w:trHeight w:val="288"/>
              </w:trPr>
              <w:tc>
                <w:tcPr>
                  <w:tcW w:w="946" w:type="pct"/>
                  <w:noWrap/>
                </w:tcPr>
                <w:p w14:paraId="1887CA9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BIT17</w:t>
                  </w:r>
                </w:p>
              </w:tc>
              <w:tc>
                <w:tcPr>
                  <w:tcW w:w="2037" w:type="pct"/>
                  <w:noWrap/>
                </w:tcPr>
                <w:p w14:paraId="2C735F1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关</w:t>
                  </w:r>
                </w:p>
              </w:tc>
              <w:tc>
                <w:tcPr>
                  <w:tcW w:w="2017" w:type="pct"/>
                  <w:noWrap/>
                </w:tcPr>
                <w:p w14:paraId="6114C31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TEC3</w:t>
                  </w:r>
                  <w:r>
                    <w:rPr>
                      <w:rFonts w:hint="eastAsia"/>
                      <w:color w:val="000000"/>
                      <w:sz w:val="18"/>
                    </w:rPr>
                    <w:t>开</w:t>
                  </w:r>
                </w:p>
              </w:tc>
            </w:tr>
            <w:tr w:rsidR="0093272D" w14:paraId="5B1432C2" w14:textId="77777777" w:rsidTr="0097125B">
              <w:trPr>
                <w:trHeight w:val="288"/>
              </w:trPr>
              <w:tc>
                <w:tcPr>
                  <w:tcW w:w="946" w:type="pct"/>
                  <w:noWrap/>
                </w:tcPr>
                <w:p w14:paraId="5FF4873D" w14:textId="77777777" w:rsidR="00113940" w:rsidRDefault="00113940" w:rsidP="00113940">
                  <w:pPr>
                    <w:widowControl w:val="0"/>
                    <w:spacing w:line="240" w:lineRule="auto"/>
                    <w:ind w:firstLineChars="0" w:firstLine="0"/>
                    <w:rPr>
                      <w:color w:val="000000"/>
                      <w:sz w:val="18"/>
                    </w:rPr>
                  </w:pPr>
                  <w:r>
                    <w:rPr>
                      <w:rFonts w:hint="eastAsia"/>
                      <w:color w:val="000000"/>
                      <w:sz w:val="18"/>
                    </w:rPr>
                    <w:t>BIT16</w:t>
                  </w:r>
                </w:p>
              </w:tc>
              <w:tc>
                <w:tcPr>
                  <w:tcW w:w="2037" w:type="pct"/>
                  <w:noWrap/>
                </w:tcPr>
                <w:p w14:paraId="42F51B9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驱动未过流</w:t>
                  </w:r>
                </w:p>
              </w:tc>
              <w:tc>
                <w:tcPr>
                  <w:tcW w:w="2017" w:type="pct"/>
                  <w:noWrap/>
                </w:tcPr>
                <w:p w14:paraId="502FF69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驱动过流</w:t>
                  </w:r>
                </w:p>
              </w:tc>
            </w:tr>
            <w:tr w:rsidR="0093272D" w14:paraId="362B0FB4" w14:textId="77777777" w:rsidTr="0097125B">
              <w:trPr>
                <w:trHeight w:val="288"/>
              </w:trPr>
              <w:tc>
                <w:tcPr>
                  <w:tcW w:w="946" w:type="pct"/>
                  <w:noWrap/>
                  <w:hideMark/>
                </w:tcPr>
                <w:p w14:paraId="30EC1AE3" w14:textId="77777777" w:rsidR="00113940" w:rsidRDefault="00113940" w:rsidP="00113940">
                  <w:pPr>
                    <w:widowControl w:val="0"/>
                    <w:spacing w:line="240" w:lineRule="auto"/>
                    <w:ind w:firstLineChars="0" w:firstLine="0"/>
                    <w:rPr>
                      <w:color w:val="000000"/>
                      <w:sz w:val="18"/>
                    </w:rPr>
                  </w:pPr>
                  <w:r>
                    <w:rPr>
                      <w:rFonts w:hint="eastAsia"/>
                      <w:color w:val="000000"/>
                      <w:sz w:val="18"/>
                    </w:rPr>
                    <w:t>BIT15</w:t>
                  </w:r>
                </w:p>
              </w:tc>
              <w:tc>
                <w:tcPr>
                  <w:tcW w:w="2037" w:type="pct"/>
                  <w:noWrap/>
                  <w:hideMark/>
                </w:tcPr>
                <w:p w14:paraId="6CD04B3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驱动未欠流</w:t>
                  </w:r>
                </w:p>
              </w:tc>
              <w:tc>
                <w:tcPr>
                  <w:tcW w:w="2017" w:type="pct"/>
                  <w:noWrap/>
                  <w:hideMark/>
                </w:tcPr>
                <w:p w14:paraId="0DE21AC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LD2</w:t>
                  </w:r>
                  <w:r>
                    <w:rPr>
                      <w:rFonts w:hint="eastAsia"/>
                      <w:color w:val="000000"/>
                      <w:sz w:val="18"/>
                    </w:rPr>
                    <w:t>驱动欠流</w:t>
                  </w:r>
                </w:p>
              </w:tc>
            </w:tr>
            <w:tr w:rsidR="0093272D" w14:paraId="49AEE419" w14:textId="77777777" w:rsidTr="0097125B">
              <w:trPr>
                <w:trHeight w:val="288"/>
              </w:trPr>
              <w:tc>
                <w:tcPr>
                  <w:tcW w:w="946" w:type="pct"/>
                  <w:noWrap/>
                  <w:hideMark/>
                </w:tcPr>
                <w:p w14:paraId="2D062F1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BIT14</w:t>
                  </w:r>
                </w:p>
              </w:tc>
              <w:tc>
                <w:tcPr>
                  <w:tcW w:w="2037" w:type="pct"/>
                  <w:noWrap/>
                  <w:hideMark/>
                </w:tcPr>
                <w:p w14:paraId="6148DF1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正常</w:t>
                  </w:r>
                </w:p>
              </w:tc>
              <w:tc>
                <w:tcPr>
                  <w:tcW w:w="2017" w:type="pct"/>
                  <w:noWrap/>
                  <w:hideMark/>
                </w:tcPr>
                <w:p w14:paraId="43A26FFC"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4</w:t>
                  </w:r>
                  <w:r>
                    <w:rPr>
                      <w:rFonts w:hint="eastAsia"/>
                      <w:color w:val="000000"/>
                      <w:sz w:val="18"/>
                    </w:rPr>
                    <w:t>异常</w:t>
                  </w:r>
                </w:p>
              </w:tc>
            </w:tr>
            <w:tr w:rsidR="0093272D" w14:paraId="71B46C01" w14:textId="77777777" w:rsidTr="0097125B">
              <w:trPr>
                <w:trHeight w:val="288"/>
              </w:trPr>
              <w:tc>
                <w:tcPr>
                  <w:tcW w:w="946" w:type="pct"/>
                  <w:noWrap/>
                  <w:hideMark/>
                </w:tcPr>
                <w:p w14:paraId="55716CD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BIT13</w:t>
                  </w:r>
                </w:p>
              </w:tc>
              <w:tc>
                <w:tcPr>
                  <w:tcW w:w="2037" w:type="pct"/>
                  <w:noWrap/>
                  <w:hideMark/>
                </w:tcPr>
                <w:p w14:paraId="7B698B8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正常</w:t>
                  </w:r>
                </w:p>
              </w:tc>
              <w:tc>
                <w:tcPr>
                  <w:tcW w:w="2017" w:type="pct"/>
                  <w:noWrap/>
                  <w:hideMark/>
                </w:tcPr>
                <w:p w14:paraId="1B1AE44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3</w:t>
                  </w:r>
                  <w:r>
                    <w:rPr>
                      <w:rFonts w:hint="eastAsia"/>
                      <w:color w:val="000000"/>
                      <w:sz w:val="18"/>
                    </w:rPr>
                    <w:t>异常</w:t>
                  </w:r>
                </w:p>
              </w:tc>
            </w:tr>
            <w:tr w:rsidR="0093272D" w14:paraId="305817C6" w14:textId="77777777" w:rsidTr="0097125B">
              <w:trPr>
                <w:trHeight w:val="288"/>
              </w:trPr>
              <w:tc>
                <w:tcPr>
                  <w:tcW w:w="946" w:type="pct"/>
                  <w:noWrap/>
                  <w:hideMark/>
                </w:tcPr>
                <w:p w14:paraId="31A0580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BIT12</w:t>
                  </w:r>
                </w:p>
              </w:tc>
              <w:tc>
                <w:tcPr>
                  <w:tcW w:w="2037" w:type="pct"/>
                  <w:noWrap/>
                  <w:hideMark/>
                </w:tcPr>
                <w:p w14:paraId="6F5CD8BB"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内触发</w:t>
                  </w:r>
                </w:p>
              </w:tc>
              <w:tc>
                <w:tcPr>
                  <w:tcW w:w="2017" w:type="pct"/>
                  <w:noWrap/>
                  <w:hideMark/>
                </w:tcPr>
                <w:p w14:paraId="57F36AE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外触发</w:t>
                  </w:r>
                </w:p>
              </w:tc>
            </w:tr>
            <w:tr w:rsidR="0093272D" w14:paraId="17CBF331" w14:textId="77777777" w:rsidTr="0097125B">
              <w:trPr>
                <w:trHeight w:val="288"/>
              </w:trPr>
              <w:tc>
                <w:tcPr>
                  <w:tcW w:w="946" w:type="pct"/>
                  <w:noWrap/>
                  <w:hideMark/>
                </w:tcPr>
                <w:p w14:paraId="3E94DF3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BIT11</w:t>
                  </w:r>
                </w:p>
              </w:tc>
              <w:tc>
                <w:tcPr>
                  <w:tcW w:w="2037" w:type="pct"/>
                  <w:noWrap/>
                  <w:hideMark/>
                </w:tcPr>
                <w:p w14:paraId="704359F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电流关</w:t>
                  </w:r>
                </w:p>
              </w:tc>
              <w:tc>
                <w:tcPr>
                  <w:tcW w:w="2017" w:type="pct"/>
                  <w:noWrap/>
                  <w:hideMark/>
                </w:tcPr>
                <w:p w14:paraId="62DEC8D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电流开</w:t>
                  </w:r>
                </w:p>
              </w:tc>
            </w:tr>
            <w:tr w:rsidR="0093272D" w14:paraId="34BA392F" w14:textId="77777777" w:rsidTr="0097125B">
              <w:trPr>
                <w:trHeight w:val="288"/>
              </w:trPr>
              <w:tc>
                <w:tcPr>
                  <w:tcW w:w="946" w:type="pct"/>
                  <w:noWrap/>
                  <w:hideMark/>
                </w:tcPr>
                <w:p w14:paraId="063D67C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BIT10</w:t>
                  </w:r>
                </w:p>
              </w:tc>
              <w:tc>
                <w:tcPr>
                  <w:tcW w:w="2037" w:type="pct"/>
                  <w:noWrap/>
                  <w:hideMark/>
                </w:tcPr>
                <w:p w14:paraId="7CC33A5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关</w:t>
                  </w:r>
                </w:p>
              </w:tc>
              <w:tc>
                <w:tcPr>
                  <w:tcW w:w="2017" w:type="pct"/>
                  <w:noWrap/>
                  <w:hideMark/>
                </w:tcPr>
                <w:p w14:paraId="68A2483D"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调</w:t>
                  </w:r>
                  <w:r>
                    <w:rPr>
                      <w:rFonts w:hint="eastAsia"/>
                      <w:color w:val="000000"/>
                      <w:sz w:val="18"/>
                    </w:rPr>
                    <w:t>Q</w:t>
                  </w:r>
                  <w:r>
                    <w:rPr>
                      <w:rFonts w:hint="eastAsia"/>
                      <w:color w:val="000000"/>
                      <w:sz w:val="18"/>
                    </w:rPr>
                    <w:t>开</w:t>
                  </w:r>
                </w:p>
              </w:tc>
            </w:tr>
            <w:tr w:rsidR="0093272D" w14:paraId="726EB328" w14:textId="77777777" w:rsidTr="0097125B">
              <w:trPr>
                <w:trHeight w:val="288"/>
              </w:trPr>
              <w:tc>
                <w:tcPr>
                  <w:tcW w:w="946" w:type="pct"/>
                  <w:noWrap/>
                  <w:hideMark/>
                </w:tcPr>
                <w:p w14:paraId="67307E9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BIT9</w:t>
                  </w:r>
                </w:p>
              </w:tc>
              <w:tc>
                <w:tcPr>
                  <w:tcW w:w="2037" w:type="pct"/>
                  <w:noWrap/>
                  <w:hideMark/>
                </w:tcPr>
                <w:p w14:paraId="4A7446E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TEC2</w:t>
                  </w:r>
                  <w:r>
                    <w:rPr>
                      <w:rFonts w:hint="eastAsia"/>
                      <w:color w:val="000000"/>
                      <w:sz w:val="18"/>
                    </w:rPr>
                    <w:t>关</w:t>
                  </w:r>
                </w:p>
              </w:tc>
              <w:tc>
                <w:tcPr>
                  <w:tcW w:w="2017" w:type="pct"/>
                  <w:noWrap/>
                  <w:hideMark/>
                </w:tcPr>
                <w:p w14:paraId="69D02D82"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93272D" w14:paraId="169F4A74" w14:textId="77777777" w:rsidTr="0097125B">
              <w:trPr>
                <w:trHeight w:val="288"/>
              </w:trPr>
              <w:tc>
                <w:tcPr>
                  <w:tcW w:w="946" w:type="pct"/>
                  <w:noWrap/>
                  <w:hideMark/>
                </w:tcPr>
                <w:p w14:paraId="1BDC0B0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BIT8</w:t>
                  </w:r>
                </w:p>
              </w:tc>
              <w:tc>
                <w:tcPr>
                  <w:tcW w:w="2037" w:type="pct"/>
                  <w:noWrap/>
                  <w:hideMark/>
                </w:tcPr>
                <w:p w14:paraId="63A0E5EF"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关</w:t>
                  </w:r>
                </w:p>
              </w:tc>
              <w:tc>
                <w:tcPr>
                  <w:tcW w:w="2017" w:type="pct"/>
                  <w:noWrap/>
                  <w:hideMark/>
                </w:tcPr>
                <w:p w14:paraId="2EA1F777"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TEC1</w:t>
                  </w:r>
                  <w:r>
                    <w:rPr>
                      <w:rFonts w:hint="eastAsia"/>
                      <w:color w:val="000000"/>
                      <w:sz w:val="18"/>
                    </w:rPr>
                    <w:t>开</w:t>
                  </w:r>
                </w:p>
              </w:tc>
            </w:tr>
            <w:tr w:rsidR="0093272D" w14:paraId="4A46FF9F" w14:textId="77777777" w:rsidTr="0097125B">
              <w:trPr>
                <w:trHeight w:val="288"/>
              </w:trPr>
              <w:tc>
                <w:tcPr>
                  <w:tcW w:w="946" w:type="pct"/>
                  <w:noWrap/>
                  <w:hideMark/>
                </w:tcPr>
                <w:p w14:paraId="77F7FCC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BIT7</w:t>
                  </w:r>
                </w:p>
              </w:tc>
              <w:tc>
                <w:tcPr>
                  <w:tcW w:w="2037" w:type="pct"/>
                  <w:noWrap/>
                  <w:hideMark/>
                </w:tcPr>
                <w:p w14:paraId="7FA9912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c>
                <w:tcPr>
                  <w:tcW w:w="2017" w:type="pct"/>
                  <w:noWrap/>
                  <w:hideMark/>
                </w:tcPr>
                <w:p w14:paraId="27322876"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备用</w:t>
                  </w:r>
                </w:p>
              </w:tc>
            </w:tr>
            <w:tr w:rsidR="0093272D" w14:paraId="5DF1F556" w14:textId="77777777" w:rsidTr="0097125B">
              <w:trPr>
                <w:trHeight w:val="288"/>
              </w:trPr>
              <w:tc>
                <w:tcPr>
                  <w:tcW w:w="946" w:type="pct"/>
                  <w:noWrap/>
                  <w:hideMark/>
                </w:tcPr>
                <w:p w14:paraId="20C95EEA"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BIT6</w:t>
                  </w:r>
                </w:p>
              </w:tc>
              <w:tc>
                <w:tcPr>
                  <w:tcW w:w="2037" w:type="pct"/>
                  <w:noWrap/>
                  <w:hideMark/>
                </w:tcPr>
                <w:p w14:paraId="684AFCEA"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正常</w:t>
                  </w:r>
                </w:p>
              </w:tc>
              <w:tc>
                <w:tcPr>
                  <w:tcW w:w="2017" w:type="pct"/>
                  <w:noWrap/>
                  <w:hideMark/>
                </w:tcPr>
                <w:p w14:paraId="1FD588E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2</w:t>
                  </w:r>
                  <w:r>
                    <w:rPr>
                      <w:rFonts w:hint="eastAsia"/>
                      <w:color w:val="000000"/>
                      <w:sz w:val="18"/>
                    </w:rPr>
                    <w:t>异常</w:t>
                  </w:r>
                </w:p>
              </w:tc>
            </w:tr>
            <w:tr w:rsidR="0093272D" w14:paraId="2205545B" w14:textId="77777777" w:rsidTr="0097125B">
              <w:trPr>
                <w:trHeight w:val="288"/>
              </w:trPr>
              <w:tc>
                <w:tcPr>
                  <w:tcW w:w="946" w:type="pct"/>
                  <w:noWrap/>
                  <w:hideMark/>
                </w:tcPr>
                <w:p w14:paraId="265DC1E8"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BIT5</w:t>
                  </w:r>
                </w:p>
              </w:tc>
              <w:tc>
                <w:tcPr>
                  <w:tcW w:w="2037" w:type="pct"/>
                  <w:noWrap/>
                  <w:hideMark/>
                </w:tcPr>
                <w:p w14:paraId="75E496B4"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正常</w:t>
                  </w:r>
                </w:p>
              </w:tc>
              <w:tc>
                <w:tcPr>
                  <w:tcW w:w="2017" w:type="pct"/>
                  <w:noWrap/>
                  <w:hideMark/>
                </w:tcPr>
                <w:p w14:paraId="5D7664C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热敏电阻</w:t>
                  </w:r>
                  <w:r>
                    <w:rPr>
                      <w:rFonts w:hint="eastAsia"/>
                      <w:color w:val="000000"/>
                      <w:sz w:val="18"/>
                    </w:rPr>
                    <w:t>1</w:t>
                  </w:r>
                  <w:r>
                    <w:rPr>
                      <w:rFonts w:hint="eastAsia"/>
                      <w:color w:val="000000"/>
                      <w:sz w:val="18"/>
                    </w:rPr>
                    <w:t>异常</w:t>
                  </w:r>
                </w:p>
              </w:tc>
            </w:tr>
            <w:tr w:rsidR="0093272D" w14:paraId="48E8B335" w14:textId="77777777" w:rsidTr="0097125B">
              <w:trPr>
                <w:trHeight w:val="288"/>
              </w:trPr>
              <w:tc>
                <w:tcPr>
                  <w:tcW w:w="946" w:type="pct"/>
                  <w:noWrap/>
                  <w:hideMark/>
                </w:tcPr>
                <w:p w14:paraId="4181D8A9"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BIT4</w:t>
                  </w:r>
                </w:p>
              </w:tc>
              <w:tc>
                <w:tcPr>
                  <w:tcW w:w="2037" w:type="pct"/>
                  <w:noWrap/>
                  <w:hideMark/>
                </w:tcPr>
                <w:p w14:paraId="2D61AEAD"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参数存储无错误</w:t>
                  </w:r>
                </w:p>
              </w:tc>
              <w:tc>
                <w:tcPr>
                  <w:tcW w:w="2017" w:type="pct"/>
                  <w:noWrap/>
                  <w:hideMark/>
                </w:tcPr>
                <w:p w14:paraId="1776F02D"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参数存储错误</w:t>
                  </w:r>
                </w:p>
              </w:tc>
            </w:tr>
            <w:tr w:rsidR="0093272D" w14:paraId="2CFF7E91" w14:textId="77777777" w:rsidTr="0097125B">
              <w:trPr>
                <w:trHeight w:val="288"/>
              </w:trPr>
              <w:tc>
                <w:tcPr>
                  <w:tcW w:w="946" w:type="pct"/>
                  <w:noWrap/>
                  <w:hideMark/>
                </w:tcPr>
                <w:p w14:paraId="222FCF5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BIT3</w:t>
                  </w:r>
                </w:p>
              </w:tc>
              <w:tc>
                <w:tcPr>
                  <w:tcW w:w="2037" w:type="pct"/>
                  <w:noWrap/>
                  <w:hideMark/>
                </w:tcPr>
                <w:p w14:paraId="1F31592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驱动未过流</w:t>
                  </w:r>
                </w:p>
              </w:tc>
              <w:tc>
                <w:tcPr>
                  <w:tcW w:w="2017" w:type="pct"/>
                  <w:noWrap/>
                  <w:hideMark/>
                </w:tcPr>
                <w:p w14:paraId="4336EBC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驱动过流</w:t>
                  </w:r>
                </w:p>
              </w:tc>
            </w:tr>
            <w:tr w:rsidR="0093272D" w14:paraId="746DD338" w14:textId="77777777" w:rsidTr="0097125B">
              <w:trPr>
                <w:trHeight w:val="288"/>
              </w:trPr>
              <w:tc>
                <w:tcPr>
                  <w:tcW w:w="946" w:type="pct"/>
                  <w:noWrap/>
                  <w:hideMark/>
                </w:tcPr>
                <w:p w14:paraId="60A75BA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BIT2</w:t>
                  </w:r>
                </w:p>
              </w:tc>
              <w:tc>
                <w:tcPr>
                  <w:tcW w:w="2037" w:type="pct"/>
                  <w:noWrap/>
                  <w:hideMark/>
                </w:tcPr>
                <w:p w14:paraId="0F7369B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驱动未欠流</w:t>
                  </w:r>
                </w:p>
              </w:tc>
              <w:tc>
                <w:tcPr>
                  <w:tcW w:w="2017" w:type="pct"/>
                  <w:noWrap/>
                  <w:hideMark/>
                </w:tcPr>
                <w:p w14:paraId="59AA46E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LD</w:t>
                  </w:r>
                  <w:r>
                    <w:rPr>
                      <w:rFonts w:hint="eastAsia"/>
                      <w:color w:val="000000"/>
                      <w:sz w:val="18"/>
                    </w:rPr>
                    <w:t>驱动欠流</w:t>
                  </w:r>
                </w:p>
              </w:tc>
            </w:tr>
            <w:tr w:rsidR="0093272D" w14:paraId="15114BDD" w14:textId="77777777" w:rsidTr="0097125B">
              <w:trPr>
                <w:trHeight w:val="288"/>
              </w:trPr>
              <w:tc>
                <w:tcPr>
                  <w:tcW w:w="946" w:type="pct"/>
                  <w:noWrap/>
                  <w:hideMark/>
                </w:tcPr>
                <w:p w14:paraId="344CEF0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BIT1</w:t>
                  </w:r>
                </w:p>
              </w:tc>
              <w:tc>
                <w:tcPr>
                  <w:tcW w:w="2037" w:type="pct"/>
                  <w:noWrap/>
                  <w:hideMark/>
                </w:tcPr>
                <w:p w14:paraId="06799CF5"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电路无故障</w:t>
                  </w:r>
                </w:p>
              </w:tc>
              <w:tc>
                <w:tcPr>
                  <w:tcW w:w="2017" w:type="pct"/>
                  <w:noWrap/>
                  <w:hideMark/>
                </w:tcPr>
                <w:p w14:paraId="02872133"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电路故障</w:t>
                  </w:r>
                </w:p>
              </w:tc>
            </w:tr>
            <w:tr w:rsidR="0093272D" w14:paraId="1B1874EF" w14:textId="77777777" w:rsidTr="0097125B">
              <w:trPr>
                <w:trHeight w:val="288"/>
              </w:trPr>
              <w:tc>
                <w:tcPr>
                  <w:tcW w:w="946" w:type="pct"/>
                  <w:noWrap/>
                  <w:hideMark/>
                </w:tcPr>
                <w:p w14:paraId="539828D0"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BIT0</w:t>
                  </w:r>
                </w:p>
              </w:tc>
              <w:tc>
                <w:tcPr>
                  <w:tcW w:w="2037" w:type="pct"/>
                  <w:noWrap/>
                  <w:hideMark/>
                </w:tcPr>
                <w:p w14:paraId="0F62A801"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电源未过热</w:t>
                  </w:r>
                </w:p>
              </w:tc>
              <w:tc>
                <w:tcPr>
                  <w:tcW w:w="2017" w:type="pct"/>
                  <w:noWrap/>
                  <w:hideMark/>
                </w:tcPr>
                <w:p w14:paraId="56D3EC2E" w14:textId="77777777" w:rsidR="00113940" w:rsidRDefault="00113940" w:rsidP="00113940">
                  <w:pPr>
                    <w:widowControl w:val="0"/>
                    <w:spacing w:line="240" w:lineRule="auto"/>
                    <w:ind w:firstLineChars="0" w:firstLine="0"/>
                    <w:jc w:val="both"/>
                    <w:rPr>
                      <w:color w:val="000000"/>
                      <w:sz w:val="18"/>
                    </w:rPr>
                  </w:pPr>
                  <w:r>
                    <w:rPr>
                      <w:rFonts w:hint="eastAsia"/>
                      <w:color w:val="000000"/>
                      <w:sz w:val="18"/>
                    </w:rPr>
                    <w:t>电源过热</w:t>
                  </w:r>
                </w:p>
              </w:tc>
            </w:tr>
          </w:tbl>
          <w:p w14:paraId="144AAE99" w14:textId="77777777" w:rsidR="00113940" w:rsidRDefault="00113940" w:rsidP="00113940">
            <w:pPr>
              <w:spacing w:line="240" w:lineRule="auto"/>
              <w:ind w:firstLineChars="0" w:firstLine="0"/>
              <w:rPr>
                <w:rFonts w:ascii="Calibri" w:hAnsi="Calibri" w:cs="宋体"/>
                <w:bCs/>
                <w:color w:val="000000"/>
                <w:kern w:val="0"/>
                <w:sz w:val="21"/>
                <w:szCs w:val="16"/>
              </w:rPr>
            </w:pPr>
          </w:p>
          <w:p w14:paraId="1018D8C9" w14:textId="77777777" w:rsidR="00113940" w:rsidRDefault="00113940" w:rsidP="00113940">
            <w:pPr>
              <w:spacing w:line="240" w:lineRule="auto"/>
              <w:ind w:firstLineChars="0" w:firstLine="0"/>
              <w:rPr>
                <w:rFonts w:ascii="Calibri" w:hAnsi="Calibri" w:cs="宋体"/>
                <w:bCs/>
                <w:color w:val="000000"/>
                <w:kern w:val="0"/>
                <w:sz w:val="21"/>
                <w:szCs w:val="16"/>
              </w:rPr>
            </w:pPr>
          </w:p>
          <w:p w14:paraId="2441492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版本号（</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字节），</w:t>
            </w:r>
            <w:r>
              <w:rPr>
                <w:rFonts w:ascii="Calibri" w:hAnsi="Calibri" w:cs="宋体" w:hint="eastAsia"/>
                <w:bCs/>
                <w:color w:val="000000"/>
                <w:kern w:val="0"/>
                <w:sz w:val="21"/>
                <w:szCs w:val="16"/>
              </w:rPr>
              <w:t>VA.B.C.D</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B</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C</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D</w:t>
            </w:r>
            <w:r>
              <w:rPr>
                <w:rFonts w:ascii="Calibri" w:hAnsi="Calibri" w:cs="宋体" w:hint="eastAsia"/>
                <w:bCs/>
                <w:color w:val="000000"/>
                <w:kern w:val="0"/>
                <w:sz w:val="21"/>
                <w:szCs w:val="16"/>
              </w:rPr>
              <w:t>各占一字节</w:t>
            </w:r>
          </w:p>
          <w:p w14:paraId="779FFE2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LD2</w:t>
            </w:r>
            <w:r>
              <w:rPr>
                <w:rFonts w:ascii="Calibri" w:hAnsi="Calibri" w:cs="宋体" w:hint="eastAsia"/>
                <w:bCs/>
                <w:color w:val="000000"/>
                <w:kern w:val="0"/>
                <w:sz w:val="21"/>
                <w:szCs w:val="16"/>
              </w:rPr>
              <w:t>电流检测值，</w:t>
            </w:r>
            <w:r>
              <w:rPr>
                <w:rFonts w:ascii="Calibri" w:hAnsi="Calibri" w:cs="宋体" w:hint="eastAsia"/>
                <w:bCs/>
                <w:color w:val="000000"/>
                <w:kern w:val="0"/>
                <w:sz w:val="21"/>
                <w:szCs w:val="16"/>
              </w:rPr>
              <w:t>10</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w:t>
            </w:r>
            <w:r>
              <w:rPr>
                <w:rFonts w:ascii="Calibri" w:hAnsi="Calibri" w:cs="宋体" w:hint="eastAsia"/>
                <w:bCs/>
                <w:color w:val="000000"/>
                <w:kern w:val="0"/>
                <w:sz w:val="21"/>
                <w:szCs w:val="16"/>
              </w:rPr>
              <w:t>代表</w:t>
            </w:r>
            <w:r>
              <w:rPr>
                <w:rFonts w:ascii="Calibri" w:hAnsi="Calibri" w:cs="宋体" w:hint="eastAsia"/>
                <w:bCs/>
                <w:color w:val="000000"/>
                <w:kern w:val="0"/>
                <w:sz w:val="21"/>
                <w:szCs w:val="16"/>
              </w:rPr>
              <w:t>1.0A</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15.0A</w:t>
            </w:r>
          </w:p>
          <w:p w14:paraId="4FE55B8E"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负载电压</w:t>
            </w:r>
            <w:r>
              <w:rPr>
                <w:rFonts w:ascii="Calibri" w:hAnsi="Calibri" w:cs="宋体" w:hint="eastAsia"/>
                <w:bCs/>
                <w:color w:val="000000"/>
                <w:kern w:val="0"/>
                <w:sz w:val="21"/>
                <w:szCs w:val="16"/>
              </w:rPr>
              <w:t>2</w:t>
            </w:r>
            <w:r>
              <w:rPr>
                <w:rFonts w:ascii="Calibri" w:hAnsi="Calibri" w:cs="宋体" w:hint="eastAsia"/>
                <w:bCs/>
                <w:color w:val="000000"/>
                <w:kern w:val="0"/>
                <w:sz w:val="21"/>
                <w:szCs w:val="16"/>
              </w:rPr>
              <w:t>检测值，单位（</w:t>
            </w:r>
            <w:r>
              <w:rPr>
                <w:rFonts w:ascii="Calibri" w:hAnsi="Calibri" w:cs="宋体" w:hint="eastAsia"/>
                <w:bCs/>
                <w:color w:val="000000"/>
                <w:kern w:val="0"/>
                <w:sz w:val="21"/>
                <w:szCs w:val="16"/>
              </w:rPr>
              <w:t>V</w:t>
            </w:r>
            <w:r>
              <w:rPr>
                <w:rFonts w:ascii="Calibri" w:hAnsi="Calibri" w:cs="宋体" w:hint="eastAsia"/>
                <w:bCs/>
                <w:color w:val="000000"/>
                <w:kern w:val="0"/>
                <w:sz w:val="21"/>
                <w:szCs w:val="16"/>
              </w:rPr>
              <w:t>）</w:t>
            </w:r>
          </w:p>
          <w:p w14:paraId="2CF64482"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7EAEF49B"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lastRenderedPageBreak/>
              <w:t>第</w:t>
            </w:r>
            <w:r>
              <w:rPr>
                <w:rFonts w:ascii="Calibri" w:hAnsi="Calibri" w:cs="宋体" w:hint="eastAsia"/>
                <w:bCs/>
                <w:color w:val="000000"/>
                <w:kern w:val="0"/>
                <w:sz w:val="21"/>
                <w:szCs w:val="16"/>
              </w:rPr>
              <w:t>3</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 xml:space="preserve"> </w:t>
            </w:r>
            <w:r>
              <w:rPr>
                <w:rFonts w:ascii="Calibri" w:hAnsi="Calibri" w:cs="宋体" w:hint="eastAsia"/>
                <w:bCs/>
                <w:color w:val="000000"/>
                <w:kern w:val="0"/>
                <w:sz w:val="21"/>
                <w:szCs w:val="16"/>
              </w:rPr>
              <w:t>，（</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18EAE628"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检测温度检测值，（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r>
              <w:rPr>
                <w:rFonts w:ascii="Calibri" w:hAnsi="Calibri" w:cs="宋体" w:hint="eastAsia"/>
                <w:bCs/>
                <w:color w:val="000000"/>
                <w:kern w:val="0"/>
                <w:sz w:val="21"/>
                <w:szCs w:val="16"/>
              </w:rPr>
              <w:t xml:space="preserve"> </w:t>
            </w:r>
          </w:p>
          <w:p w14:paraId="068C4C26" w14:textId="77777777" w:rsidR="00113940" w:rsidRDefault="00113940" w:rsidP="008222A6">
            <w:pPr>
              <w:numPr>
                <w:ilvl w:val="0"/>
                <w:numId w:val="29"/>
              </w:numPr>
              <w:spacing w:line="240" w:lineRule="auto"/>
              <w:ind w:firstLineChars="0"/>
              <w:rPr>
                <w:rFonts w:ascii="Calibri" w:hAnsi="Calibri" w:cs="宋体"/>
                <w:bCs/>
                <w:color w:val="000000"/>
                <w:kern w:val="0"/>
                <w:sz w:val="21"/>
                <w:szCs w:val="16"/>
              </w:rPr>
            </w:pPr>
            <w:r>
              <w:rPr>
                <w:rFonts w:ascii="Calibri" w:hAnsi="Calibri" w:cs="宋体" w:hint="eastAsia"/>
                <w:bCs/>
                <w:color w:val="000000"/>
                <w:kern w:val="0"/>
                <w:sz w:val="21"/>
                <w:szCs w:val="16"/>
              </w:rPr>
              <w:t>第</w:t>
            </w:r>
            <w:r>
              <w:rPr>
                <w:rFonts w:ascii="Calibri" w:hAnsi="Calibri" w:cs="宋体" w:hint="eastAsia"/>
                <w:bCs/>
                <w:color w:val="000000"/>
                <w:kern w:val="0"/>
                <w:sz w:val="21"/>
                <w:szCs w:val="16"/>
              </w:rPr>
              <w:t>4</w:t>
            </w:r>
            <w:r>
              <w:rPr>
                <w:rFonts w:ascii="Calibri" w:hAnsi="Calibri" w:cs="宋体" w:hint="eastAsia"/>
                <w:bCs/>
                <w:color w:val="000000"/>
                <w:kern w:val="0"/>
                <w:sz w:val="21"/>
                <w:szCs w:val="16"/>
              </w:rPr>
              <w:t>路</w:t>
            </w:r>
            <w:r>
              <w:rPr>
                <w:rFonts w:ascii="Calibri" w:hAnsi="Calibri" w:cs="宋体" w:hint="eastAsia"/>
                <w:bCs/>
                <w:color w:val="000000"/>
                <w:kern w:val="0"/>
                <w:sz w:val="21"/>
                <w:szCs w:val="16"/>
              </w:rPr>
              <w:t>TEC</w:t>
            </w:r>
            <w:r>
              <w:rPr>
                <w:rFonts w:ascii="Calibri" w:hAnsi="Calibri" w:cs="宋体" w:hint="eastAsia"/>
                <w:bCs/>
                <w:color w:val="000000"/>
                <w:kern w:val="0"/>
                <w:sz w:val="21"/>
                <w:szCs w:val="16"/>
              </w:rPr>
              <w:t>输出量检测值，（</w:t>
            </w:r>
            <w:r>
              <w:rPr>
                <w:rFonts w:ascii="Calibri" w:hAnsi="Calibri" w:cs="宋体" w:hint="eastAsia"/>
                <w:bCs/>
                <w:color w:val="000000"/>
                <w:kern w:val="0"/>
                <w:sz w:val="21"/>
                <w:szCs w:val="16"/>
              </w:rPr>
              <w:t>16</w:t>
            </w:r>
            <w:r>
              <w:rPr>
                <w:rFonts w:ascii="Calibri" w:hAnsi="Calibri" w:cs="宋体" w:hint="eastAsia"/>
                <w:bCs/>
                <w:color w:val="000000"/>
                <w:kern w:val="0"/>
                <w:sz w:val="21"/>
                <w:szCs w:val="16"/>
              </w:rPr>
              <w:t>位有符号数）</w:t>
            </w:r>
          </w:p>
          <w:p w14:paraId="394424C9" w14:textId="4F520972" w:rsidR="00113940" w:rsidRPr="008222A6" w:rsidRDefault="00113940" w:rsidP="008222A6">
            <w:pPr>
              <w:numPr>
                <w:ilvl w:val="0"/>
                <w:numId w:val="29"/>
              </w:numPr>
              <w:spacing w:line="240" w:lineRule="auto"/>
              <w:ind w:firstLineChars="0"/>
              <w:rPr>
                <w:rFonts w:ascii="Calibri" w:hAnsi="Calibri" w:cs="宋体"/>
                <w:bCs/>
                <w:color w:val="000000"/>
                <w:kern w:val="0"/>
                <w:sz w:val="21"/>
              </w:rPr>
            </w:pPr>
            <w:r>
              <w:rPr>
                <w:rFonts w:ascii="Calibri" w:hAnsi="Calibri" w:cs="宋体" w:hint="eastAsia"/>
                <w:bCs/>
                <w:color w:val="000000"/>
                <w:kern w:val="0"/>
                <w:sz w:val="21"/>
                <w:szCs w:val="16"/>
              </w:rPr>
              <w:t>水泵冷却液温度</w:t>
            </w:r>
          </w:p>
          <w:p w14:paraId="60DCD540" w14:textId="77777777" w:rsidR="008222A6" w:rsidRPr="00ED5C8E" w:rsidRDefault="008222A6" w:rsidP="008222A6">
            <w:pPr>
              <w:numPr>
                <w:ilvl w:val="0"/>
                <w:numId w:val="29"/>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水泵电机目标转速（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12EDD504" w14:textId="77777777" w:rsidR="008222A6" w:rsidRPr="00ED5C8E" w:rsidRDefault="008222A6" w:rsidP="008222A6">
            <w:pPr>
              <w:numPr>
                <w:ilvl w:val="0"/>
                <w:numId w:val="29"/>
              </w:numPr>
              <w:spacing w:line="240" w:lineRule="auto"/>
              <w:ind w:firstLineChars="0"/>
              <w:rPr>
                <w:rFonts w:ascii="Calibri" w:hAnsi="Calibri" w:cs="宋体"/>
                <w:bCs/>
                <w:color w:val="EE0000"/>
                <w:kern w:val="0"/>
                <w:sz w:val="21"/>
                <w:szCs w:val="16"/>
              </w:rPr>
            </w:pPr>
            <w:r w:rsidRPr="00ED5C8E">
              <w:rPr>
                <w:rFonts w:ascii="Calibri" w:hAnsi="Calibri" w:cs="宋体" w:hint="eastAsia"/>
                <w:bCs/>
                <w:color w:val="EE0000"/>
                <w:kern w:val="0"/>
                <w:sz w:val="21"/>
                <w:szCs w:val="16"/>
              </w:rPr>
              <w:t>水泵电机实际转速（</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位无符号数）</w:t>
            </w:r>
          </w:p>
          <w:p w14:paraId="329D8AA6" w14:textId="4911A8FC" w:rsidR="008222A6" w:rsidRDefault="008222A6" w:rsidP="008222A6">
            <w:pPr>
              <w:numPr>
                <w:ilvl w:val="0"/>
                <w:numId w:val="29"/>
              </w:numPr>
              <w:spacing w:line="240" w:lineRule="auto"/>
              <w:ind w:firstLineChars="0"/>
              <w:rPr>
                <w:rFonts w:ascii="Calibri" w:hAnsi="Calibri" w:cs="宋体"/>
                <w:bCs/>
                <w:color w:val="000000"/>
                <w:kern w:val="0"/>
                <w:sz w:val="21"/>
              </w:rPr>
            </w:pPr>
            <w:r w:rsidRPr="00ED5C8E">
              <w:rPr>
                <w:rFonts w:ascii="Calibri" w:hAnsi="Calibri" w:cs="宋体" w:hint="eastAsia"/>
                <w:bCs/>
                <w:color w:val="EE0000"/>
                <w:kern w:val="0"/>
                <w:sz w:val="21"/>
                <w:szCs w:val="16"/>
              </w:rPr>
              <w:t>水泵控制器状态故障码（</w:t>
            </w:r>
            <w:r w:rsidRPr="00ED5C8E">
              <w:rPr>
                <w:rFonts w:ascii="Calibri" w:hAnsi="Calibri" w:cs="宋体"/>
                <w:bCs/>
                <w:color w:val="EE0000"/>
                <w:kern w:val="0"/>
                <w:sz w:val="21"/>
                <w:szCs w:val="16"/>
              </w:rPr>
              <w:t>16</w:t>
            </w:r>
            <w:r w:rsidRPr="00ED5C8E">
              <w:rPr>
                <w:rFonts w:ascii="Calibri" w:hAnsi="Calibri" w:cs="宋体" w:hint="eastAsia"/>
                <w:bCs/>
                <w:color w:val="EE0000"/>
                <w:kern w:val="0"/>
                <w:sz w:val="21"/>
                <w:szCs w:val="16"/>
              </w:rPr>
              <w:t>位）</w:t>
            </w:r>
          </w:p>
          <w:p w14:paraId="55E60DC3" w14:textId="37B322EF" w:rsidR="00113940" w:rsidRDefault="00113940" w:rsidP="00113940">
            <w:pPr>
              <w:spacing w:line="240" w:lineRule="auto"/>
              <w:ind w:firstLineChars="0" w:firstLine="0"/>
              <w:rPr>
                <w:rFonts w:ascii="Calibri" w:hAnsi="Calibri" w:cs="宋体"/>
                <w:bCs/>
                <w:color w:val="000000"/>
                <w:kern w:val="0"/>
                <w:sz w:val="21"/>
              </w:rPr>
            </w:pPr>
          </w:p>
        </w:tc>
      </w:tr>
      <w:tr w:rsidR="00210A81" w14:paraId="64468B97" w14:textId="77777777" w:rsidTr="00D7094A">
        <w:trPr>
          <w:trHeight w:val="369"/>
        </w:trPr>
        <w:tc>
          <w:tcPr>
            <w:tcW w:w="276" w:type="pct"/>
            <w:noWrap/>
          </w:tcPr>
          <w:p w14:paraId="3FF8F36A" w14:textId="77777777" w:rsidR="00210A81" w:rsidRDefault="00210A81" w:rsidP="00210A81">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4C9EF8A2" w14:textId="37FCDB5A" w:rsidR="00210A81" w:rsidRPr="00706AFE" w:rsidRDefault="00210A81" w:rsidP="00210A81">
            <w:pPr>
              <w:spacing w:line="240" w:lineRule="auto"/>
              <w:ind w:firstLineChars="0" w:firstLine="0"/>
              <w:jc w:val="center"/>
              <w:rPr>
                <w:rFonts w:ascii="Calibri" w:hAnsi="Calibri" w:cs="宋体"/>
                <w:bCs/>
                <w:color w:val="EE0000"/>
                <w:kern w:val="0"/>
                <w:sz w:val="21"/>
              </w:rPr>
            </w:pPr>
            <w:r w:rsidRPr="00706AFE">
              <w:rPr>
                <w:rFonts w:ascii="Calibri" w:hAnsi="Calibri" w:cs="宋体" w:hint="eastAsia"/>
                <w:bCs/>
                <w:color w:val="EE0000"/>
                <w:kern w:val="0"/>
                <w:sz w:val="21"/>
              </w:rPr>
              <w:t>0xEE</w:t>
            </w:r>
          </w:p>
        </w:tc>
        <w:tc>
          <w:tcPr>
            <w:tcW w:w="440" w:type="pct"/>
            <w:noWrap/>
          </w:tcPr>
          <w:p w14:paraId="09B53180" w14:textId="60F8F51E" w:rsidR="00210A81" w:rsidRPr="00706AFE" w:rsidRDefault="00210A81" w:rsidP="00210A81">
            <w:pPr>
              <w:spacing w:line="240" w:lineRule="auto"/>
              <w:ind w:firstLineChars="0" w:firstLine="0"/>
              <w:jc w:val="center"/>
              <w:rPr>
                <w:rFonts w:ascii="Calibri" w:hAnsi="Calibri" w:cs="宋体"/>
                <w:bCs/>
                <w:color w:val="EE0000"/>
                <w:kern w:val="0"/>
                <w:sz w:val="21"/>
              </w:rPr>
            </w:pPr>
            <w:r w:rsidRPr="00706AFE">
              <w:rPr>
                <w:rFonts w:ascii="Calibri" w:hAnsi="Calibri" w:cs="宋体" w:hint="eastAsia"/>
                <w:bCs/>
                <w:color w:val="EE0000"/>
                <w:kern w:val="0"/>
                <w:sz w:val="21"/>
              </w:rPr>
              <w:t>2</w:t>
            </w:r>
          </w:p>
        </w:tc>
        <w:tc>
          <w:tcPr>
            <w:tcW w:w="1985" w:type="pct"/>
            <w:noWrap/>
          </w:tcPr>
          <w:p w14:paraId="0738BC64" w14:textId="243B4713" w:rsidR="00210A81" w:rsidRPr="00706AFE" w:rsidRDefault="00210A81" w:rsidP="00210A81">
            <w:pPr>
              <w:spacing w:line="240" w:lineRule="auto"/>
              <w:ind w:firstLineChars="0" w:firstLine="0"/>
              <w:rPr>
                <w:rFonts w:ascii="Calibri" w:hAnsi="Calibri" w:cs="宋体"/>
                <w:bCs/>
                <w:color w:val="EE0000"/>
                <w:kern w:val="0"/>
                <w:sz w:val="21"/>
              </w:rPr>
            </w:pPr>
            <w:r w:rsidRPr="00706AFE">
              <w:rPr>
                <w:rFonts w:ascii="Calibri" w:hAnsi="Calibri" w:cs="宋体" w:hint="eastAsia"/>
                <w:bCs/>
                <w:color w:val="EE0000"/>
                <w:kern w:val="0"/>
                <w:sz w:val="21"/>
              </w:rPr>
              <w:t>收到查询命令后反馈</w:t>
            </w:r>
            <w:r w:rsidRPr="00706AFE">
              <w:rPr>
                <w:rFonts w:ascii="Calibri" w:hAnsi="Calibri" w:cs="宋体"/>
                <w:bCs/>
                <w:color w:val="EE0000"/>
                <w:kern w:val="0"/>
                <w:sz w:val="21"/>
              </w:rPr>
              <w:t>水泵</w:t>
            </w:r>
            <w:r w:rsidRPr="00706AFE">
              <w:rPr>
                <w:rFonts w:ascii="Calibri" w:hAnsi="Calibri" w:cs="宋体" w:hint="eastAsia"/>
                <w:bCs/>
                <w:color w:val="EE0000"/>
                <w:kern w:val="0"/>
                <w:sz w:val="21"/>
              </w:rPr>
              <w:t>的设置</w:t>
            </w:r>
            <w:r w:rsidRPr="00706AFE">
              <w:rPr>
                <w:rFonts w:ascii="Calibri" w:hAnsi="Calibri" w:cs="宋体"/>
                <w:bCs/>
                <w:color w:val="EE0000"/>
                <w:kern w:val="0"/>
                <w:sz w:val="21"/>
              </w:rPr>
              <w:t>转速</w:t>
            </w:r>
          </w:p>
        </w:tc>
        <w:tc>
          <w:tcPr>
            <w:tcW w:w="1941" w:type="pct"/>
          </w:tcPr>
          <w:p w14:paraId="26A00758" w14:textId="4C065356" w:rsidR="00210A81" w:rsidRPr="00706AFE" w:rsidRDefault="00210A81" w:rsidP="00210A81">
            <w:pPr>
              <w:spacing w:line="240" w:lineRule="auto"/>
              <w:ind w:firstLineChars="0" w:firstLine="0"/>
              <w:rPr>
                <w:rFonts w:ascii="Calibri" w:hAnsi="Calibri" w:cs="宋体"/>
                <w:bCs/>
                <w:color w:val="EE0000"/>
                <w:kern w:val="0"/>
                <w:sz w:val="21"/>
                <w:szCs w:val="16"/>
              </w:rPr>
            </w:pPr>
            <w:r w:rsidRPr="00706AFE">
              <w:rPr>
                <w:rFonts w:ascii="Calibri" w:hAnsi="Calibri" w:cs="宋体"/>
                <w:bCs/>
                <w:color w:val="EE0000"/>
                <w:kern w:val="0"/>
                <w:sz w:val="21"/>
              </w:rPr>
              <w:t>水泵</w:t>
            </w:r>
            <w:r w:rsidRPr="00706AFE">
              <w:rPr>
                <w:rFonts w:ascii="Calibri" w:hAnsi="Calibri" w:cs="宋体" w:hint="eastAsia"/>
                <w:bCs/>
                <w:color w:val="EE0000"/>
                <w:kern w:val="0"/>
                <w:sz w:val="21"/>
              </w:rPr>
              <w:t>的设置</w:t>
            </w:r>
            <w:r w:rsidRPr="00706AFE">
              <w:rPr>
                <w:rFonts w:ascii="Calibri" w:hAnsi="Calibri" w:cs="宋体"/>
                <w:bCs/>
                <w:color w:val="EE0000"/>
                <w:kern w:val="0"/>
                <w:sz w:val="21"/>
              </w:rPr>
              <w:t>转速</w:t>
            </w:r>
          </w:p>
        </w:tc>
      </w:tr>
      <w:tr w:rsidR="001E3EDC" w14:paraId="07E520DA" w14:textId="77777777" w:rsidTr="00D7094A">
        <w:trPr>
          <w:trHeight w:val="369"/>
        </w:trPr>
        <w:tc>
          <w:tcPr>
            <w:tcW w:w="276" w:type="pct"/>
            <w:noWrap/>
          </w:tcPr>
          <w:p w14:paraId="5847B6BC" w14:textId="77777777" w:rsidR="001E3EDC" w:rsidRDefault="001E3EDC" w:rsidP="001E3EDC">
            <w:pPr>
              <w:numPr>
                <w:ilvl w:val="0"/>
                <w:numId w:val="28"/>
              </w:numPr>
              <w:spacing w:line="240" w:lineRule="auto"/>
              <w:ind w:firstLineChars="0"/>
              <w:jc w:val="center"/>
              <w:rPr>
                <w:rFonts w:ascii="Calibri" w:hAnsi="Calibri" w:cs="宋体"/>
                <w:bCs/>
                <w:color w:val="000000"/>
                <w:kern w:val="0"/>
                <w:sz w:val="21"/>
                <w:szCs w:val="28"/>
              </w:rPr>
            </w:pPr>
          </w:p>
        </w:tc>
        <w:tc>
          <w:tcPr>
            <w:tcW w:w="358" w:type="pct"/>
            <w:noWrap/>
          </w:tcPr>
          <w:p w14:paraId="523A1CF1" w14:textId="4CCE4202" w:rsidR="001E3EDC" w:rsidRPr="00706AFE" w:rsidRDefault="001E3EDC" w:rsidP="001E3EDC">
            <w:pPr>
              <w:spacing w:line="240" w:lineRule="auto"/>
              <w:ind w:firstLineChars="0" w:firstLine="0"/>
              <w:jc w:val="center"/>
              <w:rPr>
                <w:rFonts w:ascii="Calibri" w:hAnsi="Calibri" w:cs="宋体"/>
                <w:bCs/>
                <w:color w:val="EE0000"/>
                <w:kern w:val="0"/>
                <w:sz w:val="21"/>
              </w:rPr>
            </w:pPr>
            <w:r w:rsidRPr="00706AFE">
              <w:rPr>
                <w:rFonts w:ascii="Calibri" w:hAnsi="Calibri" w:cs="宋体" w:hint="eastAsia"/>
                <w:bCs/>
                <w:color w:val="EE0000"/>
                <w:kern w:val="0"/>
                <w:sz w:val="21"/>
              </w:rPr>
              <w:t>0xEF</w:t>
            </w:r>
          </w:p>
        </w:tc>
        <w:tc>
          <w:tcPr>
            <w:tcW w:w="440" w:type="pct"/>
            <w:noWrap/>
          </w:tcPr>
          <w:p w14:paraId="1A7530CE" w14:textId="4C72AE49" w:rsidR="001E3EDC" w:rsidRPr="00706AFE" w:rsidRDefault="001E3EDC" w:rsidP="001E3EDC">
            <w:pPr>
              <w:spacing w:line="240" w:lineRule="auto"/>
              <w:ind w:firstLineChars="0" w:firstLine="0"/>
              <w:jc w:val="center"/>
              <w:rPr>
                <w:rFonts w:ascii="Calibri" w:hAnsi="Calibri" w:cs="宋体"/>
                <w:bCs/>
                <w:color w:val="EE0000"/>
                <w:kern w:val="0"/>
                <w:sz w:val="21"/>
              </w:rPr>
            </w:pPr>
            <w:r w:rsidRPr="00706AFE">
              <w:rPr>
                <w:rFonts w:ascii="Calibri" w:hAnsi="Calibri" w:cs="宋体" w:hint="eastAsia"/>
                <w:bCs/>
                <w:color w:val="EE0000"/>
                <w:kern w:val="0"/>
                <w:sz w:val="21"/>
              </w:rPr>
              <w:t>1</w:t>
            </w:r>
          </w:p>
        </w:tc>
        <w:tc>
          <w:tcPr>
            <w:tcW w:w="1985" w:type="pct"/>
            <w:noWrap/>
          </w:tcPr>
          <w:p w14:paraId="1CDE0DDA" w14:textId="294862FA" w:rsidR="001E3EDC" w:rsidRPr="00706AFE" w:rsidRDefault="001E3EDC" w:rsidP="001E3EDC">
            <w:pPr>
              <w:spacing w:line="240" w:lineRule="auto"/>
              <w:ind w:firstLineChars="0" w:firstLine="0"/>
              <w:rPr>
                <w:rFonts w:ascii="Calibri" w:hAnsi="Calibri" w:cs="宋体"/>
                <w:bCs/>
                <w:color w:val="EE0000"/>
                <w:kern w:val="0"/>
                <w:sz w:val="21"/>
              </w:rPr>
            </w:pPr>
            <w:r w:rsidRPr="00706AFE">
              <w:rPr>
                <w:rFonts w:ascii="Calibri" w:hAnsi="Calibri" w:cs="宋体" w:hint="eastAsia"/>
                <w:bCs/>
                <w:color w:val="EE0000"/>
                <w:kern w:val="0"/>
                <w:sz w:val="21"/>
              </w:rPr>
              <w:t>反馈参数保存状态</w:t>
            </w:r>
          </w:p>
        </w:tc>
        <w:tc>
          <w:tcPr>
            <w:tcW w:w="1941" w:type="pct"/>
          </w:tcPr>
          <w:p w14:paraId="22C54058" w14:textId="77777777" w:rsidR="001E3EDC" w:rsidRPr="00706AFE" w:rsidRDefault="00123BED" w:rsidP="001E3EDC">
            <w:pPr>
              <w:spacing w:line="240" w:lineRule="auto"/>
              <w:ind w:firstLineChars="0" w:firstLine="0"/>
              <w:rPr>
                <w:rFonts w:ascii="Calibri" w:hAnsi="Calibri" w:cs="宋体"/>
                <w:bCs/>
                <w:color w:val="EE0000"/>
                <w:kern w:val="0"/>
                <w:sz w:val="21"/>
                <w:szCs w:val="16"/>
              </w:rPr>
            </w:pPr>
            <w:r w:rsidRPr="00706AFE">
              <w:rPr>
                <w:rFonts w:ascii="Calibri" w:hAnsi="Calibri" w:cs="宋体" w:hint="eastAsia"/>
                <w:bCs/>
                <w:color w:val="EE0000"/>
                <w:kern w:val="0"/>
                <w:sz w:val="21"/>
                <w:szCs w:val="16"/>
              </w:rPr>
              <w:t>00</w:t>
            </w:r>
            <w:r w:rsidRPr="00706AFE">
              <w:rPr>
                <w:rFonts w:ascii="Calibri" w:hAnsi="Calibri" w:cs="宋体" w:hint="eastAsia"/>
                <w:bCs/>
                <w:color w:val="EE0000"/>
                <w:kern w:val="0"/>
                <w:sz w:val="21"/>
                <w:szCs w:val="16"/>
              </w:rPr>
              <w:t>：成功</w:t>
            </w:r>
          </w:p>
          <w:p w14:paraId="0DC634D2" w14:textId="1C550087" w:rsidR="00123BED" w:rsidRPr="00706AFE" w:rsidRDefault="00123BED" w:rsidP="001E3EDC">
            <w:pPr>
              <w:spacing w:line="240" w:lineRule="auto"/>
              <w:ind w:firstLineChars="0" w:firstLine="0"/>
              <w:rPr>
                <w:rFonts w:ascii="Calibri" w:hAnsi="Calibri" w:cs="宋体"/>
                <w:bCs/>
                <w:color w:val="EE0000"/>
                <w:kern w:val="0"/>
                <w:sz w:val="21"/>
                <w:szCs w:val="16"/>
              </w:rPr>
            </w:pPr>
            <w:r w:rsidRPr="00706AFE">
              <w:rPr>
                <w:rFonts w:ascii="Calibri" w:hAnsi="Calibri" w:cs="宋体" w:hint="eastAsia"/>
                <w:bCs/>
                <w:color w:val="EE0000"/>
                <w:kern w:val="0"/>
                <w:sz w:val="21"/>
                <w:szCs w:val="16"/>
              </w:rPr>
              <w:t>01</w:t>
            </w:r>
            <w:r w:rsidRPr="00706AFE">
              <w:rPr>
                <w:rFonts w:ascii="Calibri" w:hAnsi="Calibri" w:cs="宋体" w:hint="eastAsia"/>
                <w:bCs/>
                <w:color w:val="EE0000"/>
                <w:kern w:val="0"/>
                <w:sz w:val="21"/>
                <w:szCs w:val="16"/>
              </w:rPr>
              <w:t>：失败</w:t>
            </w:r>
          </w:p>
        </w:tc>
      </w:tr>
    </w:tbl>
    <w:p w14:paraId="586CE0B6" w14:textId="77777777" w:rsidR="00185758" w:rsidRDefault="00185758" w:rsidP="00A45F50">
      <w:pPr>
        <w:ind w:firstLineChars="0" w:firstLine="0"/>
        <w:rPr>
          <w:color w:val="000000"/>
        </w:rPr>
      </w:pPr>
    </w:p>
    <w:p w14:paraId="63F581AD" w14:textId="77777777" w:rsidR="00A45F50" w:rsidRDefault="00A45F50" w:rsidP="00A45F50">
      <w:pPr>
        <w:ind w:firstLineChars="0" w:firstLine="0"/>
        <w:rPr>
          <w:color w:val="000000"/>
        </w:rPr>
      </w:pPr>
    </w:p>
    <w:sectPr w:rsidR="00A45F50">
      <w:headerReference w:type="even" r:id="rId9"/>
      <w:headerReference w:type="default" r:id="rId10"/>
      <w:footerReference w:type="even" r:id="rId11"/>
      <w:footerReference w:type="default" r:id="rId12"/>
      <w:headerReference w:type="first" r:id="rId13"/>
      <w:footerReference w:type="first" r:id="rId14"/>
      <w:pgSz w:w="11906" w:h="16838"/>
      <w:pgMar w:top="1304" w:right="1134" w:bottom="1304" w:left="1418"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EDB6E" w14:textId="77777777" w:rsidR="004E3624" w:rsidRDefault="004E3624">
      <w:pPr>
        <w:spacing w:line="240" w:lineRule="auto"/>
        <w:ind w:firstLine="480"/>
      </w:pPr>
      <w:r>
        <w:separator/>
      </w:r>
    </w:p>
  </w:endnote>
  <w:endnote w:type="continuationSeparator" w:id="0">
    <w:p w14:paraId="494A5825" w14:textId="77777777" w:rsidR="004E3624" w:rsidRDefault="004E362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方正舒体"/>
    <w:panose1 w:val="00000000000000000000"/>
    <w:charset w:val="86"/>
    <w:family w:val="swiss"/>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A66C4" w14:textId="77777777" w:rsidR="00024661" w:rsidRDefault="00024661">
    <w:pPr>
      <w:pStyle w:val="afff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90C38" w14:textId="77777777" w:rsidR="00BC2F67" w:rsidRDefault="00BC2F67">
    <w:pPr>
      <w:pStyle w:val="afffff"/>
      <w:ind w:firstLine="480"/>
      <w:rPr>
        <w:rStyle w:val="aff"/>
      </w:rPr>
    </w:pPr>
    <w:r>
      <w:rPr>
        <w:rStyle w:val="aff"/>
      </w:rPr>
      <w:fldChar w:fldCharType="begin"/>
    </w:r>
    <w:r>
      <w:rPr>
        <w:rStyle w:val="aff"/>
      </w:rPr>
      <w:instrText xml:space="preserve"> PAGE  \* MERGEFORMAT </w:instrText>
    </w:r>
    <w:r>
      <w:rPr>
        <w:rStyle w:val="aff"/>
      </w:rPr>
      <w:fldChar w:fldCharType="separate"/>
    </w:r>
    <w:r w:rsidR="001D1813" w:rsidRPr="001D1813">
      <w:rPr>
        <w:rStyle w:val="aff"/>
        <w:noProof/>
      </w:rPr>
      <w:t>9</w:t>
    </w:r>
    <w:r>
      <w:rPr>
        <w:rStyle w:val="a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1C892" w14:textId="77777777" w:rsidR="00024661" w:rsidRDefault="00024661">
    <w:pPr>
      <w:pStyle w:val="affff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036E9" w14:textId="77777777" w:rsidR="004E3624" w:rsidRDefault="004E3624">
      <w:pPr>
        <w:spacing w:line="240" w:lineRule="auto"/>
        <w:ind w:firstLine="480"/>
      </w:pPr>
      <w:r>
        <w:separator/>
      </w:r>
    </w:p>
  </w:footnote>
  <w:footnote w:type="continuationSeparator" w:id="0">
    <w:p w14:paraId="5894B2F4" w14:textId="77777777" w:rsidR="004E3624" w:rsidRDefault="004E362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2A13E" w14:textId="77777777" w:rsidR="00024661" w:rsidRDefault="00024661">
    <w:pPr>
      <w:pStyle w:val="afffff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780CA" w14:textId="77777777" w:rsidR="00024661" w:rsidRDefault="00024661">
    <w:pPr>
      <w:pStyle w:val="afffff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C04B6" w14:textId="77777777" w:rsidR="00024661" w:rsidRDefault="00024661">
    <w:pPr>
      <w:pStyle w:val="afffff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4"/>
      <w:numFmt w:val="decimal"/>
      <w:lvlText w:val="%1"/>
      <w:lvlJc w:val="left"/>
      <w:pPr>
        <w:ind w:left="3453" w:hanging="425"/>
      </w:pPr>
      <w:rPr>
        <w:rFonts w:cs="Times New Roman" w:hint="eastAsia"/>
      </w:rPr>
    </w:lvl>
    <w:lvl w:ilvl="1">
      <w:start w:val="1"/>
      <w:numFmt w:val="decimal"/>
      <w:lvlText w:val="4.%2"/>
      <w:lvlJc w:val="left"/>
      <w:pPr>
        <w:ind w:left="4020" w:hanging="567"/>
      </w:pPr>
      <w:rPr>
        <w:rFonts w:cs="Times New Roman" w:hint="eastAsia"/>
        <w:b/>
        <w:sz w:val="28"/>
        <w:szCs w:val="28"/>
      </w:rPr>
    </w:lvl>
    <w:lvl w:ilvl="2">
      <w:start w:val="1"/>
      <w:numFmt w:val="decimal"/>
      <w:lvlText w:val="%1.%2.%3"/>
      <w:lvlJc w:val="left"/>
      <w:pPr>
        <w:ind w:left="4446" w:hanging="567"/>
      </w:pPr>
      <w:rPr>
        <w:rFonts w:cs="Times New Roman" w:hint="eastAsia"/>
      </w:rPr>
    </w:lvl>
    <w:lvl w:ilvl="3">
      <w:start w:val="1"/>
      <w:numFmt w:val="decimal"/>
      <w:pStyle w:val="4"/>
      <w:lvlText w:val="%1.%2.%3.%4"/>
      <w:lvlJc w:val="left"/>
      <w:pPr>
        <w:ind w:left="5012" w:hanging="708"/>
      </w:pPr>
      <w:rPr>
        <w:rFonts w:cs="Times New Roman" w:hint="eastAsia"/>
      </w:rPr>
    </w:lvl>
    <w:lvl w:ilvl="4">
      <w:start w:val="1"/>
      <w:numFmt w:val="decimal"/>
      <w:lvlText w:val="%1.%2.%3.%4.%5"/>
      <w:lvlJc w:val="left"/>
      <w:pPr>
        <w:ind w:left="5579" w:hanging="850"/>
      </w:pPr>
      <w:rPr>
        <w:rFonts w:cs="Times New Roman" w:hint="eastAsia"/>
      </w:rPr>
    </w:lvl>
    <w:lvl w:ilvl="5">
      <w:start w:val="1"/>
      <w:numFmt w:val="decimal"/>
      <w:lvlText w:val="%1.%2.%3.%4.%5.%6"/>
      <w:lvlJc w:val="left"/>
      <w:pPr>
        <w:ind w:left="6288" w:hanging="1134"/>
      </w:pPr>
      <w:rPr>
        <w:rFonts w:cs="Times New Roman" w:hint="eastAsia"/>
      </w:rPr>
    </w:lvl>
    <w:lvl w:ilvl="6">
      <w:start w:val="1"/>
      <w:numFmt w:val="decimal"/>
      <w:lvlText w:val="%1.%2.%3.%4.%5.%6.%7"/>
      <w:lvlJc w:val="left"/>
      <w:pPr>
        <w:ind w:left="6855" w:hanging="1276"/>
      </w:pPr>
      <w:rPr>
        <w:rFonts w:cs="Times New Roman" w:hint="eastAsia"/>
      </w:rPr>
    </w:lvl>
    <w:lvl w:ilvl="7">
      <w:start w:val="1"/>
      <w:numFmt w:val="decimal"/>
      <w:lvlText w:val="%1.%2.%3.%4.%5.%6.%7.%8"/>
      <w:lvlJc w:val="left"/>
      <w:pPr>
        <w:ind w:left="7422" w:hanging="1418"/>
      </w:pPr>
      <w:rPr>
        <w:rFonts w:cs="Times New Roman" w:hint="eastAsia"/>
      </w:rPr>
    </w:lvl>
    <w:lvl w:ilvl="8">
      <w:start w:val="1"/>
      <w:numFmt w:val="decimal"/>
      <w:lvlText w:val="%1.%2.%3.%4.%5.%6.%7.%8.%9"/>
      <w:lvlJc w:val="left"/>
      <w:pPr>
        <w:ind w:left="8130" w:hanging="1700"/>
      </w:pPr>
      <w:rPr>
        <w:rFonts w:cs="Times New Roman" w:hint="eastAsia"/>
      </w:rPr>
    </w:lvl>
  </w:abstractNum>
  <w:abstractNum w:abstractNumId="1" w15:restartNumberingAfterBreak="0">
    <w:nsid w:val="00000002"/>
    <w:multiLevelType w:val="multilevel"/>
    <w:tmpl w:val="00000002"/>
    <w:lvl w:ilvl="0">
      <w:start w:val="1"/>
      <w:numFmt w:val="bullet"/>
      <w:pStyle w:val="3"/>
      <w:lvlText w:val=""/>
      <w:lvlJc w:val="left"/>
      <w:pPr>
        <w:tabs>
          <w:tab w:val="num" w:pos="1259"/>
        </w:tabs>
        <w:ind w:left="1259"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0000005"/>
    <w:multiLevelType w:val="multilevel"/>
    <w:tmpl w:val="ACC8F32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rPr>
        <w:rFonts w:ascii="Times New Roman" w:hAnsi="Times New Roman" w:cs="Times New Roman" w:hint="default"/>
      </w:r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00000006"/>
    <w:multiLevelType w:val="multilevel"/>
    <w:tmpl w:val="00000006"/>
    <w:lvl w:ilvl="0">
      <w:start w:val="1"/>
      <w:numFmt w:val="upperLetter"/>
      <w:suff w:val="space"/>
      <w:lvlText w:val="附录%1"/>
      <w:lvlJc w:val="left"/>
      <w:pPr>
        <w:ind w:left="0" w:firstLine="0"/>
      </w:pPr>
      <w:rPr>
        <w:rFonts w:ascii="Times New Roman" w:hAnsi="Times New Roman" w:cs="Times New Roman" w:hint="eastAsia"/>
        <w:b w:val="0"/>
        <w:bCs w:val="0"/>
        <w:i w:val="0"/>
        <w:iCs w:val="0"/>
        <w:caps w:val="0"/>
        <w:smallCaps w:val="0"/>
        <w:vanish w:val="0"/>
        <w:color w:val="000000"/>
        <w:spacing w:val="0"/>
        <w:position w:val="0"/>
        <w:u w:val="none"/>
        <w:vertAlign w:val="baseline"/>
        <w:em w:val="none"/>
      </w:rPr>
    </w:lvl>
    <w:lvl w:ilvl="1">
      <w:start w:val="1"/>
      <w:numFmt w:val="decimal"/>
      <w:pStyle w:val="10"/>
      <w:suff w:val="space"/>
      <w:lvlText w:val="%1%2"/>
      <w:lvlJc w:val="left"/>
      <w:pPr>
        <w:ind w:left="0" w:firstLine="0"/>
      </w:pPr>
      <w:rPr>
        <w:rFonts w:hint="eastAsia"/>
      </w:rPr>
    </w:lvl>
    <w:lvl w:ilvl="2">
      <w:start w:val="1"/>
      <w:numFmt w:val="decimal"/>
      <w:pStyle w:val="20"/>
      <w:suff w:val="nothing"/>
      <w:lvlText w:val="%1%2.%3"/>
      <w:lvlJc w:val="left"/>
      <w:pPr>
        <w:ind w:left="0" w:firstLine="0"/>
      </w:pPr>
      <w:rPr>
        <w:rFonts w:hint="eastAsia"/>
      </w:rPr>
    </w:lvl>
    <w:lvl w:ilvl="3">
      <w:start w:val="1"/>
      <w:numFmt w:val="decimal"/>
      <w:pStyle w:val="31"/>
      <w:suff w:val="space"/>
      <w:lvlText w:val="%1%2.%3.%4"/>
      <w:lvlJc w:val="left"/>
      <w:pPr>
        <w:ind w:left="0" w:firstLine="0"/>
      </w:pPr>
      <w:rPr>
        <w:rFonts w:hint="eastAsia"/>
      </w:rPr>
    </w:lvl>
    <w:lvl w:ilvl="4">
      <w:start w:val="1"/>
      <w:numFmt w:val="decimal"/>
      <w:pStyle w:val="41"/>
      <w:suff w:val="space"/>
      <w:lvlText w:val="%1%2.%3.%4.%5"/>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00000007"/>
    <w:multiLevelType w:val="multilevel"/>
    <w:tmpl w:val="00000007"/>
    <w:lvl w:ilvl="0">
      <w:start w:val="1"/>
      <w:numFmt w:val="bullet"/>
      <w:pStyle w:val="11"/>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0000008"/>
    <w:multiLevelType w:val="multilevel"/>
    <w:tmpl w:val="00000008"/>
    <w:lvl w:ilvl="0">
      <w:start w:val="1"/>
      <w:numFmt w:val="decimal"/>
      <w:pStyle w:val="a"/>
      <w:lvlText w:val="图%1 "/>
      <w:lvlJc w:val="center"/>
      <w:pPr>
        <w:ind w:left="420" w:hanging="420"/>
      </w:pPr>
      <w:rPr>
        <w:rFonts w:ascii="宋体" w:eastAsia="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E"/>
    <w:multiLevelType w:val="multilevel"/>
    <w:tmpl w:val="0000000E"/>
    <w:lvl w:ilvl="0">
      <w:start w:val="1"/>
      <w:numFmt w:val="bullet"/>
      <w:pStyle w:val="21"/>
      <w:lvlText w:val=""/>
      <w:lvlJc w:val="left"/>
      <w:pPr>
        <w:tabs>
          <w:tab w:val="num" w:pos="845"/>
        </w:tabs>
        <w:ind w:left="845" w:hanging="419"/>
      </w:pPr>
      <w:rPr>
        <w:rFonts w:ascii="Wingdings" w:hAnsi="Wingdings" w:hint="default"/>
      </w:rPr>
    </w:lvl>
    <w:lvl w:ilvl="1">
      <w:start w:val="1"/>
      <w:numFmt w:val="bullet"/>
      <w:lvlText w:val=""/>
      <w:lvlJc w:val="left"/>
      <w:pPr>
        <w:tabs>
          <w:tab w:val="num" w:pos="839"/>
        </w:tabs>
        <w:ind w:left="839" w:hanging="419"/>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0000011"/>
    <w:multiLevelType w:val="multilevel"/>
    <w:tmpl w:val="00000011"/>
    <w:lvl w:ilvl="0">
      <w:start w:val="1"/>
      <w:numFmt w:val="decimal"/>
      <w:pStyle w:val="1MQY"/>
      <w:lvlText w:val="%1"/>
      <w:lvlJc w:val="left"/>
      <w:pPr>
        <w:ind w:left="420" w:hanging="420"/>
      </w:pPr>
      <w:rPr>
        <w:rFonts w:hint="eastAsia"/>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0000013"/>
    <w:multiLevelType w:val="multilevel"/>
    <w:tmpl w:val="00000013"/>
    <w:lvl w:ilvl="0">
      <w:start w:val="1"/>
      <w:numFmt w:val="decimal"/>
      <w:pStyle w:val="22"/>
      <w:lvlText w:val="%1)"/>
      <w:lvlJc w:val="right"/>
      <w:pPr>
        <w:tabs>
          <w:tab w:val="num" w:pos="1155"/>
        </w:tabs>
        <w:ind w:left="1155" w:hanging="420"/>
      </w:pPr>
    </w:lvl>
    <w:lvl w:ilvl="1">
      <w:start w:val="1"/>
      <w:numFmt w:val="lowerLetter"/>
      <w:lvlText w:val="%2)"/>
      <w:lvlJc w:val="left"/>
      <w:pPr>
        <w:tabs>
          <w:tab w:val="num" w:pos="1375"/>
        </w:tabs>
        <w:ind w:left="1375" w:hanging="420"/>
      </w:pPr>
    </w:lvl>
    <w:lvl w:ilvl="2">
      <w:start w:val="1"/>
      <w:numFmt w:val="lowerRoman"/>
      <w:lvlText w:val="%3."/>
      <w:lvlJc w:val="right"/>
      <w:pPr>
        <w:tabs>
          <w:tab w:val="num" w:pos="1795"/>
        </w:tabs>
        <w:ind w:left="1795" w:hanging="420"/>
      </w:pPr>
    </w:lvl>
    <w:lvl w:ilvl="3">
      <w:start w:val="1"/>
      <w:numFmt w:val="decimal"/>
      <w:lvlText w:val="%4."/>
      <w:lvlJc w:val="left"/>
      <w:pPr>
        <w:tabs>
          <w:tab w:val="num" w:pos="2215"/>
        </w:tabs>
        <w:ind w:left="2215" w:hanging="420"/>
      </w:pPr>
    </w:lvl>
    <w:lvl w:ilvl="4">
      <w:start w:val="1"/>
      <w:numFmt w:val="lowerLetter"/>
      <w:lvlText w:val="%5)"/>
      <w:lvlJc w:val="left"/>
      <w:pPr>
        <w:tabs>
          <w:tab w:val="num" w:pos="2635"/>
        </w:tabs>
        <w:ind w:left="2635" w:hanging="420"/>
      </w:pPr>
    </w:lvl>
    <w:lvl w:ilvl="5">
      <w:start w:val="1"/>
      <w:numFmt w:val="lowerRoman"/>
      <w:lvlText w:val="%6."/>
      <w:lvlJc w:val="right"/>
      <w:pPr>
        <w:tabs>
          <w:tab w:val="num" w:pos="3055"/>
        </w:tabs>
        <w:ind w:left="3055" w:hanging="420"/>
      </w:pPr>
    </w:lvl>
    <w:lvl w:ilvl="6">
      <w:start w:val="1"/>
      <w:numFmt w:val="decimal"/>
      <w:lvlText w:val="%7."/>
      <w:lvlJc w:val="left"/>
      <w:pPr>
        <w:tabs>
          <w:tab w:val="num" w:pos="3475"/>
        </w:tabs>
        <w:ind w:left="3475" w:hanging="420"/>
      </w:pPr>
    </w:lvl>
    <w:lvl w:ilvl="7">
      <w:start w:val="1"/>
      <w:numFmt w:val="lowerLetter"/>
      <w:lvlText w:val="%8)"/>
      <w:lvlJc w:val="left"/>
      <w:pPr>
        <w:tabs>
          <w:tab w:val="num" w:pos="3895"/>
        </w:tabs>
        <w:ind w:left="3895" w:hanging="420"/>
      </w:pPr>
    </w:lvl>
    <w:lvl w:ilvl="8">
      <w:start w:val="1"/>
      <w:numFmt w:val="lowerRoman"/>
      <w:lvlText w:val="%9."/>
      <w:lvlJc w:val="right"/>
      <w:pPr>
        <w:tabs>
          <w:tab w:val="num" w:pos="4315"/>
        </w:tabs>
        <w:ind w:left="4315" w:hanging="420"/>
      </w:pPr>
    </w:lvl>
  </w:abstractNum>
  <w:abstractNum w:abstractNumId="9" w15:restartNumberingAfterBreak="0">
    <w:nsid w:val="00000016"/>
    <w:multiLevelType w:val="multilevel"/>
    <w:tmpl w:val="00000016"/>
    <w:lvl w:ilvl="0">
      <w:start w:val="1"/>
      <w:numFmt w:val="decimal"/>
      <w:pStyle w:val="2MQY"/>
      <w:lvlText w:val="1.1.%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0000017"/>
    <w:multiLevelType w:val="multilevel"/>
    <w:tmpl w:val="00000017"/>
    <w:lvl w:ilvl="0">
      <w:start w:val="1"/>
      <w:numFmt w:val="decimal"/>
      <w:pStyle w:val="12"/>
      <w:lvlText w:val="%1."/>
      <w:lvlJc w:val="left"/>
      <w:pPr>
        <w:ind w:left="425" w:hanging="425"/>
      </w:pPr>
      <w:rPr>
        <w:rFonts w:cs="Times New Roman" w:hint="eastAsia"/>
      </w:rPr>
    </w:lvl>
    <w:lvl w:ilvl="1">
      <w:start w:val="1"/>
      <w:numFmt w:val="decimal"/>
      <w:pStyle w:val="23"/>
      <w:isLgl/>
      <w:lvlText w:val="%1.%2."/>
      <w:lvlJc w:val="left"/>
      <w:pPr>
        <w:ind w:left="567" w:hanging="567"/>
      </w:pPr>
      <w:rPr>
        <w:rFonts w:cs="Times New Roman" w:hint="eastAsia"/>
      </w:rPr>
    </w:lvl>
    <w:lvl w:ilvl="2">
      <w:start w:val="1"/>
      <w:numFmt w:val="decimal"/>
      <w:pStyle w:val="a0"/>
      <w:isLgl/>
      <w:lvlText w:val="%1.%2.%3."/>
      <w:lvlJc w:val="left"/>
      <w:pPr>
        <w:ind w:left="709" w:hanging="709"/>
      </w:pPr>
      <w:rPr>
        <w:rFonts w:ascii="Times New Roman" w:hAnsi="Times New Roman" w:cs="Times New Roman" w:hint="eastAsia"/>
        <w:b w:val="0"/>
        <w:bCs w:val="0"/>
        <w:i w:val="0"/>
        <w:iCs w:val="0"/>
        <w:caps w:val="0"/>
        <w:smallCaps w:val="0"/>
        <w:snapToGrid w:val="0"/>
        <w:vanish w:val="0"/>
        <w:color w:val="000000"/>
        <w:spacing w:val="0"/>
        <w:w w:val="0"/>
        <w:kern w:val="0"/>
        <w:position w:val="0"/>
        <w:sz w:val="2"/>
        <w:szCs w:val="24"/>
        <w:u w:val="none"/>
        <w:vertAlign w:val="baseline"/>
      </w:rPr>
    </w:lvl>
    <w:lvl w:ilvl="3">
      <w:start w:val="1"/>
      <w:numFmt w:val="decimal"/>
      <w:pStyle w:val="a1"/>
      <w:lvlText w:val="%1.%2.%3.%4."/>
      <w:lvlJc w:val="left"/>
      <w:pPr>
        <w:ind w:left="851" w:hanging="851"/>
      </w:pPr>
      <w:rPr>
        <w:rFonts w:cs="Times New Roman" w:hint="eastAsia"/>
      </w:rPr>
    </w:lvl>
    <w:lvl w:ilvl="4">
      <w:start w:val="1"/>
      <w:numFmt w:val="decimal"/>
      <w:pStyle w:val="a2"/>
      <w:lvlText w:val="%1.%2.%3.%4.%5."/>
      <w:lvlJc w:val="left"/>
      <w:pPr>
        <w:ind w:left="992" w:hanging="992"/>
      </w:pPr>
      <w:rPr>
        <w:rFonts w:cs="Times New Roman" w:hint="eastAsia"/>
      </w:rPr>
    </w:lvl>
    <w:lvl w:ilvl="5">
      <w:start w:val="1"/>
      <w:numFmt w:val="decimal"/>
      <w:pStyle w:val="a3"/>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1" w15:restartNumberingAfterBreak="0">
    <w:nsid w:val="00000019"/>
    <w:multiLevelType w:val="multilevel"/>
    <w:tmpl w:val="00000019"/>
    <w:lvl w:ilvl="0">
      <w:start w:val="1"/>
      <w:numFmt w:val="decimal"/>
      <w:pStyle w:val="13"/>
      <w:lvlText w:val="%1"/>
      <w:lvlJc w:val="left"/>
      <w:pPr>
        <w:ind w:left="425" w:hanging="425"/>
      </w:pPr>
      <w:rPr>
        <w:rFonts w:hint="eastAsia"/>
      </w:rPr>
    </w:lvl>
    <w:lvl w:ilvl="1">
      <w:start w:val="1"/>
      <w:numFmt w:val="decimal"/>
      <w:pStyle w:val="24"/>
      <w:lvlText w:val="%1.%2"/>
      <w:lvlJc w:val="left"/>
      <w:pPr>
        <w:ind w:left="992" w:hanging="567"/>
      </w:pPr>
      <w:rPr>
        <w:rFonts w:hint="eastAsia"/>
        <w:color w:val="auto"/>
      </w:rPr>
    </w:lvl>
    <w:lvl w:ilvl="2">
      <w:start w:val="1"/>
      <w:numFmt w:val="decimal"/>
      <w:pStyle w:val="32"/>
      <w:lvlText w:val="%1.%2.%3"/>
      <w:lvlJc w:val="left"/>
      <w:pPr>
        <w:ind w:left="1418" w:hanging="567"/>
      </w:pPr>
      <w:rPr>
        <w:rFonts w:hint="eastAsia"/>
      </w:rPr>
    </w:lvl>
    <w:lvl w:ilvl="3">
      <w:start w:val="1"/>
      <w:numFmt w:val="decimal"/>
      <w:pStyle w:val="42"/>
      <w:lvlText w:val="%1.%2.%3.%4"/>
      <w:lvlJc w:val="left"/>
      <w:pPr>
        <w:ind w:left="1984" w:hanging="708"/>
      </w:pPr>
      <w:rPr>
        <w:rFonts w:ascii="Times New Roman" w:hAnsi="Times New Roman" w:cs="Times New Roman"/>
        <w:b w:val="0"/>
        <w:bCs w:val="0"/>
        <w:i w:val="0"/>
        <w:iCs w:val="0"/>
        <w:caps w:val="0"/>
        <w:smallCaps w:val="0"/>
        <w:snapToGrid w:val="0"/>
        <w:vanish w:val="0"/>
        <w:color w:val="000000"/>
        <w:spacing w:val="0"/>
        <w:w w:val="0"/>
        <w:kern w:val="0"/>
        <w:position w:val="0"/>
        <w:szCs w:val="0"/>
        <w:u w:val="none"/>
        <w:vertAlign w:val="baseline"/>
        <w:em w:val="none"/>
      </w:rPr>
    </w:lvl>
    <w:lvl w:ilvl="4">
      <w:start w:val="1"/>
      <w:numFmt w:val="decimal"/>
      <w:pStyle w:val="50"/>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2483535"/>
    <w:multiLevelType w:val="hybridMultilevel"/>
    <w:tmpl w:val="F5627218"/>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050F3738"/>
    <w:multiLevelType w:val="hybridMultilevel"/>
    <w:tmpl w:val="239EEC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1E95667"/>
    <w:multiLevelType w:val="hybridMultilevel"/>
    <w:tmpl w:val="50E82920"/>
    <w:lvl w:ilvl="0" w:tplc="FFFFFFFF">
      <w:start w:val="1"/>
      <w:numFmt w:val="decimal"/>
      <w:suff w:val="nothing"/>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AC5377F"/>
    <w:multiLevelType w:val="multilevel"/>
    <w:tmpl w:val="1AC5377F"/>
    <w:lvl w:ilvl="0">
      <w:start w:val="1"/>
      <w:numFmt w:val="decimal"/>
      <w:pStyle w:val="a4"/>
      <w:lvlText w:val="附表%1"/>
      <w:lvlJc w:val="left"/>
      <w:pPr>
        <w:tabs>
          <w:tab w:val="num" w:pos="0"/>
        </w:tabs>
        <w:ind w:left="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244C285A"/>
    <w:multiLevelType w:val="multilevel"/>
    <w:tmpl w:val="244C285A"/>
    <w:lvl w:ilvl="0">
      <w:start w:val="1"/>
      <w:numFmt w:val="bullet"/>
      <w:pStyle w:val="a5"/>
      <w:lvlText w:val=""/>
      <w:lvlJc w:val="left"/>
      <w:pPr>
        <w:tabs>
          <w:tab w:val="num" w:pos="936"/>
        </w:tabs>
        <w:ind w:left="936" w:hanging="426"/>
      </w:pPr>
      <w:rPr>
        <w:rFonts w:ascii="Symbol" w:hAnsi="Symbol" w:hint="default"/>
        <w:b w:val="0"/>
        <w:i w:val="0"/>
        <w:caps w:val="0"/>
        <w:strike w:val="0"/>
        <w:dstrike w:val="0"/>
        <w:outline w:val="0"/>
        <w:shadow w:val="0"/>
        <w:emboss w:val="0"/>
        <w:imprint w:val="0"/>
        <w:vanish w:val="0"/>
        <w:sz w:val="24"/>
        <w:vertAlign w:val="baseline"/>
      </w:rPr>
    </w:lvl>
    <w:lvl w:ilvl="1">
      <w:start w:val="1"/>
      <w:numFmt w:val="bullet"/>
      <w:pStyle w:val="a6"/>
      <w:lvlText w:val="—"/>
      <w:lvlJc w:val="left"/>
      <w:pPr>
        <w:tabs>
          <w:tab w:val="num" w:pos="1361"/>
        </w:tabs>
        <w:ind w:left="1361" w:hanging="425"/>
      </w:pPr>
      <w:rPr>
        <w:rFonts w:ascii="Times New Roman" w:hAnsi="Times New Roman" w:cs="Times New Roman" w:hint="default"/>
        <w:b w:val="0"/>
        <w:bCs w:val="0"/>
        <w:i w:val="0"/>
        <w:iCs w:val="0"/>
        <w:caps w:val="0"/>
        <w:strike w:val="0"/>
        <w:dstrike w:val="0"/>
        <w:outline w:val="0"/>
        <w:shadow w:val="0"/>
        <w:emboss w:val="0"/>
        <w:imprint w:val="0"/>
        <w:vanish w:val="0"/>
        <w:spacing w:val="0"/>
        <w:kern w:val="0"/>
        <w:position w:val="0"/>
        <w:sz w:val="24"/>
        <w:u w:val="none"/>
        <w:vertAlign w:val="baseline"/>
        <w:em w:val="none"/>
      </w:rPr>
    </w:lvl>
    <w:lvl w:ilvl="2">
      <w:start w:val="1"/>
      <w:numFmt w:val="bullet"/>
      <w:pStyle w:val="a7"/>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vertAlign w:val="baseline"/>
      </w:rPr>
    </w:lvl>
    <w:lvl w:ilvl="3">
      <w:start w:val="1"/>
      <w:numFmt w:val="decimal"/>
      <w:suff w:val="space"/>
      <w:lvlText w:val="%1.%2.%3.%4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suff w:val="space"/>
      <w:lvlText w:val="%1.%2.%3.%4.%5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suff w:val="space"/>
      <w:lvlText w:val="%1.%2.%3.%4.%5.%6　"/>
      <w:lvlJc w:val="left"/>
      <w:pPr>
        <w:ind w:left="60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lowerLetter"/>
      <w:suff w:val="space"/>
      <w:lvlText w:val="%7）"/>
      <w:lvlJc w:val="left"/>
      <w:pPr>
        <w:ind w:left="1756" w:hanging="426"/>
      </w:pPr>
      <w:rPr>
        <w:rFonts w:ascii="Times New Roman" w:eastAsia="宋体" w:hAnsi="Times New Roman" w:cs="Times New Roman" w:hint="default"/>
        <w:b w:val="0"/>
        <w:i w:val="0"/>
        <w:caps w:val="0"/>
        <w:strike w:val="0"/>
        <w:dstrike w:val="0"/>
        <w:outline w:val="0"/>
        <w:shadow w:val="0"/>
        <w:emboss w:val="0"/>
        <w:imprint w:val="0"/>
        <w:vanish w:val="0"/>
        <w:sz w:val="24"/>
        <w:szCs w:val="24"/>
        <w:vertAlign w:val="baseline"/>
      </w:rPr>
    </w:lvl>
    <w:lvl w:ilvl="7">
      <w:start w:val="1"/>
      <w:numFmt w:val="decimal"/>
      <w:lvlText w:val="%8)"/>
      <w:lvlJc w:val="left"/>
      <w:pPr>
        <w:ind w:left="2182" w:hanging="425"/>
      </w:pPr>
      <w:rPr>
        <w:rFonts w:hint="default"/>
        <w:b w:val="0"/>
        <w:i w:val="0"/>
        <w:caps w:val="0"/>
        <w:strike w:val="0"/>
        <w:dstrike w:val="0"/>
        <w:outline w:val="0"/>
        <w:shadow w:val="0"/>
        <w:emboss w:val="0"/>
        <w:imprint w:val="0"/>
        <w:vanish w:val="0"/>
        <w:sz w:val="24"/>
        <w:szCs w:val="24"/>
        <w:vertAlign w:val="baseline"/>
      </w:rPr>
    </w:lvl>
    <w:lvl w:ilvl="8">
      <w:start w:val="1"/>
      <w:numFmt w:val="bullet"/>
      <w:lvlText w:val=""/>
      <w:lvlJc w:val="left"/>
      <w:pPr>
        <w:tabs>
          <w:tab w:val="num" w:pos="2295"/>
        </w:tabs>
        <w:ind w:left="2607" w:hanging="425"/>
      </w:pPr>
      <w:rPr>
        <w:rFonts w:ascii="Symbol" w:hAnsi="Symbol" w:hint="default"/>
        <w:b w:val="0"/>
        <w:i w:val="0"/>
        <w:caps w:val="0"/>
        <w:strike w:val="0"/>
        <w:dstrike w:val="0"/>
        <w:outline w:val="0"/>
        <w:shadow w:val="0"/>
        <w:emboss w:val="0"/>
        <w:imprint w:val="0"/>
        <w:vanish w:val="0"/>
        <w:sz w:val="24"/>
        <w:vertAlign w:val="baseline"/>
      </w:rPr>
    </w:lvl>
  </w:abstractNum>
  <w:abstractNum w:abstractNumId="17" w15:restartNumberingAfterBreak="0">
    <w:nsid w:val="280045D1"/>
    <w:multiLevelType w:val="multilevel"/>
    <w:tmpl w:val="280045D1"/>
    <w:lvl w:ilvl="0">
      <w:start w:val="1"/>
      <w:numFmt w:val="decimal"/>
      <w:pStyle w:val="a8"/>
      <w:suff w:val="space"/>
      <w:lvlText w:val="%1　"/>
      <w:lvlJc w:val="left"/>
      <w:pPr>
        <w:ind w:left="-530" w:firstLine="0"/>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9"/>
      <w:suff w:val="space"/>
      <w:lvlText w:val="%1.%2　"/>
      <w:lvlJc w:val="left"/>
      <w:pPr>
        <w:ind w:left="-530"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3"/>
      <w:numFmt w:val="decimal"/>
      <w:pStyle w:val="aa"/>
      <w:suff w:val="space"/>
      <w:lvlText w:val="%1.%2.%3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b"/>
      <w:suff w:val="space"/>
      <w:lvlText w:val="%1.%2.%3.%4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c"/>
      <w:suff w:val="space"/>
      <w:lvlText w:val="%1.%2.%3.%4.%5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d"/>
      <w:suff w:val="space"/>
      <w:lvlText w:val="%1.%2.%3.%4.%5.%6　"/>
      <w:lvlJc w:val="left"/>
      <w:pPr>
        <w:ind w:left="-530"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lvlText w:val="%7)"/>
      <w:lvlJc w:val="left"/>
      <w:pPr>
        <w:tabs>
          <w:tab w:val="num" w:pos="936"/>
        </w:tabs>
        <w:ind w:left="936" w:hanging="426"/>
      </w:pPr>
      <w:rPr>
        <w:rFonts w:hint="default"/>
        <w:b w:val="0"/>
        <w:i w:val="0"/>
        <w:caps w:val="0"/>
        <w:strike w:val="0"/>
        <w:dstrike w:val="0"/>
        <w:outline w:val="0"/>
        <w:shadow w:val="0"/>
        <w:emboss w:val="0"/>
        <w:imprint w:val="0"/>
        <w:vanish w:val="0"/>
        <w:sz w:val="24"/>
        <w:szCs w:val="24"/>
        <w:vertAlign w:val="baseline"/>
      </w:rPr>
    </w:lvl>
    <w:lvl w:ilvl="7">
      <w:start w:val="1"/>
      <w:numFmt w:val="lowerLetter"/>
      <w:pStyle w:val="ae"/>
      <w:lvlText w:val="%8)"/>
      <w:lvlJc w:val="left"/>
      <w:pPr>
        <w:tabs>
          <w:tab w:val="num" w:pos="1361"/>
        </w:tabs>
        <w:ind w:left="1361" w:hanging="425"/>
      </w:pPr>
      <w:rPr>
        <w:rFonts w:hint="default"/>
        <w:b w:val="0"/>
        <w:i w:val="0"/>
        <w:caps w:val="0"/>
        <w:strike w:val="0"/>
        <w:dstrike w:val="0"/>
        <w:outline w:val="0"/>
        <w:shadow w:val="0"/>
        <w:emboss w:val="0"/>
        <w:imprint w:val="0"/>
        <w:vanish w:val="0"/>
        <w:sz w:val="24"/>
        <w:szCs w:val="24"/>
        <w:vertAlign w:val="baseline"/>
      </w:rPr>
    </w:lvl>
    <w:lvl w:ilvl="8">
      <w:start w:val="1"/>
      <w:numFmt w:val="bullet"/>
      <w:pStyle w:val="af"/>
      <w:lvlText w:val=""/>
      <w:lvlJc w:val="left"/>
      <w:pPr>
        <w:tabs>
          <w:tab w:val="num" w:pos="1701"/>
        </w:tabs>
        <w:ind w:left="1701" w:hanging="340"/>
      </w:pPr>
      <w:rPr>
        <w:rFonts w:ascii="Symbol" w:hAnsi="Symbol" w:hint="default"/>
        <w:b w:val="0"/>
        <w:i w:val="0"/>
        <w:caps w:val="0"/>
        <w:strike w:val="0"/>
        <w:dstrike w:val="0"/>
        <w:outline w:val="0"/>
        <w:shadow w:val="0"/>
        <w:emboss w:val="0"/>
        <w:imprint w:val="0"/>
        <w:vanish w:val="0"/>
        <w:sz w:val="24"/>
        <w:szCs w:val="24"/>
        <w:vertAlign w:val="baseline"/>
      </w:rPr>
    </w:lvl>
  </w:abstractNum>
  <w:abstractNum w:abstractNumId="18" w15:restartNumberingAfterBreak="0">
    <w:nsid w:val="2B411BF6"/>
    <w:multiLevelType w:val="hybridMultilevel"/>
    <w:tmpl w:val="50E82920"/>
    <w:lvl w:ilvl="0" w:tplc="725EEA44">
      <w:start w:val="1"/>
      <w:numFmt w:val="decimal"/>
      <w:suff w:val="noth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7FC794F"/>
    <w:multiLevelType w:val="hybridMultilevel"/>
    <w:tmpl w:val="FEEC4CB6"/>
    <w:lvl w:ilvl="0" w:tplc="FFFFFFFF">
      <w:start w:val="1"/>
      <w:numFmt w:val="decimal"/>
      <w:suff w:val="nothing"/>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3B24A5B"/>
    <w:multiLevelType w:val="multilevel"/>
    <w:tmpl w:val="43B24A5B"/>
    <w:lvl w:ilvl="0">
      <w:start w:val="1"/>
      <w:numFmt w:val="decimal"/>
      <w:pStyle w:val="af0"/>
      <w:lvlText w:val="%1"/>
      <w:lvlJc w:val="left"/>
      <w:pPr>
        <w:tabs>
          <w:tab w:val="num" w:pos="0"/>
        </w:tabs>
        <w:ind w:left="0" w:firstLine="0"/>
      </w:pPr>
      <w:rPr>
        <w:rFonts w:ascii="Times New Roman" w:eastAsia="宋体" w:hAnsi="Times New Roman" w:hint="default"/>
        <w:b w:val="0"/>
        <w:i w:val="0"/>
        <w:caps w:val="0"/>
        <w:strike w:val="0"/>
        <w:dstrike w:val="0"/>
        <w:outline w:val="0"/>
        <w:shadow w:val="0"/>
        <w:emboss w:val="0"/>
        <w:imprint w:val="0"/>
        <w:vanish w:val="0"/>
        <w:sz w:val="21"/>
        <w:szCs w:val="21"/>
        <w:vertAlign w:val="baseli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496E4D7B"/>
    <w:multiLevelType w:val="multilevel"/>
    <w:tmpl w:val="496E4D7B"/>
    <w:lvl w:ilvl="0">
      <w:start w:val="1"/>
      <w:numFmt w:val="none"/>
      <w:pStyle w:val="af1"/>
      <w:lvlText w:val="%1注"/>
      <w:lvlJc w:val="left"/>
      <w:pPr>
        <w:tabs>
          <w:tab w:val="num" w:pos="1021"/>
        </w:tabs>
        <w:ind w:left="1021" w:hanging="601"/>
      </w:pPr>
      <w:rPr>
        <w:rFonts w:ascii="宋体" w:eastAsia="宋体" w:hAnsi="Times New Roman"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58521159"/>
    <w:multiLevelType w:val="multilevel"/>
    <w:tmpl w:val="58521159"/>
    <w:lvl w:ilvl="0">
      <w:start w:val="1"/>
      <w:numFmt w:val="upperLetter"/>
      <w:pStyle w:val="af2"/>
      <w:suff w:val="space"/>
      <w:lvlText w:val="附录%1　"/>
      <w:lvlJc w:val="center"/>
      <w:pPr>
        <w:ind w:left="228" w:firstLine="288"/>
      </w:pPr>
      <w:rPr>
        <w:rFonts w:ascii="Times New Roman" w:eastAsia="宋体" w:hAnsi="Times New Roman" w:hint="default"/>
        <w:b/>
        <w:i w:val="0"/>
        <w:caps w:val="0"/>
        <w:strike w:val="0"/>
        <w:dstrike w:val="0"/>
        <w:outline w:val="0"/>
        <w:shadow w:val="0"/>
        <w:emboss w:val="0"/>
        <w:imprint w:val="0"/>
        <w:vanish w:val="0"/>
        <w:sz w:val="28"/>
        <w:szCs w:val="28"/>
        <w:vertAlign w:val="baseline"/>
      </w:rPr>
    </w:lvl>
    <w:lvl w:ilvl="1">
      <w:start w:val="1"/>
      <w:numFmt w:val="decimal"/>
      <w:pStyle w:val="af3"/>
      <w:suff w:val="space"/>
      <w:lvlText w:val="%1.%2　"/>
      <w:lvlJc w:val="left"/>
      <w:pPr>
        <w:ind w:left="516" w:firstLine="0"/>
      </w:pPr>
      <w:rPr>
        <w:rFonts w:ascii="Times New Roman" w:eastAsia="宋体" w:hAnsi="Times New Roman" w:cs="Times New Roman" w:hint="default"/>
        <w:b/>
        <w:bCs w:val="0"/>
        <w:i w:val="0"/>
        <w:iCs w:val="0"/>
        <w:caps w:val="0"/>
        <w:strike w:val="0"/>
        <w:dstrike w:val="0"/>
        <w:outline w:val="0"/>
        <w:shadow w:val="0"/>
        <w:emboss w:val="0"/>
        <w:imprint w:val="0"/>
        <w:vanish w:val="0"/>
        <w:spacing w:val="0"/>
        <w:kern w:val="0"/>
        <w:position w:val="0"/>
        <w:sz w:val="24"/>
        <w:szCs w:val="24"/>
        <w:u w:val="none"/>
        <w:vertAlign w:val="baseline"/>
        <w:em w:val="none"/>
      </w:rPr>
    </w:lvl>
    <w:lvl w:ilvl="2">
      <w:start w:val="1"/>
      <w:numFmt w:val="decimal"/>
      <w:suff w:val="space"/>
      <w:lvlText w:val="%1.%2.%3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3">
      <w:start w:val="1"/>
      <w:numFmt w:val="decimal"/>
      <w:pStyle w:val="af4"/>
      <w:suff w:val="space"/>
      <w:lvlText w:val="%1.%2.%3.%4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4">
      <w:start w:val="1"/>
      <w:numFmt w:val="decimal"/>
      <w:pStyle w:val="af5"/>
      <w:suff w:val="space"/>
      <w:lvlText w:val="%1.%2.%3.%4.%5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5">
      <w:start w:val="1"/>
      <w:numFmt w:val="decimal"/>
      <w:pStyle w:val="af6"/>
      <w:suff w:val="space"/>
      <w:lvlText w:val="%1.%2.%3.%4.%5.%6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6">
      <w:start w:val="1"/>
      <w:numFmt w:val="decimal"/>
      <w:suff w:val="space"/>
      <w:lvlText w:val="%1.%2.%3.%4.%5.%6.%7　"/>
      <w:lvlJc w:val="left"/>
      <w:pPr>
        <w:ind w:left="516" w:firstLine="0"/>
      </w:pPr>
      <w:rPr>
        <w:rFonts w:ascii="Times New Roman" w:eastAsia="宋体" w:hAnsi="Times New Roman" w:hint="default"/>
        <w:b/>
        <w:i w:val="0"/>
        <w:caps w:val="0"/>
        <w:strike w:val="0"/>
        <w:dstrike w:val="0"/>
        <w:outline w:val="0"/>
        <w:shadow w:val="0"/>
        <w:emboss w:val="0"/>
        <w:imprint w:val="0"/>
        <w:vanish w:val="0"/>
        <w:sz w:val="24"/>
        <w:szCs w:val="24"/>
        <w:vertAlign w:val="baseline"/>
      </w:rPr>
    </w:lvl>
    <w:lvl w:ilvl="7">
      <w:start w:val="1"/>
      <w:numFmt w:val="lowerLetter"/>
      <w:pStyle w:val="af7"/>
      <w:lvlText w:val="%8)"/>
      <w:lvlJc w:val="left"/>
      <w:pPr>
        <w:tabs>
          <w:tab w:val="num" w:pos="936"/>
        </w:tabs>
        <w:ind w:left="936" w:hanging="426"/>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lvl w:ilvl="8">
      <w:start w:val="1"/>
      <w:numFmt w:val="decimal"/>
      <w:pStyle w:val="af8"/>
      <w:lvlText w:val="%9)"/>
      <w:lvlJc w:val="left"/>
      <w:pPr>
        <w:tabs>
          <w:tab w:val="num" w:pos="1361"/>
        </w:tabs>
        <w:ind w:left="1361" w:hanging="425"/>
      </w:pPr>
      <w:rPr>
        <w:rFonts w:ascii="Times New Roman" w:eastAsia="宋体" w:hAnsi="Times New Roman" w:hint="default"/>
        <w:b w:val="0"/>
        <w:i w:val="0"/>
        <w:caps w:val="0"/>
        <w:strike w:val="0"/>
        <w:dstrike w:val="0"/>
        <w:outline w:val="0"/>
        <w:shadow w:val="0"/>
        <w:emboss w:val="0"/>
        <w:imprint w:val="0"/>
        <w:vanish w:val="0"/>
        <w:sz w:val="24"/>
        <w:szCs w:val="24"/>
        <w:vertAlign w:val="baseline"/>
      </w:rPr>
    </w:lvl>
  </w:abstractNum>
  <w:abstractNum w:abstractNumId="23" w15:restartNumberingAfterBreak="0">
    <w:nsid w:val="6BFF5C6E"/>
    <w:multiLevelType w:val="multilevel"/>
    <w:tmpl w:val="6BFF5C6E"/>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6CF53B3B"/>
    <w:multiLevelType w:val="multilevel"/>
    <w:tmpl w:val="6CF53B3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78BA5625"/>
    <w:multiLevelType w:val="hybridMultilevel"/>
    <w:tmpl w:val="F5627218"/>
    <w:lvl w:ilvl="0" w:tplc="4CF0E7EA">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E91650C"/>
    <w:multiLevelType w:val="multilevel"/>
    <w:tmpl w:val="7E91650C"/>
    <w:lvl w:ilvl="0">
      <w:start w:val="1"/>
      <w:numFmt w:val="decimal"/>
      <w:lvlText w:val="%1"/>
      <w:lvlJc w:val="left"/>
      <w:pPr>
        <w:tabs>
          <w:tab w:val="num" w:pos="425"/>
        </w:tabs>
        <w:ind w:left="425" w:hanging="425"/>
      </w:pPr>
      <w:rPr>
        <w:rFonts w:hint="eastAsia"/>
      </w:rPr>
    </w:lvl>
    <w:lvl w:ilvl="1">
      <w:start w:val="1"/>
      <w:numFmt w:val="decimal"/>
      <w:pStyle w:val="25"/>
      <w:lvlText w:val="%1.%2"/>
      <w:lvlJc w:val="left"/>
      <w:pPr>
        <w:tabs>
          <w:tab w:val="num" w:pos="567"/>
        </w:tabs>
        <w:ind w:left="567" w:hanging="567"/>
      </w:pPr>
      <w:rPr>
        <w:rFonts w:hint="eastAsia"/>
      </w:rPr>
    </w:lvl>
    <w:lvl w:ilvl="2">
      <w:start w:val="1"/>
      <w:numFmt w:val="decimal"/>
      <w:pStyle w:val="33"/>
      <w:lvlText w:val="%1.%2.%3"/>
      <w:lvlJc w:val="left"/>
      <w:pPr>
        <w:tabs>
          <w:tab w:val="num" w:pos="709"/>
        </w:tabs>
        <w:ind w:left="709" w:hanging="709"/>
      </w:pPr>
      <w:rPr>
        <w:rFonts w:hint="eastAsia"/>
      </w:rPr>
    </w:lvl>
    <w:lvl w:ilvl="3">
      <w:start w:val="1"/>
      <w:numFmt w:val="decimal"/>
      <w:pStyle w:val="43"/>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1660763891">
    <w:abstractNumId w:val="2"/>
  </w:num>
  <w:num w:numId="2" w16cid:durableId="816649454">
    <w:abstractNumId w:val="10"/>
  </w:num>
  <w:num w:numId="3" w16cid:durableId="603922101">
    <w:abstractNumId w:val="17"/>
  </w:num>
  <w:num w:numId="4" w16cid:durableId="1032270903">
    <w:abstractNumId w:val="4"/>
  </w:num>
  <w:num w:numId="5" w16cid:durableId="1734543362">
    <w:abstractNumId w:val="1"/>
  </w:num>
  <w:num w:numId="6" w16cid:durableId="1686787959">
    <w:abstractNumId w:val="3"/>
  </w:num>
  <w:num w:numId="7" w16cid:durableId="800999560">
    <w:abstractNumId w:val="5"/>
  </w:num>
  <w:num w:numId="8" w16cid:durableId="1282344457">
    <w:abstractNumId w:val="6"/>
  </w:num>
  <w:num w:numId="9" w16cid:durableId="1150097237">
    <w:abstractNumId w:val="7"/>
  </w:num>
  <w:num w:numId="10" w16cid:durableId="1390880589">
    <w:abstractNumId w:val="26"/>
  </w:num>
  <w:num w:numId="11" w16cid:durableId="1555893221">
    <w:abstractNumId w:val="8"/>
  </w:num>
  <w:num w:numId="12" w16cid:durableId="47725254">
    <w:abstractNumId w:val="9"/>
  </w:num>
  <w:num w:numId="13" w16cid:durableId="2102749531">
    <w:abstractNumId w:val="11"/>
  </w:num>
  <w:num w:numId="14" w16cid:durableId="574826622">
    <w:abstractNumId w:val="22"/>
  </w:num>
  <w:num w:numId="15" w16cid:durableId="787088743">
    <w:abstractNumId w:val="16"/>
  </w:num>
  <w:num w:numId="16" w16cid:durableId="1967736550">
    <w:abstractNumId w:val="0"/>
  </w:num>
  <w:num w:numId="17" w16cid:durableId="579994146">
    <w:abstractNumId w:val="15"/>
  </w:num>
  <w:num w:numId="18" w16cid:durableId="75438870">
    <w:abstractNumId w:val="20"/>
  </w:num>
  <w:num w:numId="19" w16cid:durableId="1294825601">
    <w:abstractNumId w:val="21"/>
  </w:num>
  <w:num w:numId="20" w16cid:durableId="1303849416">
    <w:abstractNumId w:val="23"/>
  </w:num>
  <w:num w:numId="21" w16cid:durableId="567620468">
    <w:abstractNumId w:val="24"/>
  </w:num>
  <w:num w:numId="22" w16cid:durableId="584189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4079327">
    <w:abstractNumId w:val="2"/>
  </w:num>
  <w:num w:numId="24" w16cid:durableId="2111076980">
    <w:abstractNumId w:val="13"/>
  </w:num>
  <w:num w:numId="25" w16cid:durableId="1960331782">
    <w:abstractNumId w:val="18"/>
  </w:num>
  <w:num w:numId="26" w16cid:durableId="1968121944">
    <w:abstractNumId w:val="14"/>
  </w:num>
  <w:num w:numId="27" w16cid:durableId="1578662215">
    <w:abstractNumId w:val="25"/>
  </w:num>
  <w:num w:numId="28" w16cid:durableId="1886984677">
    <w:abstractNumId w:val="12"/>
  </w:num>
  <w:num w:numId="29" w16cid:durableId="272248572">
    <w:abstractNumId w:val="19"/>
  </w:num>
  <w:num w:numId="30" w16cid:durableId="12890435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程">
    <w15:presenceInfo w15:providerId="Windows Live" w15:userId="9dd0869463e928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NotTrackMoves/>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50B"/>
    <w:rsid w:val="0000171E"/>
    <w:rsid w:val="00001EAD"/>
    <w:rsid w:val="00002338"/>
    <w:rsid w:val="000024EC"/>
    <w:rsid w:val="0000434D"/>
    <w:rsid w:val="00004B4D"/>
    <w:rsid w:val="00005ED0"/>
    <w:rsid w:val="000060BE"/>
    <w:rsid w:val="00006193"/>
    <w:rsid w:val="0000628B"/>
    <w:rsid w:val="00006EB1"/>
    <w:rsid w:val="0000704F"/>
    <w:rsid w:val="00011395"/>
    <w:rsid w:val="00011BA7"/>
    <w:rsid w:val="00011E30"/>
    <w:rsid w:val="0001202F"/>
    <w:rsid w:val="0001208A"/>
    <w:rsid w:val="000120AC"/>
    <w:rsid w:val="0001373D"/>
    <w:rsid w:val="000140D7"/>
    <w:rsid w:val="0001424B"/>
    <w:rsid w:val="0001480F"/>
    <w:rsid w:val="00014B89"/>
    <w:rsid w:val="00016365"/>
    <w:rsid w:val="0001644F"/>
    <w:rsid w:val="00016A02"/>
    <w:rsid w:val="00017143"/>
    <w:rsid w:val="000174F4"/>
    <w:rsid w:val="00017C1A"/>
    <w:rsid w:val="000220D7"/>
    <w:rsid w:val="000224D9"/>
    <w:rsid w:val="0002253B"/>
    <w:rsid w:val="0002398C"/>
    <w:rsid w:val="00023D29"/>
    <w:rsid w:val="00024661"/>
    <w:rsid w:val="0002510F"/>
    <w:rsid w:val="00025AC4"/>
    <w:rsid w:val="00025F31"/>
    <w:rsid w:val="00026619"/>
    <w:rsid w:val="00027405"/>
    <w:rsid w:val="00027E92"/>
    <w:rsid w:val="00027ED4"/>
    <w:rsid w:val="0003000D"/>
    <w:rsid w:val="00030F33"/>
    <w:rsid w:val="000314CA"/>
    <w:rsid w:val="00032270"/>
    <w:rsid w:val="00033308"/>
    <w:rsid w:val="000344CC"/>
    <w:rsid w:val="0003473D"/>
    <w:rsid w:val="00034B11"/>
    <w:rsid w:val="00034DCD"/>
    <w:rsid w:val="00034EEC"/>
    <w:rsid w:val="000350DC"/>
    <w:rsid w:val="00035159"/>
    <w:rsid w:val="000351EA"/>
    <w:rsid w:val="000357E1"/>
    <w:rsid w:val="00035FE0"/>
    <w:rsid w:val="0003706B"/>
    <w:rsid w:val="000370F0"/>
    <w:rsid w:val="00037738"/>
    <w:rsid w:val="000377A3"/>
    <w:rsid w:val="0004012E"/>
    <w:rsid w:val="000401AE"/>
    <w:rsid w:val="00040879"/>
    <w:rsid w:val="00040937"/>
    <w:rsid w:val="000413D2"/>
    <w:rsid w:val="000418E7"/>
    <w:rsid w:val="0004240E"/>
    <w:rsid w:val="00042A05"/>
    <w:rsid w:val="00042D6F"/>
    <w:rsid w:val="000434C2"/>
    <w:rsid w:val="000435AE"/>
    <w:rsid w:val="00043BCE"/>
    <w:rsid w:val="00043F44"/>
    <w:rsid w:val="00044BBC"/>
    <w:rsid w:val="00045002"/>
    <w:rsid w:val="00045407"/>
    <w:rsid w:val="00045F02"/>
    <w:rsid w:val="000463FE"/>
    <w:rsid w:val="000466F9"/>
    <w:rsid w:val="00046E11"/>
    <w:rsid w:val="00046E38"/>
    <w:rsid w:val="0004735F"/>
    <w:rsid w:val="000509AA"/>
    <w:rsid w:val="00051664"/>
    <w:rsid w:val="00051DC1"/>
    <w:rsid w:val="000521FB"/>
    <w:rsid w:val="00052667"/>
    <w:rsid w:val="00052717"/>
    <w:rsid w:val="00053FCD"/>
    <w:rsid w:val="00053FEA"/>
    <w:rsid w:val="0005426A"/>
    <w:rsid w:val="000542BB"/>
    <w:rsid w:val="00055CFF"/>
    <w:rsid w:val="000569F1"/>
    <w:rsid w:val="00057939"/>
    <w:rsid w:val="00057992"/>
    <w:rsid w:val="00057ED5"/>
    <w:rsid w:val="00057FAF"/>
    <w:rsid w:val="00057FFD"/>
    <w:rsid w:val="000602EC"/>
    <w:rsid w:val="000605C9"/>
    <w:rsid w:val="00061005"/>
    <w:rsid w:val="00061A1E"/>
    <w:rsid w:val="000629B5"/>
    <w:rsid w:val="00063140"/>
    <w:rsid w:val="00064F60"/>
    <w:rsid w:val="0006500F"/>
    <w:rsid w:val="000652F8"/>
    <w:rsid w:val="0006624F"/>
    <w:rsid w:val="0006633A"/>
    <w:rsid w:val="0006781C"/>
    <w:rsid w:val="00067B65"/>
    <w:rsid w:val="00071701"/>
    <w:rsid w:val="0007281A"/>
    <w:rsid w:val="000735F6"/>
    <w:rsid w:val="00073A60"/>
    <w:rsid w:val="00073E2D"/>
    <w:rsid w:val="00073FF3"/>
    <w:rsid w:val="000740D4"/>
    <w:rsid w:val="00075960"/>
    <w:rsid w:val="000766BA"/>
    <w:rsid w:val="000775BA"/>
    <w:rsid w:val="000776D9"/>
    <w:rsid w:val="000805D9"/>
    <w:rsid w:val="00080ABB"/>
    <w:rsid w:val="00081B34"/>
    <w:rsid w:val="00081B50"/>
    <w:rsid w:val="00081BF3"/>
    <w:rsid w:val="00083420"/>
    <w:rsid w:val="000836CC"/>
    <w:rsid w:val="00083C5B"/>
    <w:rsid w:val="0008473E"/>
    <w:rsid w:val="00084797"/>
    <w:rsid w:val="00084EB5"/>
    <w:rsid w:val="00085591"/>
    <w:rsid w:val="00087962"/>
    <w:rsid w:val="00090461"/>
    <w:rsid w:val="000906CD"/>
    <w:rsid w:val="0009093C"/>
    <w:rsid w:val="00090B74"/>
    <w:rsid w:val="00090BE3"/>
    <w:rsid w:val="00090FCD"/>
    <w:rsid w:val="000911AD"/>
    <w:rsid w:val="00092EC7"/>
    <w:rsid w:val="00092EE2"/>
    <w:rsid w:val="00093462"/>
    <w:rsid w:val="00094137"/>
    <w:rsid w:val="0009499A"/>
    <w:rsid w:val="00094DED"/>
    <w:rsid w:val="000951C1"/>
    <w:rsid w:val="00095594"/>
    <w:rsid w:val="0009561C"/>
    <w:rsid w:val="000963A4"/>
    <w:rsid w:val="00096450"/>
    <w:rsid w:val="00096CD0"/>
    <w:rsid w:val="000977B1"/>
    <w:rsid w:val="000A094F"/>
    <w:rsid w:val="000A0E54"/>
    <w:rsid w:val="000A1435"/>
    <w:rsid w:val="000A1E21"/>
    <w:rsid w:val="000A26C2"/>
    <w:rsid w:val="000A2C80"/>
    <w:rsid w:val="000A4125"/>
    <w:rsid w:val="000A4165"/>
    <w:rsid w:val="000A4935"/>
    <w:rsid w:val="000A50CC"/>
    <w:rsid w:val="000A585F"/>
    <w:rsid w:val="000A5B90"/>
    <w:rsid w:val="000A62FF"/>
    <w:rsid w:val="000A6D98"/>
    <w:rsid w:val="000A6F6E"/>
    <w:rsid w:val="000A7BCA"/>
    <w:rsid w:val="000A7E62"/>
    <w:rsid w:val="000A7FE0"/>
    <w:rsid w:val="000B0061"/>
    <w:rsid w:val="000B0D7B"/>
    <w:rsid w:val="000B1CD7"/>
    <w:rsid w:val="000B2E7A"/>
    <w:rsid w:val="000B34C4"/>
    <w:rsid w:val="000B4787"/>
    <w:rsid w:val="000B492E"/>
    <w:rsid w:val="000B4AB5"/>
    <w:rsid w:val="000B6024"/>
    <w:rsid w:val="000B7738"/>
    <w:rsid w:val="000B7F12"/>
    <w:rsid w:val="000C174B"/>
    <w:rsid w:val="000C2283"/>
    <w:rsid w:val="000C295C"/>
    <w:rsid w:val="000C2BB0"/>
    <w:rsid w:val="000C2D86"/>
    <w:rsid w:val="000C317D"/>
    <w:rsid w:val="000C318D"/>
    <w:rsid w:val="000C3FBF"/>
    <w:rsid w:val="000C47B5"/>
    <w:rsid w:val="000C5066"/>
    <w:rsid w:val="000C5912"/>
    <w:rsid w:val="000C5BF2"/>
    <w:rsid w:val="000C5BFF"/>
    <w:rsid w:val="000C693F"/>
    <w:rsid w:val="000C6EEC"/>
    <w:rsid w:val="000C6F3B"/>
    <w:rsid w:val="000C72C6"/>
    <w:rsid w:val="000D02BE"/>
    <w:rsid w:val="000D21E1"/>
    <w:rsid w:val="000D3190"/>
    <w:rsid w:val="000D3565"/>
    <w:rsid w:val="000D36A7"/>
    <w:rsid w:val="000D3DFE"/>
    <w:rsid w:val="000D4CF1"/>
    <w:rsid w:val="000D4D10"/>
    <w:rsid w:val="000D58EA"/>
    <w:rsid w:val="000D5B9E"/>
    <w:rsid w:val="000D5DA1"/>
    <w:rsid w:val="000D62ED"/>
    <w:rsid w:val="000D6BAA"/>
    <w:rsid w:val="000D6CC7"/>
    <w:rsid w:val="000D6E05"/>
    <w:rsid w:val="000D7278"/>
    <w:rsid w:val="000E02E8"/>
    <w:rsid w:val="000E1796"/>
    <w:rsid w:val="000E1BCB"/>
    <w:rsid w:val="000E28ED"/>
    <w:rsid w:val="000E2EAC"/>
    <w:rsid w:val="000E3FC4"/>
    <w:rsid w:val="000E4DDD"/>
    <w:rsid w:val="000E4FA2"/>
    <w:rsid w:val="000E567D"/>
    <w:rsid w:val="000E69DB"/>
    <w:rsid w:val="000E777C"/>
    <w:rsid w:val="000E7937"/>
    <w:rsid w:val="000F0A9B"/>
    <w:rsid w:val="000F0D60"/>
    <w:rsid w:val="000F1106"/>
    <w:rsid w:val="000F16B3"/>
    <w:rsid w:val="000F16D3"/>
    <w:rsid w:val="000F2535"/>
    <w:rsid w:val="000F26E4"/>
    <w:rsid w:val="000F3298"/>
    <w:rsid w:val="000F3B10"/>
    <w:rsid w:val="000F4BEB"/>
    <w:rsid w:val="000F6147"/>
    <w:rsid w:val="000F6210"/>
    <w:rsid w:val="000F657B"/>
    <w:rsid w:val="000F7F5D"/>
    <w:rsid w:val="00100534"/>
    <w:rsid w:val="0010060A"/>
    <w:rsid w:val="00101089"/>
    <w:rsid w:val="00101964"/>
    <w:rsid w:val="00102513"/>
    <w:rsid w:val="00102A34"/>
    <w:rsid w:val="00102DBE"/>
    <w:rsid w:val="00102E47"/>
    <w:rsid w:val="00102E7B"/>
    <w:rsid w:val="0010354E"/>
    <w:rsid w:val="00103CCE"/>
    <w:rsid w:val="001044AA"/>
    <w:rsid w:val="0010463C"/>
    <w:rsid w:val="00104F30"/>
    <w:rsid w:val="00105422"/>
    <w:rsid w:val="001057CC"/>
    <w:rsid w:val="00105869"/>
    <w:rsid w:val="001104E7"/>
    <w:rsid w:val="001105BA"/>
    <w:rsid w:val="00111EB4"/>
    <w:rsid w:val="00112103"/>
    <w:rsid w:val="0011252B"/>
    <w:rsid w:val="00112F54"/>
    <w:rsid w:val="00113940"/>
    <w:rsid w:val="00113B52"/>
    <w:rsid w:val="00114155"/>
    <w:rsid w:val="00114CD3"/>
    <w:rsid w:val="00114E40"/>
    <w:rsid w:val="001163C5"/>
    <w:rsid w:val="001169F3"/>
    <w:rsid w:val="00116A31"/>
    <w:rsid w:val="001206EC"/>
    <w:rsid w:val="00120F57"/>
    <w:rsid w:val="00121965"/>
    <w:rsid w:val="00121AEA"/>
    <w:rsid w:val="00123649"/>
    <w:rsid w:val="00123BED"/>
    <w:rsid w:val="00126488"/>
    <w:rsid w:val="00126B7A"/>
    <w:rsid w:val="00127540"/>
    <w:rsid w:val="001276F5"/>
    <w:rsid w:val="00130007"/>
    <w:rsid w:val="00130474"/>
    <w:rsid w:val="0013095C"/>
    <w:rsid w:val="00130B97"/>
    <w:rsid w:val="001310E3"/>
    <w:rsid w:val="00131207"/>
    <w:rsid w:val="00131942"/>
    <w:rsid w:val="0013267B"/>
    <w:rsid w:val="0013280C"/>
    <w:rsid w:val="00133279"/>
    <w:rsid w:val="0013354D"/>
    <w:rsid w:val="00134892"/>
    <w:rsid w:val="00134A0F"/>
    <w:rsid w:val="00134EE4"/>
    <w:rsid w:val="0013596D"/>
    <w:rsid w:val="001367E5"/>
    <w:rsid w:val="0013683F"/>
    <w:rsid w:val="001369A9"/>
    <w:rsid w:val="00136F0B"/>
    <w:rsid w:val="001377A7"/>
    <w:rsid w:val="00137917"/>
    <w:rsid w:val="0014013A"/>
    <w:rsid w:val="00140400"/>
    <w:rsid w:val="001406AA"/>
    <w:rsid w:val="001406BA"/>
    <w:rsid w:val="001406D3"/>
    <w:rsid w:val="00140A65"/>
    <w:rsid w:val="00141C9C"/>
    <w:rsid w:val="0014260B"/>
    <w:rsid w:val="00143B5C"/>
    <w:rsid w:val="001440E7"/>
    <w:rsid w:val="00144A73"/>
    <w:rsid w:val="00144AFF"/>
    <w:rsid w:val="00144C35"/>
    <w:rsid w:val="00144F2F"/>
    <w:rsid w:val="00146583"/>
    <w:rsid w:val="00146F61"/>
    <w:rsid w:val="00147C33"/>
    <w:rsid w:val="0015034F"/>
    <w:rsid w:val="00150BE6"/>
    <w:rsid w:val="00150FD9"/>
    <w:rsid w:val="00151999"/>
    <w:rsid w:val="00151B41"/>
    <w:rsid w:val="00151B57"/>
    <w:rsid w:val="001520CA"/>
    <w:rsid w:val="00152316"/>
    <w:rsid w:val="00153EDE"/>
    <w:rsid w:val="00154070"/>
    <w:rsid w:val="001543AC"/>
    <w:rsid w:val="001546DF"/>
    <w:rsid w:val="001546F5"/>
    <w:rsid w:val="0015513F"/>
    <w:rsid w:val="00155C51"/>
    <w:rsid w:val="0015699D"/>
    <w:rsid w:val="00156E8F"/>
    <w:rsid w:val="001571D6"/>
    <w:rsid w:val="001578CE"/>
    <w:rsid w:val="00157F2B"/>
    <w:rsid w:val="00162E4B"/>
    <w:rsid w:val="001640D4"/>
    <w:rsid w:val="00164B3D"/>
    <w:rsid w:val="00164CA9"/>
    <w:rsid w:val="00164D14"/>
    <w:rsid w:val="00165B08"/>
    <w:rsid w:val="00165DB0"/>
    <w:rsid w:val="00166D33"/>
    <w:rsid w:val="00167584"/>
    <w:rsid w:val="00167628"/>
    <w:rsid w:val="00167D0D"/>
    <w:rsid w:val="00170E92"/>
    <w:rsid w:val="00171748"/>
    <w:rsid w:val="001725B5"/>
    <w:rsid w:val="001727A8"/>
    <w:rsid w:val="00172A27"/>
    <w:rsid w:val="00172ACA"/>
    <w:rsid w:val="001737FA"/>
    <w:rsid w:val="00173D0E"/>
    <w:rsid w:val="0017432A"/>
    <w:rsid w:val="00174F3A"/>
    <w:rsid w:val="00174F68"/>
    <w:rsid w:val="00175416"/>
    <w:rsid w:val="0017544C"/>
    <w:rsid w:val="00175F1D"/>
    <w:rsid w:val="00176420"/>
    <w:rsid w:val="00176DEE"/>
    <w:rsid w:val="00180219"/>
    <w:rsid w:val="00180C69"/>
    <w:rsid w:val="00181C07"/>
    <w:rsid w:val="0018237C"/>
    <w:rsid w:val="00182F3A"/>
    <w:rsid w:val="00183395"/>
    <w:rsid w:val="0018359E"/>
    <w:rsid w:val="00183A1D"/>
    <w:rsid w:val="001846A0"/>
    <w:rsid w:val="001849F6"/>
    <w:rsid w:val="00185758"/>
    <w:rsid w:val="001859FC"/>
    <w:rsid w:val="0018677E"/>
    <w:rsid w:val="00187933"/>
    <w:rsid w:val="0018799D"/>
    <w:rsid w:val="00187E4C"/>
    <w:rsid w:val="001901CA"/>
    <w:rsid w:val="0019029F"/>
    <w:rsid w:val="00190371"/>
    <w:rsid w:val="00190A67"/>
    <w:rsid w:val="00191B31"/>
    <w:rsid w:val="00191B87"/>
    <w:rsid w:val="00192481"/>
    <w:rsid w:val="00192AF5"/>
    <w:rsid w:val="00192FA9"/>
    <w:rsid w:val="001930F3"/>
    <w:rsid w:val="001938A2"/>
    <w:rsid w:val="001945FD"/>
    <w:rsid w:val="001948D9"/>
    <w:rsid w:val="00194A87"/>
    <w:rsid w:val="00194CE8"/>
    <w:rsid w:val="00194F55"/>
    <w:rsid w:val="001957C7"/>
    <w:rsid w:val="001966F0"/>
    <w:rsid w:val="00196D6B"/>
    <w:rsid w:val="001A1C09"/>
    <w:rsid w:val="001A1E91"/>
    <w:rsid w:val="001A23C6"/>
    <w:rsid w:val="001A2F1F"/>
    <w:rsid w:val="001A4214"/>
    <w:rsid w:val="001A4C92"/>
    <w:rsid w:val="001A591F"/>
    <w:rsid w:val="001A59F0"/>
    <w:rsid w:val="001A706D"/>
    <w:rsid w:val="001A7421"/>
    <w:rsid w:val="001B02A1"/>
    <w:rsid w:val="001B02F0"/>
    <w:rsid w:val="001B0CE4"/>
    <w:rsid w:val="001B0DD9"/>
    <w:rsid w:val="001B13E6"/>
    <w:rsid w:val="001B172D"/>
    <w:rsid w:val="001B1AE8"/>
    <w:rsid w:val="001B1CF1"/>
    <w:rsid w:val="001B21E3"/>
    <w:rsid w:val="001B2890"/>
    <w:rsid w:val="001B2B96"/>
    <w:rsid w:val="001B316A"/>
    <w:rsid w:val="001B3784"/>
    <w:rsid w:val="001B3919"/>
    <w:rsid w:val="001B3F0E"/>
    <w:rsid w:val="001B4508"/>
    <w:rsid w:val="001B4BFF"/>
    <w:rsid w:val="001B4D42"/>
    <w:rsid w:val="001B5A60"/>
    <w:rsid w:val="001B63A9"/>
    <w:rsid w:val="001B6F04"/>
    <w:rsid w:val="001B6F52"/>
    <w:rsid w:val="001B7A17"/>
    <w:rsid w:val="001B7EC7"/>
    <w:rsid w:val="001B7FE6"/>
    <w:rsid w:val="001C03BC"/>
    <w:rsid w:val="001C0E70"/>
    <w:rsid w:val="001C0E72"/>
    <w:rsid w:val="001C123C"/>
    <w:rsid w:val="001C1465"/>
    <w:rsid w:val="001C1733"/>
    <w:rsid w:val="001C1A3F"/>
    <w:rsid w:val="001C1E1D"/>
    <w:rsid w:val="001C2DAD"/>
    <w:rsid w:val="001C3169"/>
    <w:rsid w:val="001C33ED"/>
    <w:rsid w:val="001C3571"/>
    <w:rsid w:val="001C3863"/>
    <w:rsid w:val="001C3CEE"/>
    <w:rsid w:val="001C3EE6"/>
    <w:rsid w:val="001C4D27"/>
    <w:rsid w:val="001C5186"/>
    <w:rsid w:val="001C52B5"/>
    <w:rsid w:val="001C535C"/>
    <w:rsid w:val="001C5D32"/>
    <w:rsid w:val="001C6642"/>
    <w:rsid w:val="001C768C"/>
    <w:rsid w:val="001C7AAA"/>
    <w:rsid w:val="001C7F6D"/>
    <w:rsid w:val="001D00C5"/>
    <w:rsid w:val="001D0EAF"/>
    <w:rsid w:val="001D0F37"/>
    <w:rsid w:val="001D1813"/>
    <w:rsid w:val="001D1D37"/>
    <w:rsid w:val="001D44A9"/>
    <w:rsid w:val="001D5128"/>
    <w:rsid w:val="001D5ACF"/>
    <w:rsid w:val="001D5D94"/>
    <w:rsid w:val="001D65E9"/>
    <w:rsid w:val="001D6797"/>
    <w:rsid w:val="001D6870"/>
    <w:rsid w:val="001D6FE7"/>
    <w:rsid w:val="001D75D5"/>
    <w:rsid w:val="001D78E4"/>
    <w:rsid w:val="001E0508"/>
    <w:rsid w:val="001E09DC"/>
    <w:rsid w:val="001E0B3F"/>
    <w:rsid w:val="001E0D93"/>
    <w:rsid w:val="001E19A8"/>
    <w:rsid w:val="001E20E4"/>
    <w:rsid w:val="001E2B56"/>
    <w:rsid w:val="001E2F4B"/>
    <w:rsid w:val="001E3EDC"/>
    <w:rsid w:val="001E4B0F"/>
    <w:rsid w:val="001E4D54"/>
    <w:rsid w:val="001E5267"/>
    <w:rsid w:val="001E561A"/>
    <w:rsid w:val="001E6884"/>
    <w:rsid w:val="001E785B"/>
    <w:rsid w:val="001E7DFE"/>
    <w:rsid w:val="001F09D2"/>
    <w:rsid w:val="001F0F49"/>
    <w:rsid w:val="001F1710"/>
    <w:rsid w:val="001F185F"/>
    <w:rsid w:val="001F21C9"/>
    <w:rsid w:val="001F2F12"/>
    <w:rsid w:val="001F368C"/>
    <w:rsid w:val="001F37AD"/>
    <w:rsid w:val="001F3AF5"/>
    <w:rsid w:val="001F3D54"/>
    <w:rsid w:val="001F5609"/>
    <w:rsid w:val="001F59A6"/>
    <w:rsid w:val="001F5FF4"/>
    <w:rsid w:val="001F62EC"/>
    <w:rsid w:val="001F6679"/>
    <w:rsid w:val="0020040D"/>
    <w:rsid w:val="002004EF"/>
    <w:rsid w:val="00201453"/>
    <w:rsid w:val="002017CD"/>
    <w:rsid w:val="00201F3E"/>
    <w:rsid w:val="00202937"/>
    <w:rsid w:val="00202A4E"/>
    <w:rsid w:val="00203231"/>
    <w:rsid w:val="002039FF"/>
    <w:rsid w:val="00204162"/>
    <w:rsid w:val="002049C7"/>
    <w:rsid w:val="00204EB7"/>
    <w:rsid w:val="00205000"/>
    <w:rsid w:val="00205030"/>
    <w:rsid w:val="00205409"/>
    <w:rsid w:val="002071E8"/>
    <w:rsid w:val="00207209"/>
    <w:rsid w:val="0020758D"/>
    <w:rsid w:val="00207703"/>
    <w:rsid w:val="00207E96"/>
    <w:rsid w:val="00210026"/>
    <w:rsid w:val="00210659"/>
    <w:rsid w:val="00210A23"/>
    <w:rsid w:val="00210A81"/>
    <w:rsid w:val="0021108D"/>
    <w:rsid w:val="00211848"/>
    <w:rsid w:val="00211D05"/>
    <w:rsid w:val="002139AB"/>
    <w:rsid w:val="002143B1"/>
    <w:rsid w:val="002143C0"/>
    <w:rsid w:val="00214759"/>
    <w:rsid w:val="00214B37"/>
    <w:rsid w:val="00215151"/>
    <w:rsid w:val="002152BB"/>
    <w:rsid w:val="0021587E"/>
    <w:rsid w:val="0021629D"/>
    <w:rsid w:val="00216F11"/>
    <w:rsid w:val="0021762E"/>
    <w:rsid w:val="00217948"/>
    <w:rsid w:val="00217D32"/>
    <w:rsid w:val="00217F13"/>
    <w:rsid w:val="00220046"/>
    <w:rsid w:val="002207F5"/>
    <w:rsid w:val="00220E08"/>
    <w:rsid w:val="0022182B"/>
    <w:rsid w:val="00222234"/>
    <w:rsid w:val="00222BD7"/>
    <w:rsid w:val="00223065"/>
    <w:rsid w:val="002230EE"/>
    <w:rsid w:val="002232A7"/>
    <w:rsid w:val="00223358"/>
    <w:rsid w:val="002256C4"/>
    <w:rsid w:val="00225BD8"/>
    <w:rsid w:val="00225E98"/>
    <w:rsid w:val="00225F74"/>
    <w:rsid w:val="00226E11"/>
    <w:rsid w:val="00227648"/>
    <w:rsid w:val="002276DF"/>
    <w:rsid w:val="00227C6B"/>
    <w:rsid w:val="0023111D"/>
    <w:rsid w:val="002312FF"/>
    <w:rsid w:val="00231B48"/>
    <w:rsid w:val="00232FA3"/>
    <w:rsid w:val="0023316C"/>
    <w:rsid w:val="00233311"/>
    <w:rsid w:val="00233745"/>
    <w:rsid w:val="00234041"/>
    <w:rsid w:val="00235417"/>
    <w:rsid w:val="0023593D"/>
    <w:rsid w:val="00236A25"/>
    <w:rsid w:val="002374C3"/>
    <w:rsid w:val="0024022A"/>
    <w:rsid w:val="00240377"/>
    <w:rsid w:val="0024120D"/>
    <w:rsid w:val="00241C99"/>
    <w:rsid w:val="00242F1A"/>
    <w:rsid w:val="002439AB"/>
    <w:rsid w:val="0024412D"/>
    <w:rsid w:val="0024441E"/>
    <w:rsid w:val="002444FB"/>
    <w:rsid w:val="00244D22"/>
    <w:rsid w:val="00244DF8"/>
    <w:rsid w:val="002451D5"/>
    <w:rsid w:val="002461CE"/>
    <w:rsid w:val="002467F4"/>
    <w:rsid w:val="00247119"/>
    <w:rsid w:val="002478BA"/>
    <w:rsid w:val="00247A30"/>
    <w:rsid w:val="00250BA6"/>
    <w:rsid w:val="00251ADE"/>
    <w:rsid w:val="00251D82"/>
    <w:rsid w:val="00252547"/>
    <w:rsid w:val="00252BAF"/>
    <w:rsid w:val="00253063"/>
    <w:rsid w:val="00254A50"/>
    <w:rsid w:val="00254B77"/>
    <w:rsid w:val="00254C8D"/>
    <w:rsid w:val="00256096"/>
    <w:rsid w:val="0025637B"/>
    <w:rsid w:val="00256B16"/>
    <w:rsid w:val="0025755D"/>
    <w:rsid w:val="0026093E"/>
    <w:rsid w:val="00260C15"/>
    <w:rsid w:val="00260FE4"/>
    <w:rsid w:val="00261208"/>
    <w:rsid w:val="002618B5"/>
    <w:rsid w:val="002619C9"/>
    <w:rsid w:val="00261A04"/>
    <w:rsid w:val="0026227D"/>
    <w:rsid w:val="00262949"/>
    <w:rsid w:val="00262B34"/>
    <w:rsid w:val="00263186"/>
    <w:rsid w:val="002631BE"/>
    <w:rsid w:val="00263334"/>
    <w:rsid w:val="00263398"/>
    <w:rsid w:val="0026372D"/>
    <w:rsid w:val="00263AAA"/>
    <w:rsid w:val="0026456E"/>
    <w:rsid w:val="00264682"/>
    <w:rsid w:val="002649C7"/>
    <w:rsid w:val="00265090"/>
    <w:rsid w:val="0026552F"/>
    <w:rsid w:val="00265553"/>
    <w:rsid w:val="00265843"/>
    <w:rsid w:val="002661EA"/>
    <w:rsid w:val="00266553"/>
    <w:rsid w:val="00266BD0"/>
    <w:rsid w:val="00267025"/>
    <w:rsid w:val="002670D1"/>
    <w:rsid w:val="0026752A"/>
    <w:rsid w:val="00270241"/>
    <w:rsid w:val="00270A8A"/>
    <w:rsid w:val="002718AB"/>
    <w:rsid w:val="00271B47"/>
    <w:rsid w:val="002725E0"/>
    <w:rsid w:val="00273064"/>
    <w:rsid w:val="0027548B"/>
    <w:rsid w:val="00276A34"/>
    <w:rsid w:val="00276E10"/>
    <w:rsid w:val="002773D3"/>
    <w:rsid w:val="002777DB"/>
    <w:rsid w:val="0028009C"/>
    <w:rsid w:val="00280C96"/>
    <w:rsid w:val="00282232"/>
    <w:rsid w:val="00283618"/>
    <w:rsid w:val="002836B8"/>
    <w:rsid w:val="0028386D"/>
    <w:rsid w:val="00283F21"/>
    <w:rsid w:val="00283F3D"/>
    <w:rsid w:val="002842C7"/>
    <w:rsid w:val="002847C9"/>
    <w:rsid w:val="00285A9B"/>
    <w:rsid w:val="00285AC7"/>
    <w:rsid w:val="00286ACC"/>
    <w:rsid w:val="0029136D"/>
    <w:rsid w:val="00291685"/>
    <w:rsid w:val="002916DC"/>
    <w:rsid w:val="0029180C"/>
    <w:rsid w:val="002923D0"/>
    <w:rsid w:val="002923D2"/>
    <w:rsid w:val="002926D7"/>
    <w:rsid w:val="002931C7"/>
    <w:rsid w:val="002932CA"/>
    <w:rsid w:val="002933FA"/>
    <w:rsid w:val="00293718"/>
    <w:rsid w:val="00293A3F"/>
    <w:rsid w:val="00293D07"/>
    <w:rsid w:val="00293DAD"/>
    <w:rsid w:val="002943AC"/>
    <w:rsid w:val="00294A5C"/>
    <w:rsid w:val="0029593F"/>
    <w:rsid w:val="00296C19"/>
    <w:rsid w:val="00296FD8"/>
    <w:rsid w:val="00297370"/>
    <w:rsid w:val="002975EF"/>
    <w:rsid w:val="002976AD"/>
    <w:rsid w:val="00297E85"/>
    <w:rsid w:val="00297FF4"/>
    <w:rsid w:val="002A012E"/>
    <w:rsid w:val="002A068A"/>
    <w:rsid w:val="002A0C8F"/>
    <w:rsid w:val="002A0F3E"/>
    <w:rsid w:val="002A1CEC"/>
    <w:rsid w:val="002A3220"/>
    <w:rsid w:val="002A3A96"/>
    <w:rsid w:val="002A3D66"/>
    <w:rsid w:val="002A3E46"/>
    <w:rsid w:val="002A4314"/>
    <w:rsid w:val="002A4EF4"/>
    <w:rsid w:val="002A51A8"/>
    <w:rsid w:val="002A52F2"/>
    <w:rsid w:val="002A5ABB"/>
    <w:rsid w:val="002A6002"/>
    <w:rsid w:val="002A777A"/>
    <w:rsid w:val="002B0787"/>
    <w:rsid w:val="002B0BD1"/>
    <w:rsid w:val="002B14ED"/>
    <w:rsid w:val="002B1DC8"/>
    <w:rsid w:val="002B237C"/>
    <w:rsid w:val="002B38A7"/>
    <w:rsid w:val="002B411F"/>
    <w:rsid w:val="002B5160"/>
    <w:rsid w:val="002B5457"/>
    <w:rsid w:val="002B5AC4"/>
    <w:rsid w:val="002B5AE8"/>
    <w:rsid w:val="002B6784"/>
    <w:rsid w:val="002B6996"/>
    <w:rsid w:val="002B6D9B"/>
    <w:rsid w:val="002B7071"/>
    <w:rsid w:val="002C011A"/>
    <w:rsid w:val="002C06F8"/>
    <w:rsid w:val="002C0C21"/>
    <w:rsid w:val="002C0DD1"/>
    <w:rsid w:val="002C16ED"/>
    <w:rsid w:val="002C1812"/>
    <w:rsid w:val="002C29C0"/>
    <w:rsid w:val="002C32AC"/>
    <w:rsid w:val="002C368C"/>
    <w:rsid w:val="002C4220"/>
    <w:rsid w:val="002C45E0"/>
    <w:rsid w:val="002C62E4"/>
    <w:rsid w:val="002C64C4"/>
    <w:rsid w:val="002C71FD"/>
    <w:rsid w:val="002C7E14"/>
    <w:rsid w:val="002D1462"/>
    <w:rsid w:val="002D1F82"/>
    <w:rsid w:val="002D27DF"/>
    <w:rsid w:val="002D2AEB"/>
    <w:rsid w:val="002D2D89"/>
    <w:rsid w:val="002D306A"/>
    <w:rsid w:val="002D37E9"/>
    <w:rsid w:val="002D4849"/>
    <w:rsid w:val="002D4F3B"/>
    <w:rsid w:val="002D5D63"/>
    <w:rsid w:val="002D6A7B"/>
    <w:rsid w:val="002D7474"/>
    <w:rsid w:val="002D7763"/>
    <w:rsid w:val="002E0B35"/>
    <w:rsid w:val="002E1921"/>
    <w:rsid w:val="002E203C"/>
    <w:rsid w:val="002E2419"/>
    <w:rsid w:val="002E2638"/>
    <w:rsid w:val="002E2645"/>
    <w:rsid w:val="002E3029"/>
    <w:rsid w:val="002E324C"/>
    <w:rsid w:val="002E367A"/>
    <w:rsid w:val="002E3C06"/>
    <w:rsid w:val="002E42FF"/>
    <w:rsid w:val="002E4E8B"/>
    <w:rsid w:val="002E4F0A"/>
    <w:rsid w:val="002E61EA"/>
    <w:rsid w:val="002E6BB1"/>
    <w:rsid w:val="002E7596"/>
    <w:rsid w:val="002E7CAC"/>
    <w:rsid w:val="002F0B31"/>
    <w:rsid w:val="002F0B49"/>
    <w:rsid w:val="002F1421"/>
    <w:rsid w:val="002F20EC"/>
    <w:rsid w:val="002F2378"/>
    <w:rsid w:val="002F2DB9"/>
    <w:rsid w:val="002F461C"/>
    <w:rsid w:val="002F4EBE"/>
    <w:rsid w:val="002F579D"/>
    <w:rsid w:val="002F5B65"/>
    <w:rsid w:val="002F5FD1"/>
    <w:rsid w:val="002F652B"/>
    <w:rsid w:val="002F7108"/>
    <w:rsid w:val="002F71D6"/>
    <w:rsid w:val="002F75C0"/>
    <w:rsid w:val="00300720"/>
    <w:rsid w:val="00300CB3"/>
    <w:rsid w:val="00300DF0"/>
    <w:rsid w:val="00300FEA"/>
    <w:rsid w:val="00301630"/>
    <w:rsid w:val="00301CD4"/>
    <w:rsid w:val="00302DC7"/>
    <w:rsid w:val="00303032"/>
    <w:rsid w:val="00303D5A"/>
    <w:rsid w:val="00304F41"/>
    <w:rsid w:val="00305077"/>
    <w:rsid w:val="00306D9B"/>
    <w:rsid w:val="003070AF"/>
    <w:rsid w:val="00307BCD"/>
    <w:rsid w:val="00311902"/>
    <w:rsid w:val="00312127"/>
    <w:rsid w:val="003149A7"/>
    <w:rsid w:val="003153AE"/>
    <w:rsid w:val="00315B49"/>
    <w:rsid w:val="00315DAA"/>
    <w:rsid w:val="00316030"/>
    <w:rsid w:val="00316477"/>
    <w:rsid w:val="00316A2B"/>
    <w:rsid w:val="00316B47"/>
    <w:rsid w:val="00317293"/>
    <w:rsid w:val="00317368"/>
    <w:rsid w:val="0032065E"/>
    <w:rsid w:val="003208C0"/>
    <w:rsid w:val="00321906"/>
    <w:rsid w:val="00321C56"/>
    <w:rsid w:val="00322C8B"/>
    <w:rsid w:val="003231A6"/>
    <w:rsid w:val="00323385"/>
    <w:rsid w:val="003235DD"/>
    <w:rsid w:val="00323C22"/>
    <w:rsid w:val="00325DE6"/>
    <w:rsid w:val="00325EED"/>
    <w:rsid w:val="003264DF"/>
    <w:rsid w:val="00326882"/>
    <w:rsid w:val="0033045A"/>
    <w:rsid w:val="00332347"/>
    <w:rsid w:val="00332F30"/>
    <w:rsid w:val="00333F62"/>
    <w:rsid w:val="0033474E"/>
    <w:rsid w:val="00334F25"/>
    <w:rsid w:val="00335932"/>
    <w:rsid w:val="00337119"/>
    <w:rsid w:val="0033727A"/>
    <w:rsid w:val="00340102"/>
    <w:rsid w:val="003404C2"/>
    <w:rsid w:val="00341A18"/>
    <w:rsid w:val="00341D61"/>
    <w:rsid w:val="003421B6"/>
    <w:rsid w:val="003424BD"/>
    <w:rsid w:val="00342E74"/>
    <w:rsid w:val="003432D7"/>
    <w:rsid w:val="00343DA5"/>
    <w:rsid w:val="00344538"/>
    <w:rsid w:val="0034466F"/>
    <w:rsid w:val="00345048"/>
    <w:rsid w:val="003451AD"/>
    <w:rsid w:val="003451F1"/>
    <w:rsid w:val="003452AB"/>
    <w:rsid w:val="003455F7"/>
    <w:rsid w:val="003464F4"/>
    <w:rsid w:val="00346666"/>
    <w:rsid w:val="003466A7"/>
    <w:rsid w:val="0034732C"/>
    <w:rsid w:val="003474A8"/>
    <w:rsid w:val="00350DDF"/>
    <w:rsid w:val="00351A64"/>
    <w:rsid w:val="00351CFC"/>
    <w:rsid w:val="003521A0"/>
    <w:rsid w:val="003540B7"/>
    <w:rsid w:val="00354483"/>
    <w:rsid w:val="0035475E"/>
    <w:rsid w:val="003549E8"/>
    <w:rsid w:val="00354AB6"/>
    <w:rsid w:val="00355789"/>
    <w:rsid w:val="0035612C"/>
    <w:rsid w:val="00356893"/>
    <w:rsid w:val="00356EC5"/>
    <w:rsid w:val="0035799E"/>
    <w:rsid w:val="00357CE9"/>
    <w:rsid w:val="0036014E"/>
    <w:rsid w:val="00360608"/>
    <w:rsid w:val="00360924"/>
    <w:rsid w:val="0036158D"/>
    <w:rsid w:val="00361A77"/>
    <w:rsid w:val="00361CDA"/>
    <w:rsid w:val="00362023"/>
    <w:rsid w:val="0036213C"/>
    <w:rsid w:val="00362985"/>
    <w:rsid w:val="00362EDC"/>
    <w:rsid w:val="003637A8"/>
    <w:rsid w:val="00363997"/>
    <w:rsid w:val="00363B24"/>
    <w:rsid w:val="003648CC"/>
    <w:rsid w:val="00364FCF"/>
    <w:rsid w:val="0036559E"/>
    <w:rsid w:val="00370A00"/>
    <w:rsid w:val="00371B7A"/>
    <w:rsid w:val="00371D56"/>
    <w:rsid w:val="00371FDA"/>
    <w:rsid w:val="003734E1"/>
    <w:rsid w:val="0037384A"/>
    <w:rsid w:val="00373B9B"/>
    <w:rsid w:val="00374104"/>
    <w:rsid w:val="003741FE"/>
    <w:rsid w:val="003744EB"/>
    <w:rsid w:val="00374CEB"/>
    <w:rsid w:val="00381E75"/>
    <w:rsid w:val="00382410"/>
    <w:rsid w:val="00382840"/>
    <w:rsid w:val="00383FB6"/>
    <w:rsid w:val="00384C0C"/>
    <w:rsid w:val="00384C81"/>
    <w:rsid w:val="0038600A"/>
    <w:rsid w:val="00386534"/>
    <w:rsid w:val="0038731C"/>
    <w:rsid w:val="00387ACB"/>
    <w:rsid w:val="00387F9C"/>
    <w:rsid w:val="003906A5"/>
    <w:rsid w:val="00391051"/>
    <w:rsid w:val="00391FFA"/>
    <w:rsid w:val="00392069"/>
    <w:rsid w:val="00392B6D"/>
    <w:rsid w:val="00393163"/>
    <w:rsid w:val="00393601"/>
    <w:rsid w:val="00393969"/>
    <w:rsid w:val="00394B74"/>
    <w:rsid w:val="003954BB"/>
    <w:rsid w:val="003955ED"/>
    <w:rsid w:val="00395999"/>
    <w:rsid w:val="00396B4B"/>
    <w:rsid w:val="00396C44"/>
    <w:rsid w:val="00396E85"/>
    <w:rsid w:val="00396FA1"/>
    <w:rsid w:val="003977E8"/>
    <w:rsid w:val="00397887"/>
    <w:rsid w:val="003A023C"/>
    <w:rsid w:val="003A18DF"/>
    <w:rsid w:val="003A2C05"/>
    <w:rsid w:val="003A42E2"/>
    <w:rsid w:val="003A46CA"/>
    <w:rsid w:val="003A4DED"/>
    <w:rsid w:val="003A4EF4"/>
    <w:rsid w:val="003A4F90"/>
    <w:rsid w:val="003A50C2"/>
    <w:rsid w:val="003A5167"/>
    <w:rsid w:val="003A5527"/>
    <w:rsid w:val="003A684D"/>
    <w:rsid w:val="003A6B90"/>
    <w:rsid w:val="003A77F2"/>
    <w:rsid w:val="003B0579"/>
    <w:rsid w:val="003B0C78"/>
    <w:rsid w:val="003B22AD"/>
    <w:rsid w:val="003B2F85"/>
    <w:rsid w:val="003B348C"/>
    <w:rsid w:val="003B350F"/>
    <w:rsid w:val="003B49CB"/>
    <w:rsid w:val="003B4AF1"/>
    <w:rsid w:val="003B5C06"/>
    <w:rsid w:val="003B71CD"/>
    <w:rsid w:val="003B72AF"/>
    <w:rsid w:val="003B74EB"/>
    <w:rsid w:val="003B7B5A"/>
    <w:rsid w:val="003C0B6D"/>
    <w:rsid w:val="003C0CAF"/>
    <w:rsid w:val="003C11F1"/>
    <w:rsid w:val="003C1DC1"/>
    <w:rsid w:val="003C2196"/>
    <w:rsid w:val="003C232E"/>
    <w:rsid w:val="003C2D86"/>
    <w:rsid w:val="003C30B4"/>
    <w:rsid w:val="003C3B04"/>
    <w:rsid w:val="003C3DE1"/>
    <w:rsid w:val="003C40B6"/>
    <w:rsid w:val="003C5338"/>
    <w:rsid w:val="003C58C0"/>
    <w:rsid w:val="003C6D78"/>
    <w:rsid w:val="003C7668"/>
    <w:rsid w:val="003C77C1"/>
    <w:rsid w:val="003C7A87"/>
    <w:rsid w:val="003D0CB4"/>
    <w:rsid w:val="003D0E8F"/>
    <w:rsid w:val="003D19DA"/>
    <w:rsid w:val="003D1C2C"/>
    <w:rsid w:val="003D1C78"/>
    <w:rsid w:val="003D1E86"/>
    <w:rsid w:val="003D21F1"/>
    <w:rsid w:val="003D28F2"/>
    <w:rsid w:val="003D3484"/>
    <w:rsid w:val="003D4345"/>
    <w:rsid w:val="003D5B6D"/>
    <w:rsid w:val="003D7046"/>
    <w:rsid w:val="003D731A"/>
    <w:rsid w:val="003D7ECF"/>
    <w:rsid w:val="003D7FD1"/>
    <w:rsid w:val="003E00D3"/>
    <w:rsid w:val="003E0615"/>
    <w:rsid w:val="003E0D2B"/>
    <w:rsid w:val="003E0D47"/>
    <w:rsid w:val="003E253F"/>
    <w:rsid w:val="003E2FAC"/>
    <w:rsid w:val="003E3274"/>
    <w:rsid w:val="003E34CF"/>
    <w:rsid w:val="003E3935"/>
    <w:rsid w:val="003E3985"/>
    <w:rsid w:val="003E3E90"/>
    <w:rsid w:val="003E439E"/>
    <w:rsid w:val="003E4673"/>
    <w:rsid w:val="003E4ADD"/>
    <w:rsid w:val="003E4D8A"/>
    <w:rsid w:val="003E5938"/>
    <w:rsid w:val="003E6295"/>
    <w:rsid w:val="003E6CF9"/>
    <w:rsid w:val="003E78AA"/>
    <w:rsid w:val="003E7941"/>
    <w:rsid w:val="003E7D79"/>
    <w:rsid w:val="003E7F21"/>
    <w:rsid w:val="003F0188"/>
    <w:rsid w:val="003F2315"/>
    <w:rsid w:val="003F2D0E"/>
    <w:rsid w:val="003F340C"/>
    <w:rsid w:val="003F34B7"/>
    <w:rsid w:val="003F405D"/>
    <w:rsid w:val="003F4D78"/>
    <w:rsid w:val="003F4F2A"/>
    <w:rsid w:val="003F5472"/>
    <w:rsid w:val="003F641F"/>
    <w:rsid w:val="004006C1"/>
    <w:rsid w:val="00400EC8"/>
    <w:rsid w:val="00401A10"/>
    <w:rsid w:val="004022FA"/>
    <w:rsid w:val="00402E29"/>
    <w:rsid w:val="004034B6"/>
    <w:rsid w:val="004035D0"/>
    <w:rsid w:val="00405729"/>
    <w:rsid w:val="00405867"/>
    <w:rsid w:val="0040588C"/>
    <w:rsid w:val="00405A61"/>
    <w:rsid w:val="0040748A"/>
    <w:rsid w:val="0040754B"/>
    <w:rsid w:val="00407959"/>
    <w:rsid w:val="00407DF4"/>
    <w:rsid w:val="00411EEA"/>
    <w:rsid w:val="00412E72"/>
    <w:rsid w:val="00413453"/>
    <w:rsid w:val="00414623"/>
    <w:rsid w:val="0041558E"/>
    <w:rsid w:val="004155D2"/>
    <w:rsid w:val="00415695"/>
    <w:rsid w:val="00415C8C"/>
    <w:rsid w:val="00415E66"/>
    <w:rsid w:val="00416577"/>
    <w:rsid w:val="0041684E"/>
    <w:rsid w:val="004168DA"/>
    <w:rsid w:val="0041752F"/>
    <w:rsid w:val="00417598"/>
    <w:rsid w:val="0041782D"/>
    <w:rsid w:val="004201D9"/>
    <w:rsid w:val="004204BF"/>
    <w:rsid w:val="004208F5"/>
    <w:rsid w:val="0042151B"/>
    <w:rsid w:val="00421B02"/>
    <w:rsid w:val="00421D03"/>
    <w:rsid w:val="0042252C"/>
    <w:rsid w:val="00422783"/>
    <w:rsid w:val="00422E0B"/>
    <w:rsid w:val="00423957"/>
    <w:rsid w:val="00423F75"/>
    <w:rsid w:val="00424F50"/>
    <w:rsid w:val="00425266"/>
    <w:rsid w:val="004259FB"/>
    <w:rsid w:val="00425D4A"/>
    <w:rsid w:val="0042682A"/>
    <w:rsid w:val="00426A15"/>
    <w:rsid w:val="00427060"/>
    <w:rsid w:val="00430F9D"/>
    <w:rsid w:val="00431438"/>
    <w:rsid w:val="00431B6C"/>
    <w:rsid w:val="00432095"/>
    <w:rsid w:val="004323E9"/>
    <w:rsid w:val="00433522"/>
    <w:rsid w:val="00433856"/>
    <w:rsid w:val="004339AD"/>
    <w:rsid w:val="00433AA3"/>
    <w:rsid w:val="00436B4E"/>
    <w:rsid w:val="004376F4"/>
    <w:rsid w:val="00437C67"/>
    <w:rsid w:val="00440989"/>
    <w:rsid w:val="00441259"/>
    <w:rsid w:val="00441A00"/>
    <w:rsid w:val="004429BD"/>
    <w:rsid w:val="004429CB"/>
    <w:rsid w:val="00442FD1"/>
    <w:rsid w:val="004437B3"/>
    <w:rsid w:val="00443C6A"/>
    <w:rsid w:val="004443CD"/>
    <w:rsid w:val="00444B91"/>
    <w:rsid w:val="004465FA"/>
    <w:rsid w:val="00446C1D"/>
    <w:rsid w:val="004474AC"/>
    <w:rsid w:val="004475B6"/>
    <w:rsid w:val="00447E8B"/>
    <w:rsid w:val="004506AF"/>
    <w:rsid w:val="0045099F"/>
    <w:rsid w:val="00450D58"/>
    <w:rsid w:val="004520C7"/>
    <w:rsid w:val="00453753"/>
    <w:rsid w:val="0045393D"/>
    <w:rsid w:val="00453A0C"/>
    <w:rsid w:val="00453A72"/>
    <w:rsid w:val="00453C44"/>
    <w:rsid w:val="0045430C"/>
    <w:rsid w:val="004550E1"/>
    <w:rsid w:val="00455565"/>
    <w:rsid w:val="004557B6"/>
    <w:rsid w:val="00455EB2"/>
    <w:rsid w:val="0045621D"/>
    <w:rsid w:val="00456B3D"/>
    <w:rsid w:val="00456B80"/>
    <w:rsid w:val="00457418"/>
    <w:rsid w:val="00457A0E"/>
    <w:rsid w:val="00457F24"/>
    <w:rsid w:val="00460297"/>
    <w:rsid w:val="004602B7"/>
    <w:rsid w:val="0046041A"/>
    <w:rsid w:val="00460A5F"/>
    <w:rsid w:val="00461050"/>
    <w:rsid w:val="00461600"/>
    <w:rsid w:val="00461C9C"/>
    <w:rsid w:val="004628FA"/>
    <w:rsid w:val="004629DA"/>
    <w:rsid w:val="004638C4"/>
    <w:rsid w:val="00463BCC"/>
    <w:rsid w:val="00464E52"/>
    <w:rsid w:val="00464EAA"/>
    <w:rsid w:val="00465A6F"/>
    <w:rsid w:val="00465DC6"/>
    <w:rsid w:val="00465F95"/>
    <w:rsid w:val="004662A8"/>
    <w:rsid w:val="00466F56"/>
    <w:rsid w:val="0047139E"/>
    <w:rsid w:val="004714D2"/>
    <w:rsid w:val="004714E7"/>
    <w:rsid w:val="004719AB"/>
    <w:rsid w:val="00471B63"/>
    <w:rsid w:val="00471F4F"/>
    <w:rsid w:val="00472140"/>
    <w:rsid w:val="004737BB"/>
    <w:rsid w:val="00474F23"/>
    <w:rsid w:val="00475121"/>
    <w:rsid w:val="00475AC2"/>
    <w:rsid w:val="00475FE1"/>
    <w:rsid w:val="004763A2"/>
    <w:rsid w:val="00476403"/>
    <w:rsid w:val="00476D85"/>
    <w:rsid w:val="0047754B"/>
    <w:rsid w:val="004779FF"/>
    <w:rsid w:val="00477D45"/>
    <w:rsid w:val="0048079E"/>
    <w:rsid w:val="00480AE5"/>
    <w:rsid w:val="00481446"/>
    <w:rsid w:val="00481BF2"/>
    <w:rsid w:val="00482464"/>
    <w:rsid w:val="004831DA"/>
    <w:rsid w:val="0048494E"/>
    <w:rsid w:val="00484CA7"/>
    <w:rsid w:val="00484E18"/>
    <w:rsid w:val="004850CE"/>
    <w:rsid w:val="0048565D"/>
    <w:rsid w:val="00485C22"/>
    <w:rsid w:val="0048675A"/>
    <w:rsid w:val="00486DD2"/>
    <w:rsid w:val="0048767A"/>
    <w:rsid w:val="00487778"/>
    <w:rsid w:val="00490AB2"/>
    <w:rsid w:val="00490FA6"/>
    <w:rsid w:val="0049162D"/>
    <w:rsid w:val="004916AE"/>
    <w:rsid w:val="00491FE1"/>
    <w:rsid w:val="0049311F"/>
    <w:rsid w:val="0049464C"/>
    <w:rsid w:val="00494809"/>
    <w:rsid w:val="00494C21"/>
    <w:rsid w:val="00495A9B"/>
    <w:rsid w:val="00496100"/>
    <w:rsid w:val="0049624B"/>
    <w:rsid w:val="004965A9"/>
    <w:rsid w:val="00496DC2"/>
    <w:rsid w:val="004974A8"/>
    <w:rsid w:val="004976E9"/>
    <w:rsid w:val="00497CF8"/>
    <w:rsid w:val="00497EDB"/>
    <w:rsid w:val="004A08C3"/>
    <w:rsid w:val="004A0E7C"/>
    <w:rsid w:val="004A1296"/>
    <w:rsid w:val="004A25EC"/>
    <w:rsid w:val="004A2928"/>
    <w:rsid w:val="004A2AC4"/>
    <w:rsid w:val="004A2C5C"/>
    <w:rsid w:val="004A2DA1"/>
    <w:rsid w:val="004A39B3"/>
    <w:rsid w:val="004A3E40"/>
    <w:rsid w:val="004A3EF1"/>
    <w:rsid w:val="004A40AF"/>
    <w:rsid w:val="004A5634"/>
    <w:rsid w:val="004A666D"/>
    <w:rsid w:val="004A6B5C"/>
    <w:rsid w:val="004A6D8F"/>
    <w:rsid w:val="004A7F81"/>
    <w:rsid w:val="004B00CC"/>
    <w:rsid w:val="004B04CE"/>
    <w:rsid w:val="004B0564"/>
    <w:rsid w:val="004B0C5D"/>
    <w:rsid w:val="004B0E8F"/>
    <w:rsid w:val="004B155F"/>
    <w:rsid w:val="004B173C"/>
    <w:rsid w:val="004B24F6"/>
    <w:rsid w:val="004B2668"/>
    <w:rsid w:val="004B2D61"/>
    <w:rsid w:val="004B35D6"/>
    <w:rsid w:val="004B3DB9"/>
    <w:rsid w:val="004B4DE4"/>
    <w:rsid w:val="004B5971"/>
    <w:rsid w:val="004B5AFD"/>
    <w:rsid w:val="004B6440"/>
    <w:rsid w:val="004B684B"/>
    <w:rsid w:val="004B6E04"/>
    <w:rsid w:val="004B72CD"/>
    <w:rsid w:val="004B78B0"/>
    <w:rsid w:val="004B794E"/>
    <w:rsid w:val="004B7A7F"/>
    <w:rsid w:val="004C06B5"/>
    <w:rsid w:val="004C0ADF"/>
    <w:rsid w:val="004C17B9"/>
    <w:rsid w:val="004C222E"/>
    <w:rsid w:val="004C350B"/>
    <w:rsid w:val="004C3E27"/>
    <w:rsid w:val="004C5618"/>
    <w:rsid w:val="004C56CB"/>
    <w:rsid w:val="004C5C8B"/>
    <w:rsid w:val="004C5D38"/>
    <w:rsid w:val="004C6459"/>
    <w:rsid w:val="004C6620"/>
    <w:rsid w:val="004D1266"/>
    <w:rsid w:val="004D2E64"/>
    <w:rsid w:val="004D382D"/>
    <w:rsid w:val="004D4332"/>
    <w:rsid w:val="004D4A8A"/>
    <w:rsid w:val="004D4BBE"/>
    <w:rsid w:val="004E0DE8"/>
    <w:rsid w:val="004E14F0"/>
    <w:rsid w:val="004E21E2"/>
    <w:rsid w:val="004E2456"/>
    <w:rsid w:val="004E3047"/>
    <w:rsid w:val="004E3624"/>
    <w:rsid w:val="004E4DA9"/>
    <w:rsid w:val="004E4DEE"/>
    <w:rsid w:val="004E5AEE"/>
    <w:rsid w:val="004E6605"/>
    <w:rsid w:val="004E7B52"/>
    <w:rsid w:val="004E7FAE"/>
    <w:rsid w:val="004F00BC"/>
    <w:rsid w:val="004F048B"/>
    <w:rsid w:val="004F145A"/>
    <w:rsid w:val="004F189D"/>
    <w:rsid w:val="004F1F98"/>
    <w:rsid w:val="004F217D"/>
    <w:rsid w:val="004F2723"/>
    <w:rsid w:val="004F2754"/>
    <w:rsid w:val="004F2785"/>
    <w:rsid w:val="004F35AC"/>
    <w:rsid w:val="004F3817"/>
    <w:rsid w:val="004F39FB"/>
    <w:rsid w:val="004F3C69"/>
    <w:rsid w:val="004F4014"/>
    <w:rsid w:val="004F4A23"/>
    <w:rsid w:val="004F4F87"/>
    <w:rsid w:val="004F50A1"/>
    <w:rsid w:val="004F50F9"/>
    <w:rsid w:val="004F5BFD"/>
    <w:rsid w:val="004F616D"/>
    <w:rsid w:val="004F6B5A"/>
    <w:rsid w:val="004F6E4D"/>
    <w:rsid w:val="005001C9"/>
    <w:rsid w:val="005001F3"/>
    <w:rsid w:val="00501269"/>
    <w:rsid w:val="00501694"/>
    <w:rsid w:val="00501926"/>
    <w:rsid w:val="00501BD6"/>
    <w:rsid w:val="00501D11"/>
    <w:rsid w:val="00502FF8"/>
    <w:rsid w:val="005039E8"/>
    <w:rsid w:val="00503C6A"/>
    <w:rsid w:val="005040DA"/>
    <w:rsid w:val="005047E3"/>
    <w:rsid w:val="00506625"/>
    <w:rsid w:val="00506958"/>
    <w:rsid w:val="005072AC"/>
    <w:rsid w:val="00507356"/>
    <w:rsid w:val="005076F9"/>
    <w:rsid w:val="00507DE4"/>
    <w:rsid w:val="00510206"/>
    <w:rsid w:val="005116FF"/>
    <w:rsid w:val="00511FFD"/>
    <w:rsid w:val="005122D4"/>
    <w:rsid w:val="005123AD"/>
    <w:rsid w:val="0051295B"/>
    <w:rsid w:val="00512D3D"/>
    <w:rsid w:val="005131D4"/>
    <w:rsid w:val="00513234"/>
    <w:rsid w:val="0051380E"/>
    <w:rsid w:val="0051396F"/>
    <w:rsid w:val="005146D2"/>
    <w:rsid w:val="005154F3"/>
    <w:rsid w:val="0051560D"/>
    <w:rsid w:val="00516273"/>
    <w:rsid w:val="0051638A"/>
    <w:rsid w:val="00516B07"/>
    <w:rsid w:val="00516F79"/>
    <w:rsid w:val="00517087"/>
    <w:rsid w:val="00517E48"/>
    <w:rsid w:val="005205E8"/>
    <w:rsid w:val="00520BCF"/>
    <w:rsid w:val="0052172C"/>
    <w:rsid w:val="00521820"/>
    <w:rsid w:val="00521C80"/>
    <w:rsid w:val="00522143"/>
    <w:rsid w:val="00522F94"/>
    <w:rsid w:val="0052333A"/>
    <w:rsid w:val="00523A7A"/>
    <w:rsid w:val="005245AE"/>
    <w:rsid w:val="00524776"/>
    <w:rsid w:val="00524A4D"/>
    <w:rsid w:val="00525D7C"/>
    <w:rsid w:val="005261A4"/>
    <w:rsid w:val="00527198"/>
    <w:rsid w:val="005272B3"/>
    <w:rsid w:val="005279C4"/>
    <w:rsid w:val="0053015B"/>
    <w:rsid w:val="00530EB1"/>
    <w:rsid w:val="00531704"/>
    <w:rsid w:val="00532107"/>
    <w:rsid w:val="00532268"/>
    <w:rsid w:val="00532455"/>
    <w:rsid w:val="00533799"/>
    <w:rsid w:val="005338A3"/>
    <w:rsid w:val="00533B4D"/>
    <w:rsid w:val="00533C1F"/>
    <w:rsid w:val="005359D5"/>
    <w:rsid w:val="0053698E"/>
    <w:rsid w:val="00536FDD"/>
    <w:rsid w:val="0053736F"/>
    <w:rsid w:val="00537F60"/>
    <w:rsid w:val="0054059D"/>
    <w:rsid w:val="00540B24"/>
    <w:rsid w:val="005428DF"/>
    <w:rsid w:val="00543276"/>
    <w:rsid w:val="005435E7"/>
    <w:rsid w:val="0054437B"/>
    <w:rsid w:val="0054443C"/>
    <w:rsid w:val="00545948"/>
    <w:rsid w:val="005463B9"/>
    <w:rsid w:val="00546898"/>
    <w:rsid w:val="00546B67"/>
    <w:rsid w:val="00547094"/>
    <w:rsid w:val="00550737"/>
    <w:rsid w:val="0055078E"/>
    <w:rsid w:val="00550A22"/>
    <w:rsid w:val="00550BE8"/>
    <w:rsid w:val="0055155B"/>
    <w:rsid w:val="00551F26"/>
    <w:rsid w:val="00552BDC"/>
    <w:rsid w:val="00553C3D"/>
    <w:rsid w:val="00553E95"/>
    <w:rsid w:val="00554F4D"/>
    <w:rsid w:val="005554B3"/>
    <w:rsid w:val="005554C7"/>
    <w:rsid w:val="00555918"/>
    <w:rsid w:val="00555957"/>
    <w:rsid w:val="00555F93"/>
    <w:rsid w:val="005569DD"/>
    <w:rsid w:val="00556B5F"/>
    <w:rsid w:val="00556EBE"/>
    <w:rsid w:val="00556FC9"/>
    <w:rsid w:val="0055777E"/>
    <w:rsid w:val="00560413"/>
    <w:rsid w:val="00560B59"/>
    <w:rsid w:val="005610D1"/>
    <w:rsid w:val="00561454"/>
    <w:rsid w:val="005614BE"/>
    <w:rsid w:val="005626A7"/>
    <w:rsid w:val="00563354"/>
    <w:rsid w:val="00563387"/>
    <w:rsid w:val="00563CDF"/>
    <w:rsid w:val="00564198"/>
    <w:rsid w:val="0056433F"/>
    <w:rsid w:val="00565673"/>
    <w:rsid w:val="00570552"/>
    <w:rsid w:val="00570D75"/>
    <w:rsid w:val="00571A88"/>
    <w:rsid w:val="005726FB"/>
    <w:rsid w:val="00573A6D"/>
    <w:rsid w:val="00574481"/>
    <w:rsid w:val="005761AD"/>
    <w:rsid w:val="00576418"/>
    <w:rsid w:val="00576AC7"/>
    <w:rsid w:val="0057765A"/>
    <w:rsid w:val="00577EC2"/>
    <w:rsid w:val="00580BA8"/>
    <w:rsid w:val="0058183E"/>
    <w:rsid w:val="005826BF"/>
    <w:rsid w:val="0058313B"/>
    <w:rsid w:val="00583AE5"/>
    <w:rsid w:val="00583C92"/>
    <w:rsid w:val="00583CAD"/>
    <w:rsid w:val="00583D66"/>
    <w:rsid w:val="0058469E"/>
    <w:rsid w:val="00584922"/>
    <w:rsid w:val="00585EEA"/>
    <w:rsid w:val="005870F8"/>
    <w:rsid w:val="005875CB"/>
    <w:rsid w:val="0058782D"/>
    <w:rsid w:val="00590877"/>
    <w:rsid w:val="00590D7C"/>
    <w:rsid w:val="00591739"/>
    <w:rsid w:val="00592372"/>
    <w:rsid w:val="00592467"/>
    <w:rsid w:val="00592A27"/>
    <w:rsid w:val="00593275"/>
    <w:rsid w:val="0059424E"/>
    <w:rsid w:val="0059470E"/>
    <w:rsid w:val="00594F94"/>
    <w:rsid w:val="00595D47"/>
    <w:rsid w:val="005965E3"/>
    <w:rsid w:val="00596E57"/>
    <w:rsid w:val="005972EA"/>
    <w:rsid w:val="005975F3"/>
    <w:rsid w:val="005976FF"/>
    <w:rsid w:val="005977EE"/>
    <w:rsid w:val="00597F00"/>
    <w:rsid w:val="005A09ED"/>
    <w:rsid w:val="005A12E1"/>
    <w:rsid w:val="005A2161"/>
    <w:rsid w:val="005A2864"/>
    <w:rsid w:val="005A3189"/>
    <w:rsid w:val="005A36CB"/>
    <w:rsid w:val="005A3842"/>
    <w:rsid w:val="005A3BC4"/>
    <w:rsid w:val="005A4727"/>
    <w:rsid w:val="005A4C8E"/>
    <w:rsid w:val="005A5CDC"/>
    <w:rsid w:val="005A66DB"/>
    <w:rsid w:val="005A72C6"/>
    <w:rsid w:val="005A732E"/>
    <w:rsid w:val="005A7E22"/>
    <w:rsid w:val="005B00CD"/>
    <w:rsid w:val="005B0BAA"/>
    <w:rsid w:val="005B1553"/>
    <w:rsid w:val="005B1751"/>
    <w:rsid w:val="005B1891"/>
    <w:rsid w:val="005B218B"/>
    <w:rsid w:val="005B3034"/>
    <w:rsid w:val="005B340F"/>
    <w:rsid w:val="005B3750"/>
    <w:rsid w:val="005B3752"/>
    <w:rsid w:val="005B6224"/>
    <w:rsid w:val="005B6DF6"/>
    <w:rsid w:val="005B70EB"/>
    <w:rsid w:val="005B7A28"/>
    <w:rsid w:val="005C10DC"/>
    <w:rsid w:val="005C154F"/>
    <w:rsid w:val="005C1DE2"/>
    <w:rsid w:val="005C1F18"/>
    <w:rsid w:val="005C21F3"/>
    <w:rsid w:val="005C22EC"/>
    <w:rsid w:val="005C2554"/>
    <w:rsid w:val="005C2581"/>
    <w:rsid w:val="005C2EDF"/>
    <w:rsid w:val="005C2FFC"/>
    <w:rsid w:val="005C3C0E"/>
    <w:rsid w:val="005C4283"/>
    <w:rsid w:val="005C449E"/>
    <w:rsid w:val="005C4701"/>
    <w:rsid w:val="005C70A0"/>
    <w:rsid w:val="005C7985"/>
    <w:rsid w:val="005D04D2"/>
    <w:rsid w:val="005D170A"/>
    <w:rsid w:val="005D1D45"/>
    <w:rsid w:val="005D1ED1"/>
    <w:rsid w:val="005D2718"/>
    <w:rsid w:val="005D43BB"/>
    <w:rsid w:val="005D4F97"/>
    <w:rsid w:val="005D64AE"/>
    <w:rsid w:val="005D72F6"/>
    <w:rsid w:val="005E024C"/>
    <w:rsid w:val="005E0606"/>
    <w:rsid w:val="005E0AD2"/>
    <w:rsid w:val="005E0C35"/>
    <w:rsid w:val="005E1016"/>
    <w:rsid w:val="005E2125"/>
    <w:rsid w:val="005E273B"/>
    <w:rsid w:val="005E28B4"/>
    <w:rsid w:val="005E2A79"/>
    <w:rsid w:val="005E2BB0"/>
    <w:rsid w:val="005E359A"/>
    <w:rsid w:val="005E3A43"/>
    <w:rsid w:val="005E5171"/>
    <w:rsid w:val="005E5E2B"/>
    <w:rsid w:val="005E5E72"/>
    <w:rsid w:val="005E6AA0"/>
    <w:rsid w:val="005E6EF1"/>
    <w:rsid w:val="005F019F"/>
    <w:rsid w:val="005F13F6"/>
    <w:rsid w:val="005F33BC"/>
    <w:rsid w:val="005F3DF1"/>
    <w:rsid w:val="005F6538"/>
    <w:rsid w:val="005F790C"/>
    <w:rsid w:val="005F7F64"/>
    <w:rsid w:val="006004BC"/>
    <w:rsid w:val="00600878"/>
    <w:rsid w:val="0060132C"/>
    <w:rsid w:val="00601682"/>
    <w:rsid w:val="00601D55"/>
    <w:rsid w:val="00602A61"/>
    <w:rsid w:val="00603706"/>
    <w:rsid w:val="00603E1C"/>
    <w:rsid w:val="00603FDD"/>
    <w:rsid w:val="00604658"/>
    <w:rsid w:val="0060593C"/>
    <w:rsid w:val="00605BF8"/>
    <w:rsid w:val="00606865"/>
    <w:rsid w:val="00606C7E"/>
    <w:rsid w:val="0060706F"/>
    <w:rsid w:val="0060796C"/>
    <w:rsid w:val="00607D7D"/>
    <w:rsid w:val="006103CC"/>
    <w:rsid w:val="0061044E"/>
    <w:rsid w:val="00610B71"/>
    <w:rsid w:val="00610FC8"/>
    <w:rsid w:val="006111DC"/>
    <w:rsid w:val="00612023"/>
    <w:rsid w:val="0061272B"/>
    <w:rsid w:val="00612897"/>
    <w:rsid w:val="00612A30"/>
    <w:rsid w:val="00612A8D"/>
    <w:rsid w:val="00613AD8"/>
    <w:rsid w:val="00613B5F"/>
    <w:rsid w:val="00614AF8"/>
    <w:rsid w:val="00614C1A"/>
    <w:rsid w:val="00614D35"/>
    <w:rsid w:val="0061528B"/>
    <w:rsid w:val="0061559B"/>
    <w:rsid w:val="00615702"/>
    <w:rsid w:val="00615DE5"/>
    <w:rsid w:val="00616371"/>
    <w:rsid w:val="00616537"/>
    <w:rsid w:val="0061733A"/>
    <w:rsid w:val="006200E3"/>
    <w:rsid w:val="0062115A"/>
    <w:rsid w:val="0062166C"/>
    <w:rsid w:val="00621892"/>
    <w:rsid w:val="00621C08"/>
    <w:rsid w:val="00621D6D"/>
    <w:rsid w:val="00621F3B"/>
    <w:rsid w:val="006220B4"/>
    <w:rsid w:val="00623261"/>
    <w:rsid w:val="00623A1C"/>
    <w:rsid w:val="00623A90"/>
    <w:rsid w:val="00623AD8"/>
    <w:rsid w:val="006248FF"/>
    <w:rsid w:val="006253CA"/>
    <w:rsid w:val="006253F1"/>
    <w:rsid w:val="006262F0"/>
    <w:rsid w:val="00626F17"/>
    <w:rsid w:val="0062731D"/>
    <w:rsid w:val="00627AF5"/>
    <w:rsid w:val="0063195C"/>
    <w:rsid w:val="006319AA"/>
    <w:rsid w:val="00631C99"/>
    <w:rsid w:val="00632024"/>
    <w:rsid w:val="00632C9A"/>
    <w:rsid w:val="00633265"/>
    <w:rsid w:val="00633C31"/>
    <w:rsid w:val="00634B80"/>
    <w:rsid w:val="00635104"/>
    <w:rsid w:val="00635243"/>
    <w:rsid w:val="00635900"/>
    <w:rsid w:val="00635CBD"/>
    <w:rsid w:val="006364DF"/>
    <w:rsid w:val="0063652A"/>
    <w:rsid w:val="006374B1"/>
    <w:rsid w:val="00637657"/>
    <w:rsid w:val="00637D91"/>
    <w:rsid w:val="006404F6"/>
    <w:rsid w:val="00640AB7"/>
    <w:rsid w:val="00640E24"/>
    <w:rsid w:val="00640ED6"/>
    <w:rsid w:val="0064102E"/>
    <w:rsid w:val="006410D9"/>
    <w:rsid w:val="006410F4"/>
    <w:rsid w:val="00641D56"/>
    <w:rsid w:val="006425E1"/>
    <w:rsid w:val="00642661"/>
    <w:rsid w:val="00642ED4"/>
    <w:rsid w:val="006436A3"/>
    <w:rsid w:val="0064434C"/>
    <w:rsid w:val="006444A6"/>
    <w:rsid w:val="00644C6F"/>
    <w:rsid w:val="00644E83"/>
    <w:rsid w:val="006455F5"/>
    <w:rsid w:val="0064593F"/>
    <w:rsid w:val="006465A4"/>
    <w:rsid w:val="006465F2"/>
    <w:rsid w:val="00646A9C"/>
    <w:rsid w:val="00646D08"/>
    <w:rsid w:val="00646FD4"/>
    <w:rsid w:val="00650B2D"/>
    <w:rsid w:val="00650C54"/>
    <w:rsid w:val="00651B65"/>
    <w:rsid w:val="00653CF9"/>
    <w:rsid w:val="006546B9"/>
    <w:rsid w:val="00655B2C"/>
    <w:rsid w:val="00656907"/>
    <w:rsid w:val="00657064"/>
    <w:rsid w:val="00657134"/>
    <w:rsid w:val="00660919"/>
    <w:rsid w:val="00660A67"/>
    <w:rsid w:val="00660A80"/>
    <w:rsid w:val="00660DDB"/>
    <w:rsid w:val="0066245E"/>
    <w:rsid w:val="00663363"/>
    <w:rsid w:val="00663671"/>
    <w:rsid w:val="00663C37"/>
    <w:rsid w:val="00664EBB"/>
    <w:rsid w:val="0066506D"/>
    <w:rsid w:val="0066530F"/>
    <w:rsid w:val="006653AE"/>
    <w:rsid w:val="006661B3"/>
    <w:rsid w:val="0066685D"/>
    <w:rsid w:val="006670C6"/>
    <w:rsid w:val="00667C33"/>
    <w:rsid w:val="00667CE6"/>
    <w:rsid w:val="00667EDE"/>
    <w:rsid w:val="00673167"/>
    <w:rsid w:val="006731E6"/>
    <w:rsid w:val="00673786"/>
    <w:rsid w:val="00675171"/>
    <w:rsid w:val="006763B3"/>
    <w:rsid w:val="006763CA"/>
    <w:rsid w:val="0067657F"/>
    <w:rsid w:val="00676805"/>
    <w:rsid w:val="00676A8A"/>
    <w:rsid w:val="00677847"/>
    <w:rsid w:val="00680050"/>
    <w:rsid w:val="006801EE"/>
    <w:rsid w:val="00680556"/>
    <w:rsid w:val="00681049"/>
    <w:rsid w:val="00681145"/>
    <w:rsid w:val="00681A53"/>
    <w:rsid w:val="00681D7F"/>
    <w:rsid w:val="006832FB"/>
    <w:rsid w:val="0068416A"/>
    <w:rsid w:val="006841FC"/>
    <w:rsid w:val="006849FE"/>
    <w:rsid w:val="00685603"/>
    <w:rsid w:val="00685EC6"/>
    <w:rsid w:val="00686402"/>
    <w:rsid w:val="00687527"/>
    <w:rsid w:val="00687BD5"/>
    <w:rsid w:val="00687F03"/>
    <w:rsid w:val="00690F26"/>
    <w:rsid w:val="0069101B"/>
    <w:rsid w:val="0069162C"/>
    <w:rsid w:val="00691746"/>
    <w:rsid w:val="006933D4"/>
    <w:rsid w:val="00693877"/>
    <w:rsid w:val="00693CC4"/>
    <w:rsid w:val="00693CFE"/>
    <w:rsid w:val="00693D1F"/>
    <w:rsid w:val="0069418F"/>
    <w:rsid w:val="006942FD"/>
    <w:rsid w:val="0069553C"/>
    <w:rsid w:val="00695DC9"/>
    <w:rsid w:val="0069672F"/>
    <w:rsid w:val="00696A5D"/>
    <w:rsid w:val="006A058C"/>
    <w:rsid w:val="006A071D"/>
    <w:rsid w:val="006A1AA1"/>
    <w:rsid w:val="006A3EBA"/>
    <w:rsid w:val="006A4478"/>
    <w:rsid w:val="006A473C"/>
    <w:rsid w:val="006A47F2"/>
    <w:rsid w:val="006A490F"/>
    <w:rsid w:val="006A5797"/>
    <w:rsid w:val="006A5B6E"/>
    <w:rsid w:val="006A5C88"/>
    <w:rsid w:val="006A79AD"/>
    <w:rsid w:val="006B0675"/>
    <w:rsid w:val="006B0911"/>
    <w:rsid w:val="006B1445"/>
    <w:rsid w:val="006B22DC"/>
    <w:rsid w:val="006B28DF"/>
    <w:rsid w:val="006B2A26"/>
    <w:rsid w:val="006B382F"/>
    <w:rsid w:val="006B3919"/>
    <w:rsid w:val="006B3A63"/>
    <w:rsid w:val="006B3D40"/>
    <w:rsid w:val="006B5384"/>
    <w:rsid w:val="006B55D2"/>
    <w:rsid w:val="006B5B48"/>
    <w:rsid w:val="006B5BD6"/>
    <w:rsid w:val="006B5BF7"/>
    <w:rsid w:val="006B5F22"/>
    <w:rsid w:val="006B72F1"/>
    <w:rsid w:val="006B788F"/>
    <w:rsid w:val="006B7D34"/>
    <w:rsid w:val="006C0C78"/>
    <w:rsid w:val="006C168A"/>
    <w:rsid w:val="006C19FA"/>
    <w:rsid w:val="006C1FD3"/>
    <w:rsid w:val="006C2735"/>
    <w:rsid w:val="006C274F"/>
    <w:rsid w:val="006C2AA4"/>
    <w:rsid w:val="006C4608"/>
    <w:rsid w:val="006C4C04"/>
    <w:rsid w:val="006C515F"/>
    <w:rsid w:val="006C56EA"/>
    <w:rsid w:val="006D0157"/>
    <w:rsid w:val="006D0845"/>
    <w:rsid w:val="006D0FA8"/>
    <w:rsid w:val="006D1453"/>
    <w:rsid w:val="006D1A52"/>
    <w:rsid w:val="006D2550"/>
    <w:rsid w:val="006D27C7"/>
    <w:rsid w:val="006D2BE5"/>
    <w:rsid w:val="006D308F"/>
    <w:rsid w:val="006D30E8"/>
    <w:rsid w:val="006D3BEC"/>
    <w:rsid w:val="006D52A7"/>
    <w:rsid w:val="006D5FCE"/>
    <w:rsid w:val="006D63BE"/>
    <w:rsid w:val="006D6C10"/>
    <w:rsid w:val="006D77D4"/>
    <w:rsid w:val="006D7A05"/>
    <w:rsid w:val="006D7AA4"/>
    <w:rsid w:val="006D7ED1"/>
    <w:rsid w:val="006D7F46"/>
    <w:rsid w:val="006E20AF"/>
    <w:rsid w:val="006E2579"/>
    <w:rsid w:val="006E26F7"/>
    <w:rsid w:val="006E2A1C"/>
    <w:rsid w:val="006E42E4"/>
    <w:rsid w:val="006E474C"/>
    <w:rsid w:val="006E49CA"/>
    <w:rsid w:val="006E4C24"/>
    <w:rsid w:val="006E56BE"/>
    <w:rsid w:val="006F00D3"/>
    <w:rsid w:val="006F19FB"/>
    <w:rsid w:val="006F214A"/>
    <w:rsid w:val="006F2230"/>
    <w:rsid w:val="006F28FC"/>
    <w:rsid w:val="006F2EA9"/>
    <w:rsid w:val="006F3531"/>
    <w:rsid w:val="006F4FDC"/>
    <w:rsid w:val="006F50A8"/>
    <w:rsid w:val="006F5860"/>
    <w:rsid w:val="006F6416"/>
    <w:rsid w:val="006F67EC"/>
    <w:rsid w:val="006F68F0"/>
    <w:rsid w:val="006F69CB"/>
    <w:rsid w:val="006F6FE6"/>
    <w:rsid w:val="00700AA7"/>
    <w:rsid w:val="00700CAE"/>
    <w:rsid w:val="00701ED5"/>
    <w:rsid w:val="00701F29"/>
    <w:rsid w:val="0070241A"/>
    <w:rsid w:val="00702E53"/>
    <w:rsid w:val="00703F13"/>
    <w:rsid w:val="00704296"/>
    <w:rsid w:val="00704491"/>
    <w:rsid w:val="00704D54"/>
    <w:rsid w:val="00704DB0"/>
    <w:rsid w:val="0070523C"/>
    <w:rsid w:val="00705442"/>
    <w:rsid w:val="0070544F"/>
    <w:rsid w:val="00705508"/>
    <w:rsid w:val="00705BD3"/>
    <w:rsid w:val="00706AFE"/>
    <w:rsid w:val="0070726D"/>
    <w:rsid w:val="007075D1"/>
    <w:rsid w:val="00707730"/>
    <w:rsid w:val="0071048F"/>
    <w:rsid w:val="007105D6"/>
    <w:rsid w:val="007118B6"/>
    <w:rsid w:val="00711C53"/>
    <w:rsid w:val="00711D73"/>
    <w:rsid w:val="00712EB6"/>
    <w:rsid w:val="00713B58"/>
    <w:rsid w:val="00714112"/>
    <w:rsid w:val="007147D0"/>
    <w:rsid w:val="007148E9"/>
    <w:rsid w:val="00714F90"/>
    <w:rsid w:val="00715C62"/>
    <w:rsid w:val="0071696B"/>
    <w:rsid w:val="0071721F"/>
    <w:rsid w:val="007211A9"/>
    <w:rsid w:val="00721664"/>
    <w:rsid w:val="00722318"/>
    <w:rsid w:val="0072238F"/>
    <w:rsid w:val="00722E36"/>
    <w:rsid w:val="00723026"/>
    <w:rsid w:val="0072378D"/>
    <w:rsid w:val="00724223"/>
    <w:rsid w:val="00725069"/>
    <w:rsid w:val="007254AF"/>
    <w:rsid w:val="0072596F"/>
    <w:rsid w:val="00725981"/>
    <w:rsid w:val="007267F4"/>
    <w:rsid w:val="007272F6"/>
    <w:rsid w:val="00727BAF"/>
    <w:rsid w:val="00727EB0"/>
    <w:rsid w:val="007300CC"/>
    <w:rsid w:val="00730C42"/>
    <w:rsid w:val="00730CB0"/>
    <w:rsid w:val="00731724"/>
    <w:rsid w:val="00731D78"/>
    <w:rsid w:val="00731D90"/>
    <w:rsid w:val="007326DF"/>
    <w:rsid w:val="007328FF"/>
    <w:rsid w:val="00733FF1"/>
    <w:rsid w:val="00734100"/>
    <w:rsid w:val="00734E7E"/>
    <w:rsid w:val="0073533A"/>
    <w:rsid w:val="007353AE"/>
    <w:rsid w:val="00735759"/>
    <w:rsid w:val="007369C1"/>
    <w:rsid w:val="00737CBA"/>
    <w:rsid w:val="007405DA"/>
    <w:rsid w:val="00740896"/>
    <w:rsid w:val="00740977"/>
    <w:rsid w:val="00741696"/>
    <w:rsid w:val="007419D4"/>
    <w:rsid w:val="007438C1"/>
    <w:rsid w:val="0074428F"/>
    <w:rsid w:val="00744703"/>
    <w:rsid w:val="007453B7"/>
    <w:rsid w:val="0074567D"/>
    <w:rsid w:val="00745EBA"/>
    <w:rsid w:val="007462F9"/>
    <w:rsid w:val="007465BE"/>
    <w:rsid w:val="00746C8B"/>
    <w:rsid w:val="007479B5"/>
    <w:rsid w:val="00747EB4"/>
    <w:rsid w:val="00747F37"/>
    <w:rsid w:val="00747F74"/>
    <w:rsid w:val="0075035F"/>
    <w:rsid w:val="00750F14"/>
    <w:rsid w:val="00751BC3"/>
    <w:rsid w:val="00751D0C"/>
    <w:rsid w:val="00752772"/>
    <w:rsid w:val="00752F10"/>
    <w:rsid w:val="00753263"/>
    <w:rsid w:val="007549A0"/>
    <w:rsid w:val="007551DC"/>
    <w:rsid w:val="00755282"/>
    <w:rsid w:val="00756003"/>
    <w:rsid w:val="007566B4"/>
    <w:rsid w:val="00756937"/>
    <w:rsid w:val="00756F3A"/>
    <w:rsid w:val="00757A0E"/>
    <w:rsid w:val="00757D2A"/>
    <w:rsid w:val="007607A1"/>
    <w:rsid w:val="00761434"/>
    <w:rsid w:val="0076146E"/>
    <w:rsid w:val="007620BA"/>
    <w:rsid w:val="007625D4"/>
    <w:rsid w:val="00762C97"/>
    <w:rsid w:val="00763A32"/>
    <w:rsid w:val="007643B8"/>
    <w:rsid w:val="00764CD9"/>
    <w:rsid w:val="00764E6C"/>
    <w:rsid w:val="00764E95"/>
    <w:rsid w:val="00765174"/>
    <w:rsid w:val="00765541"/>
    <w:rsid w:val="00766FCE"/>
    <w:rsid w:val="00767707"/>
    <w:rsid w:val="00770040"/>
    <w:rsid w:val="0077021D"/>
    <w:rsid w:val="0077040A"/>
    <w:rsid w:val="00770E7B"/>
    <w:rsid w:val="00770F38"/>
    <w:rsid w:val="0077109A"/>
    <w:rsid w:val="00771839"/>
    <w:rsid w:val="00772481"/>
    <w:rsid w:val="00772A8D"/>
    <w:rsid w:val="007732C7"/>
    <w:rsid w:val="007738F3"/>
    <w:rsid w:val="00774E0E"/>
    <w:rsid w:val="00775396"/>
    <w:rsid w:val="007753A9"/>
    <w:rsid w:val="00775647"/>
    <w:rsid w:val="00775EC3"/>
    <w:rsid w:val="00776337"/>
    <w:rsid w:val="00776BE7"/>
    <w:rsid w:val="0078082C"/>
    <w:rsid w:val="00781AA2"/>
    <w:rsid w:val="00781EFC"/>
    <w:rsid w:val="00784AA7"/>
    <w:rsid w:val="00784B22"/>
    <w:rsid w:val="00785085"/>
    <w:rsid w:val="00785390"/>
    <w:rsid w:val="00785879"/>
    <w:rsid w:val="00785D64"/>
    <w:rsid w:val="00785E27"/>
    <w:rsid w:val="00787BE7"/>
    <w:rsid w:val="00790393"/>
    <w:rsid w:val="0079072B"/>
    <w:rsid w:val="007908D4"/>
    <w:rsid w:val="00791069"/>
    <w:rsid w:val="00791649"/>
    <w:rsid w:val="007925E3"/>
    <w:rsid w:val="00792892"/>
    <w:rsid w:val="00793918"/>
    <w:rsid w:val="00793D21"/>
    <w:rsid w:val="00794A6E"/>
    <w:rsid w:val="007956ED"/>
    <w:rsid w:val="0079679F"/>
    <w:rsid w:val="00796BFB"/>
    <w:rsid w:val="00796F90"/>
    <w:rsid w:val="007971A9"/>
    <w:rsid w:val="007973CC"/>
    <w:rsid w:val="007975B4"/>
    <w:rsid w:val="00797A6F"/>
    <w:rsid w:val="007A0277"/>
    <w:rsid w:val="007A038A"/>
    <w:rsid w:val="007A07DF"/>
    <w:rsid w:val="007A0E14"/>
    <w:rsid w:val="007A0F95"/>
    <w:rsid w:val="007A1097"/>
    <w:rsid w:val="007A26A8"/>
    <w:rsid w:val="007A3446"/>
    <w:rsid w:val="007A36A8"/>
    <w:rsid w:val="007A38BB"/>
    <w:rsid w:val="007A3F03"/>
    <w:rsid w:val="007A4692"/>
    <w:rsid w:val="007A4FAF"/>
    <w:rsid w:val="007A7EA6"/>
    <w:rsid w:val="007B07E8"/>
    <w:rsid w:val="007B08C5"/>
    <w:rsid w:val="007B1D4C"/>
    <w:rsid w:val="007B2747"/>
    <w:rsid w:val="007B302E"/>
    <w:rsid w:val="007B4164"/>
    <w:rsid w:val="007B4C34"/>
    <w:rsid w:val="007B5705"/>
    <w:rsid w:val="007B5C00"/>
    <w:rsid w:val="007B5E32"/>
    <w:rsid w:val="007B63A1"/>
    <w:rsid w:val="007B695B"/>
    <w:rsid w:val="007B6C34"/>
    <w:rsid w:val="007C361F"/>
    <w:rsid w:val="007C3A04"/>
    <w:rsid w:val="007C4476"/>
    <w:rsid w:val="007C4597"/>
    <w:rsid w:val="007C47CE"/>
    <w:rsid w:val="007C486D"/>
    <w:rsid w:val="007C5735"/>
    <w:rsid w:val="007C5851"/>
    <w:rsid w:val="007C599E"/>
    <w:rsid w:val="007C5AA7"/>
    <w:rsid w:val="007C67CA"/>
    <w:rsid w:val="007C72FE"/>
    <w:rsid w:val="007C7E61"/>
    <w:rsid w:val="007C7ED4"/>
    <w:rsid w:val="007D00DB"/>
    <w:rsid w:val="007D054B"/>
    <w:rsid w:val="007D08CA"/>
    <w:rsid w:val="007D0E6E"/>
    <w:rsid w:val="007D1CB5"/>
    <w:rsid w:val="007D1F1C"/>
    <w:rsid w:val="007D2C34"/>
    <w:rsid w:val="007D2E2E"/>
    <w:rsid w:val="007D32E6"/>
    <w:rsid w:val="007D45B9"/>
    <w:rsid w:val="007D481C"/>
    <w:rsid w:val="007D4B54"/>
    <w:rsid w:val="007D4DCD"/>
    <w:rsid w:val="007D4F91"/>
    <w:rsid w:val="007D53F6"/>
    <w:rsid w:val="007D5880"/>
    <w:rsid w:val="007D5ACB"/>
    <w:rsid w:val="007D6496"/>
    <w:rsid w:val="007D7157"/>
    <w:rsid w:val="007D7E11"/>
    <w:rsid w:val="007E1112"/>
    <w:rsid w:val="007E1506"/>
    <w:rsid w:val="007E1891"/>
    <w:rsid w:val="007E1DF4"/>
    <w:rsid w:val="007E2594"/>
    <w:rsid w:val="007E28AC"/>
    <w:rsid w:val="007E2AED"/>
    <w:rsid w:val="007E2BEE"/>
    <w:rsid w:val="007E2C1D"/>
    <w:rsid w:val="007E2E8D"/>
    <w:rsid w:val="007E3366"/>
    <w:rsid w:val="007E4646"/>
    <w:rsid w:val="007E4650"/>
    <w:rsid w:val="007E46D2"/>
    <w:rsid w:val="007E4D00"/>
    <w:rsid w:val="007E64FA"/>
    <w:rsid w:val="007E683A"/>
    <w:rsid w:val="007F0B79"/>
    <w:rsid w:val="007F15ED"/>
    <w:rsid w:val="007F1949"/>
    <w:rsid w:val="007F32AD"/>
    <w:rsid w:val="007F37FD"/>
    <w:rsid w:val="007F3EBE"/>
    <w:rsid w:val="007F3F87"/>
    <w:rsid w:val="007F4095"/>
    <w:rsid w:val="007F4389"/>
    <w:rsid w:val="007F4CB9"/>
    <w:rsid w:val="007F4D1E"/>
    <w:rsid w:val="007F53ED"/>
    <w:rsid w:val="007F5C86"/>
    <w:rsid w:val="007F5EC4"/>
    <w:rsid w:val="007F71DF"/>
    <w:rsid w:val="007F78F2"/>
    <w:rsid w:val="007F7CDE"/>
    <w:rsid w:val="00800C33"/>
    <w:rsid w:val="00801288"/>
    <w:rsid w:val="008036DC"/>
    <w:rsid w:val="00803A13"/>
    <w:rsid w:val="00803D3F"/>
    <w:rsid w:val="008052A4"/>
    <w:rsid w:val="0080559F"/>
    <w:rsid w:val="00805708"/>
    <w:rsid w:val="00806B70"/>
    <w:rsid w:val="00806CD5"/>
    <w:rsid w:val="00807B7E"/>
    <w:rsid w:val="00807D5C"/>
    <w:rsid w:val="00807F2E"/>
    <w:rsid w:val="0081005C"/>
    <w:rsid w:val="00810557"/>
    <w:rsid w:val="00810577"/>
    <w:rsid w:val="00810ADE"/>
    <w:rsid w:val="00810F5F"/>
    <w:rsid w:val="00812A4C"/>
    <w:rsid w:val="00813422"/>
    <w:rsid w:val="008135F4"/>
    <w:rsid w:val="008140E8"/>
    <w:rsid w:val="0081477D"/>
    <w:rsid w:val="008149E4"/>
    <w:rsid w:val="008151EF"/>
    <w:rsid w:val="00815401"/>
    <w:rsid w:val="00815FEF"/>
    <w:rsid w:val="008172A9"/>
    <w:rsid w:val="00817781"/>
    <w:rsid w:val="00817BD6"/>
    <w:rsid w:val="00820316"/>
    <w:rsid w:val="0082068F"/>
    <w:rsid w:val="008208BC"/>
    <w:rsid w:val="00820A9F"/>
    <w:rsid w:val="00820CE3"/>
    <w:rsid w:val="00821016"/>
    <w:rsid w:val="008215B7"/>
    <w:rsid w:val="00821A16"/>
    <w:rsid w:val="00821E29"/>
    <w:rsid w:val="008222A6"/>
    <w:rsid w:val="00823461"/>
    <w:rsid w:val="00823A1E"/>
    <w:rsid w:val="00823D09"/>
    <w:rsid w:val="00824084"/>
    <w:rsid w:val="00824BE4"/>
    <w:rsid w:val="00825D20"/>
    <w:rsid w:val="00825FA5"/>
    <w:rsid w:val="00827AE1"/>
    <w:rsid w:val="00827EAB"/>
    <w:rsid w:val="008300D9"/>
    <w:rsid w:val="008318C4"/>
    <w:rsid w:val="008325FF"/>
    <w:rsid w:val="008327A3"/>
    <w:rsid w:val="008328FD"/>
    <w:rsid w:val="00833AC3"/>
    <w:rsid w:val="00834AD6"/>
    <w:rsid w:val="00834E14"/>
    <w:rsid w:val="00835623"/>
    <w:rsid w:val="008356B1"/>
    <w:rsid w:val="0084001B"/>
    <w:rsid w:val="008404EE"/>
    <w:rsid w:val="008408F2"/>
    <w:rsid w:val="0084158C"/>
    <w:rsid w:val="00841747"/>
    <w:rsid w:val="00841951"/>
    <w:rsid w:val="00841BA3"/>
    <w:rsid w:val="00841EA9"/>
    <w:rsid w:val="008424A9"/>
    <w:rsid w:val="008439D9"/>
    <w:rsid w:val="008442AC"/>
    <w:rsid w:val="00844864"/>
    <w:rsid w:val="00844986"/>
    <w:rsid w:val="00845789"/>
    <w:rsid w:val="008460B8"/>
    <w:rsid w:val="00846137"/>
    <w:rsid w:val="008461CC"/>
    <w:rsid w:val="00846277"/>
    <w:rsid w:val="00846879"/>
    <w:rsid w:val="00847847"/>
    <w:rsid w:val="00847F88"/>
    <w:rsid w:val="00850691"/>
    <w:rsid w:val="008507CD"/>
    <w:rsid w:val="008515A7"/>
    <w:rsid w:val="00851988"/>
    <w:rsid w:val="00852430"/>
    <w:rsid w:val="00852433"/>
    <w:rsid w:val="0085299E"/>
    <w:rsid w:val="00852F5D"/>
    <w:rsid w:val="008541F4"/>
    <w:rsid w:val="00854C48"/>
    <w:rsid w:val="00855F12"/>
    <w:rsid w:val="00856445"/>
    <w:rsid w:val="00856FDA"/>
    <w:rsid w:val="008573D9"/>
    <w:rsid w:val="008577D0"/>
    <w:rsid w:val="00860A08"/>
    <w:rsid w:val="00860CF2"/>
    <w:rsid w:val="00861CA9"/>
    <w:rsid w:val="00862058"/>
    <w:rsid w:val="00862E27"/>
    <w:rsid w:val="008633C4"/>
    <w:rsid w:val="008637AF"/>
    <w:rsid w:val="00863D55"/>
    <w:rsid w:val="0086413B"/>
    <w:rsid w:val="008641A4"/>
    <w:rsid w:val="0086559E"/>
    <w:rsid w:val="0086561C"/>
    <w:rsid w:val="0086575C"/>
    <w:rsid w:val="00865DCC"/>
    <w:rsid w:val="00866119"/>
    <w:rsid w:val="00866272"/>
    <w:rsid w:val="00866662"/>
    <w:rsid w:val="00867B77"/>
    <w:rsid w:val="008705C3"/>
    <w:rsid w:val="00870898"/>
    <w:rsid w:val="00870A4E"/>
    <w:rsid w:val="00870D68"/>
    <w:rsid w:val="0087215E"/>
    <w:rsid w:val="00873026"/>
    <w:rsid w:val="0087436C"/>
    <w:rsid w:val="00874414"/>
    <w:rsid w:val="00874C0D"/>
    <w:rsid w:val="008753E9"/>
    <w:rsid w:val="00875428"/>
    <w:rsid w:val="008757B4"/>
    <w:rsid w:val="00875BB5"/>
    <w:rsid w:val="008767AD"/>
    <w:rsid w:val="00876A5D"/>
    <w:rsid w:val="00877675"/>
    <w:rsid w:val="008778C0"/>
    <w:rsid w:val="008801CF"/>
    <w:rsid w:val="00880582"/>
    <w:rsid w:val="0088077E"/>
    <w:rsid w:val="0088125F"/>
    <w:rsid w:val="008812F2"/>
    <w:rsid w:val="00881480"/>
    <w:rsid w:val="00882A36"/>
    <w:rsid w:val="00882F67"/>
    <w:rsid w:val="00882F68"/>
    <w:rsid w:val="00883CA3"/>
    <w:rsid w:val="00884011"/>
    <w:rsid w:val="00885693"/>
    <w:rsid w:val="00886791"/>
    <w:rsid w:val="00886CD4"/>
    <w:rsid w:val="00887610"/>
    <w:rsid w:val="00890634"/>
    <w:rsid w:val="0089081C"/>
    <w:rsid w:val="00890D4E"/>
    <w:rsid w:val="008911E6"/>
    <w:rsid w:val="00891CEE"/>
    <w:rsid w:val="008927EB"/>
    <w:rsid w:val="008940A0"/>
    <w:rsid w:val="00895815"/>
    <w:rsid w:val="00895D91"/>
    <w:rsid w:val="008967A6"/>
    <w:rsid w:val="008967A8"/>
    <w:rsid w:val="00897BE0"/>
    <w:rsid w:val="008A04E9"/>
    <w:rsid w:val="008A1787"/>
    <w:rsid w:val="008A2BF5"/>
    <w:rsid w:val="008A371E"/>
    <w:rsid w:val="008A3EB6"/>
    <w:rsid w:val="008A4244"/>
    <w:rsid w:val="008A4289"/>
    <w:rsid w:val="008A4452"/>
    <w:rsid w:val="008A71A2"/>
    <w:rsid w:val="008A73EE"/>
    <w:rsid w:val="008A7C1E"/>
    <w:rsid w:val="008A7D74"/>
    <w:rsid w:val="008B12F3"/>
    <w:rsid w:val="008B193F"/>
    <w:rsid w:val="008B1C94"/>
    <w:rsid w:val="008B3414"/>
    <w:rsid w:val="008B3505"/>
    <w:rsid w:val="008B4236"/>
    <w:rsid w:val="008B4A5F"/>
    <w:rsid w:val="008B4EF8"/>
    <w:rsid w:val="008B5C8A"/>
    <w:rsid w:val="008B6026"/>
    <w:rsid w:val="008B60CC"/>
    <w:rsid w:val="008C08DA"/>
    <w:rsid w:val="008C10A2"/>
    <w:rsid w:val="008C1212"/>
    <w:rsid w:val="008C1E0A"/>
    <w:rsid w:val="008C1E40"/>
    <w:rsid w:val="008C1E8D"/>
    <w:rsid w:val="008C2258"/>
    <w:rsid w:val="008C2371"/>
    <w:rsid w:val="008C25DB"/>
    <w:rsid w:val="008C2837"/>
    <w:rsid w:val="008C4A28"/>
    <w:rsid w:val="008C50C0"/>
    <w:rsid w:val="008C5438"/>
    <w:rsid w:val="008C5FF3"/>
    <w:rsid w:val="008C60C6"/>
    <w:rsid w:val="008C655D"/>
    <w:rsid w:val="008C69B9"/>
    <w:rsid w:val="008C708B"/>
    <w:rsid w:val="008C72E1"/>
    <w:rsid w:val="008C7B14"/>
    <w:rsid w:val="008D00AE"/>
    <w:rsid w:val="008D01EC"/>
    <w:rsid w:val="008D0206"/>
    <w:rsid w:val="008D1186"/>
    <w:rsid w:val="008D1238"/>
    <w:rsid w:val="008D1335"/>
    <w:rsid w:val="008D13C1"/>
    <w:rsid w:val="008D1E73"/>
    <w:rsid w:val="008D247F"/>
    <w:rsid w:val="008D476F"/>
    <w:rsid w:val="008D53D1"/>
    <w:rsid w:val="008D5742"/>
    <w:rsid w:val="008D5D4B"/>
    <w:rsid w:val="008D617E"/>
    <w:rsid w:val="008D6DF0"/>
    <w:rsid w:val="008D70A6"/>
    <w:rsid w:val="008D718B"/>
    <w:rsid w:val="008D72A6"/>
    <w:rsid w:val="008D74BD"/>
    <w:rsid w:val="008E06F6"/>
    <w:rsid w:val="008E0988"/>
    <w:rsid w:val="008E2562"/>
    <w:rsid w:val="008E28AF"/>
    <w:rsid w:val="008E3FEF"/>
    <w:rsid w:val="008E4207"/>
    <w:rsid w:val="008E4418"/>
    <w:rsid w:val="008E73FF"/>
    <w:rsid w:val="008F03D0"/>
    <w:rsid w:val="008F0CB2"/>
    <w:rsid w:val="008F151B"/>
    <w:rsid w:val="008F15DD"/>
    <w:rsid w:val="008F17B5"/>
    <w:rsid w:val="008F41C3"/>
    <w:rsid w:val="008F443F"/>
    <w:rsid w:val="008F48EE"/>
    <w:rsid w:val="008F5F22"/>
    <w:rsid w:val="008F6D83"/>
    <w:rsid w:val="008F6E54"/>
    <w:rsid w:val="008F7A06"/>
    <w:rsid w:val="008F7C6E"/>
    <w:rsid w:val="0090072A"/>
    <w:rsid w:val="00900C6F"/>
    <w:rsid w:val="00900E72"/>
    <w:rsid w:val="00901116"/>
    <w:rsid w:val="009012A3"/>
    <w:rsid w:val="0090277B"/>
    <w:rsid w:val="00902C97"/>
    <w:rsid w:val="00903197"/>
    <w:rsid w:val="00903407"/>
    <w:rsid w:val="00903CAC"/>
    <w:rsid w:val="00903DDB"/>
    <w:rsid w:val="00903DE1"/>
    <w:rsid w:val="0090502B"/>
    <w:rsid w:val="00906765"/>
    <w:rsid w:val="0090695B"/>
    <w:rsid w:val="009070D6"/>
    <w:rsid w:val="009074DC"/>
    <w:rsid w:val="0090752F"/>
    <w:rsid w:val="00907767"/>
    <w:rsid w:val="00907A8A"/>
    <w:rsid w:val="009102E7"/>
    <w:rsid w:val="0091101C"/>
    <w:rsid w:val="00911657"/>
    <w:rsid w:val="00911CC1"/>
    <w:rsid w:val="00911DCE"/>
    <w:rsid w:val="00912972"/>
    <w:rsid w:val="00912A05"/>
    <w:rsid w:val="00913799"/>
    <w:rsid w:val="009137DF"/>
    <w:rsid w:val="00913B33"/>
    <w:rsid w:val="00914305"/>
    <w:rsid w:val="00914C79"/>
    <w:rsid w:val="00914CA4"/>
    <w:rsid w:val="00914DB2"/>
    <w:rsid w:val="00914F47"/>
    <w:rsid w:val="00915053"/>
    <w:rsid w:val="00915055"/>
    <w:rsid w:val="009169B4"/>
    <w:rsid w:val="009171D4"/>
    <w:rsid w:val="00917819"/>
    <w:rsid w:val="00917C0D"/>
    <w:rsid w:val="009200FD"/>
    <w:rsid w:val="00920692"/>
    <w:rsid w:val="0092106B"/>
    <w:rsid w:val="0092247A"/>
    <w:rsid w:val="009229BB"/>
    <w:rsid w:val="00923369"/>
    <w:rsid w:val="00923B0A"/>
    <w:rsid w:val="00923BDB"/>
    <w:rsid w:val="00924AD7"/>
    <w:rsid w:val="00924CE7"/>
    <w:rsid w:val="00925F76"/>
    <w:rsid w:val="0092613E"/>
    <w:rsid w:val="00926572"/>
    <w:rsid w:val="00927311"/>
    <w:rsid w:val="0092758C"/>
    <w:rsid w:val="0092767F"/>
    <w:rsid w:val="00927B81"/>
    <w:rsid w:val="00927CC6"/>
    <w:rsid w:val="009306B0"/>
    <w:rsid w:val="009319A6"/>
    <w:rsid w:val="00931FA1"/>
    <w:rsid w:val="00932205"/>
    <w:rsid w:val="0093272D"/>
    <w:rsid w:val="00932770"/>
    <w:rsid w:val="009330CF"/>
    <w:rsid w:val="009330FD"/>
    <w:rsid w:val="00933806"/>
    <w:rsid w:val="00933B2D"/>
    <w:rsid w:val="00933C8C"/>
    <w:rsid w:val="00934108"/>
    <w:rsid w:val="009346B8"/>
    <w:rsid w:val="00934853"/>
    <w:rsid w:val="009348EE"/>
    <w:rsid w:val="00934991"/>
    <w:rsid w:val="00934B4D"/>
    <w:rsid w:val="009357A2"/>
    <w:rsid w:val="009362BF"/>
    <w:rsid w:val="00936309"/>
    <w:rsid w:val="00936612"/>
    <w:rsid w:val="00936630"/>
    <w:rsid w:val="00937363"/>
    <w:rsid w:val="00937A0A"/>
    <w:rsid w:val="00937C69"/>
    <w:rsid w:val="00937E77"/>
    <w:rsid w:val="00940A54"/>
    <w:rsid w:val="00940E6D"/>
    <w:rsid w:val="00940EEE"/>
    <w:rsid w:val="0094151E"/>
    <w:rsid w:val="00941B7A"/>
    <w:rsid w:val="00941B95"/>
    <w:rsid w:val="00941C41"/>
    <w:rsid w:val="009425F3"/>
    <w:rsid w:val="0094295B"/>
    <w:rsid w:val="0094352B"/>
    <w:rsid w:val="009435BF"/>
    <w:rsid w:val="00943AF3"/>
    <w:rsid w:val="00943BD5"/>
    <w:rsid w:val="00943ECC"/>
    <w:rsid w:val="00944DE1"/>
    <w:rsid w:val="009451D2"/>
    <w:rsid w:val="0094586E"/>
    <w:rsid w:val="00945CF4"/>
    <w:rsid w:val="009463E0"/>
    <w:rsid w:val="0094647E"/>
    <w:rsid w:val="0094675A"/>
    <w:rsid w:val="00946971"/>
    <w:rsid w:val="0094711C"/>
    <w:rsid w:val="00947449"/>
    <w:rsid w:val="009478BC"/>
    <w:rsid w:val="00947B08"/>
    <w:rsid w:val="00947F8B"/>
    <w:rsid w:val="009504D3"/>
    <w:rsid w:val="00950CAF"/>
    <w:rsid w:val="00950F51"/>
    <w:rsid w:val="0095133E"/>
    <w:rsid w:val="00951EE0"/>
    <w:rsid w:val="0095272C"/>
    <w:rsid w:val="009527D5"/>
    <w:rsid w:val="00954EEC"/>
    <w:rsid w:val="00955E6F"/>
    <w:rsid w:val="0095698E"/>
    <w:rsid w:val="00956DFF"/>
    <w:rsid w:val="00957158"/>
    <w:rsid w:val="0095716E"/>
    <w:rsid w:val="009605FD"/>
    <w:rsid w:val="0096157A"/>
    <w:rsid w:val="00961C68"/>
    <w:rsid w:val="00963271"/>
    <w:rsid w:val="00963B0B"/>
    <w:rsid w:val="00963DE3"/>
    <w:rsid w:val="00964674"/>
    <w:rsid w:val="009658D5"/>
    <w:rsid w:val="00965904"/>
    <w:rsid w:val="00965A50"/>
    <w:rsid w:val="009669CC"/>
    <w:rsid w:val="009670A1"/>
    <w:rsid w:val="00967237"/>
    <w:rsid w:val="0096771F"/>
    <w:rsid w:val="00967E3B"/>
    <w:rsid w:val="00967FEE"/>
    <w:rsid w:val="0097056F"/>
    <w:rsid w:val="00970762"/>
    <w:rsid w:val="00970AF6"/>
    <w:rsid w:val="009710A2"/>
    <w:rsid w:val="0097125B"/>
    <w:rsid w:val="00971BBD"/>
    <w:rsid w:val="00972023"/>
    <w:rsid w:val="00972814"/>
    <w:rsid w:val="00972CB5"/>
    <w:rsid w:val="00972E3D"/>
    <w:rsid w:val="00972F44"/>
    <w:rsid w:val="00974C30"/>
    <w:rsid w:val="00974D7F"/>
    <w:rsid w:val="00975710"/>
    <w:rsid w:val="00975CF2"/>
    <w:rsid w:val="0097650B"/>
    <w:rsid w:val="009767CD"/>
    <w:rsid w:val="00977905"/>
    <w:rsid w:val="00977985"/>
    <w:rsid w:val="00980002"/>
    <w:rsid w:val="009802F6"/>
    <w:rsid w:val="00980682"/>
    <w:rsid w:val="009814C3"/>
    <w:rsid w:val="0098151B"/>
    <w:rsid w:val="00982584"/>
    <w:rsid w:val="00983044"/>
    <w:rsid w:val="00983541"/>
    <w:rsid w:val="00983576"/>
    <w:rsid w:val="0098418A"/>
    <w:rsid w:val="00984A1A"/>
    <w:rsid w:val="00984B9D"/>
    <w:rsid w:val="009850DE"/>
    <w:rsid w:val="009854AF"/>
    <w:rsid w:val="00985F5D"/>
    <w:rsid w:val="0098633D"/>
    <w:rsid w:val="00986ABB"/>
    <w:rsid w:val="00986AF2"/>
    <w:rsid w:val="00986E94"/>
    <w:rsid w:val="009871A6"/>
    <w:rsid w:val="00987327"/>
    <w:rsid w:val="0098783D"/>
    <w:rsid w:val="00987D98"/>
    <w:rsid w:val="00990A65"/>
    <w:rsid w:val="00990D4B"/>
    <w:rsid w:val="0099105C"/>
    <w:rsid w:val="009924BC"/>
    <w:rsid w:val="00992978"/>
    <w:rsid w:val="00992DB4"/>
    <w:rsid w:val="00992F72"/>
    <w:rsid w:val="00993243"/>
    <w:rsid w:val="009932CF"/>
    <w:rsid w:val="00993516"/>
    <w:rsid w:val="00993594"/>
    <w:rsid w:val="0099364B"/>
    <w:rsid w:val="009936FF"/>
    <w:rsid w:val="00993ED6"/>
    <w:rsid w:val="00993F27"/>
    <w:rsid w:val="00994238"/>
    <w:rsid w:val="009963CD"/>
    <w:rsid w:val="00996BF2"/>
    <w:rsid w:val="00997669"/>
    <w:rsid w:val="00997B2B"/>
    <w:rsid w:val="00997C31"/>
    <w:rsid w:val="00997E9E"/>
    <w:rsid w:val="009A0211"/>
    <w:rsid w:val="009A06D0"/>
    <w:rsid w:val="009A0745"/>
    <w:rsid w:val="009A0B9E"/>
    <w:rsid w:val="009A1DC6"/>
    <w:rsid w:val="009A2077"/>
    <w:rsid w:val="009A2550"/>
    <w:rsid w:val="009A2ACD"/>
    <w:rsid w:val="009A2F7C"/>
    <w:rsid w:val="009A33AB"/>
    <w:rsid w:val="009A449B"/>
    <w:rsid w:val="009A4611"/>
    <w:rsid w:val="009A4CB3"/>
    <w:rsid w:val="009A57BD"/>
    <w:rsid w:val="009A5982"/>
    <w:rsid w:val="009A7497"/>
    <w:rsid w:val="009A7B8A"/>
    <w:rsid w:val="009B003A"/>
    <w:rsid w:val="009B0A4E"/>
    <w:rsid w:val="009B0E6B"/>
    <w:rsid w:val="009B1D7D"/>
    <w:rsid w:val="009B25A8"/>
    <w:rsid w:val="009B2CCB"/>
    <w:rsid w:val="009B2E70"/>
    <w:rsid w:val="009B3099"/>
    <w:rsid w:val="009B312A"/>
    <w:rsid w:val="009B3643"/>
    <w:rsid w:val="009B378A"/>
    <w:rsid w:val="009B37DF"/>
    <w:rsid w:val="009B57CB"/>
    <w:rsid w:val="009B5A0B"/>
    <w:rsid w:val="009B6B80"/>
    <w:rsid w:val="009C0004"/>
    <w:rsid w:val="009C0B44"/>
    <w:rsid w:val="009C1668"/>
    <w:rsid w:val="009C1B54"/>
    <w:rsid w:val="009C1BF9"/>
    <w:rsid w:val="009C1C68"/>
    <w:rsid w:val="009C31E9"/>
    <w:rsid w:val="009C36F0"/>
    <w:rsid w:val="009C42BE"/>
    <w:rsid w:val="009C4705"/>
    <w:rsid w:val="009C545A"/>
    <w:rsid w:val="009C5A9B"/>
    <w:rsid w:val="009C6190"/>
    <w:rsid w:val="009C635D"/>
    <w:rsid w:val="009C6F3A"/>
    <w:rsid w:val="009C74C0"/>
    <w:rsid w:val="009C770D"/>
    <w:rsid w:val="009D05EC"/>
    <w:rsid w:val="009D11E1"/>
    <w:rsid w:val="009D1670"/>
    <w:rsid w:val="009D1D99"/>
    <w:rsid w:val="009D25A4"/>
    <w:rsid w:val="009D2DC9"/>
    <w:rsid w:val="009D3449"/>
    <w:rsid w:val="009D34E2"/>
    <w:rsid w:val="009D38C6"/>
    <w:rsid w:val="009D3B63"/>
    <w:rsid w:val="009D3E7E"/>
    <w:rsid w:val="009D4F67"/>
    <w:rsid w:val="009D577A"/>
    <w:rsid w:val="009D6332"/>
    <w:rsid w:val="009D6497"/>
    <w:rsid w:val="009D65B8"/>
    <w:rsid w:val="009D7685"/>
    <w:rsid w:val="009D76E9"/>
    <w:rsid w:val="009E133A"/>
    <w:rsid w:val="009E1985"/>
    <w:rsid w:val="009E19F8"/>
    <w:rsid w:val="009E237A"/>
    <w:rsid w:val="009E42B3"/>
    <w:rsid w:val="009E4EF2"/>
    <w:rsid w:val="009E5123"/>
    <w:rsid w:val="009E5344"/>
    <w:rsid w:val="009E5718"/>
    <w:rsid w:val="009E5A72"/>
    <w:rsid w:val="009E5AFB"/>
    <w:rsid w:val="009E62E4"/>
    <w:rsid w:val="009E69D2"/>
    <w:rsid w:val="009E72B6"/>
    <w:rsid w:val="009E7879"/>
    <w:rsid w:val="009E79A0"/>
    <w:rsid w:val="009E7E0F"/>
    <w:rsid w:val="009E7F71"/>
    <w:rsid w:val="009F008D"/>
    <w:rsid w:val="009F0B68"/>
    <w:rsid w:val="009F10D8"/>
    <w:rsid w:val="009F1183"/>
    <w:rsid w:val="009F1888"/>
    <w:rsid w:val="009F239D"/>
    <w:rsid w:val="009F262F"/>
    <w:rsid w:val="009F297C"/>
    <w:rsid w:val="009F29A1"/>
    <w:rsid w:val="009F2C12"/>
    <w:rsid w:val="009F310F"/>
    <w:rsid w:val="009F35C1"/>
    <w:rsid w:val="009F3E91"/>
    <w:rsid w:val="009F5691"/>
    <w:rsid w:val="009F6667"/>
    <w:rsid w:val="009F6DE7"/>
    <w:rsid w:val="009F7B05"/>
    <w:rsid w:val="00A0058A"/>
    <w:rsid w:val="00A024F7"/>
    <w:rsid w:val="00A026AA"/>
    <w:rsid w:val="00A02A66"/>
    <w:rsid w:val="00A04E90"/>
    <w:rsid w:val="00A0541F"/>
    <w:rsid w:val="00A058C6"/>
    <w:rsid w:val="00A05B4A"/>
    <w:rsid w:val="00A069E6"/>
    <w:rsid w:val="00A06B65"/>
    <w:rsid w:val="00A0739F"/>
    <w:rsid w:val="00A079A4"/>
    <w:rsid w:val="00A07CC6"/>
    <w:rsid w:val="00A07E21"/>
    <w:rsid w:val="00A10905"/>
    <w:rsid w:val="00A10CAD"/>
    <w:rsid w:val="00A11EEE"/>
    <w:rsid w:val="00A12C2D"/>
    <w:rsid w:val="00A12FCF"/>
    <w:rsid w:val="00A130C8"/>
    <w:rsid w:val="00A1387C"/>
    <w:rsid w:val="00A13CB5"/>
    <w:rsid w:val="00A1433C"/>
    <w:rsid w:val="00A146C7"/>
    <w:rsid w:val="00A14CE1"/>
    <w:rsid w:val="00A1601B"/>
    <w:rsid w:val="00A161FA"/>
    <w:rsid w:val="00A16A37"/>
    <w:rsid w:val="00A170BF"/>
    <w:rsid w:val="00A1752F"/>
    <w:rsid w:val="00A17E2D"/>
    <w:rsid w:val="00A17F06"/>
    <w:rsid w:val="00A20C29"/>
    <w:rsid w:val="00A21455"/>
    <w:rsid w:val="00A21589"/>
    <w:rsid w:val="00A216EF"/>
    <w:rsid w:val="00A217EA"/>
    <w:rsid w:val="00A21AED"/>
    <w:rsid w:val="00A220CB"/>
    <w:rsid w:val="00A2231F"/>
    <w:rsid w:val="00A22475"/>
    <w:rsid w:val="00A22FCE"/>
    <w:rsid w:val="00A234F8"/>
    <w:rsid w:val="00A23607"/>
    <w:rsid w:val="00A247EF"/>
    <w:rsid w:val="00A259BB"/>
    <w:rsid w:val="00A25BD8"/>
    <w:rsid w:val="00A25C23"/>
    <w:rsid w:val="00A26BD9"/>
    <w:rsid w:val="00A26E76"/>
    <w:rsid w:val="00A27428"/>
    <w:rsid w:val="00A27927"/>
    <w:rsid w:val="00A27C4B"/>
    <w:rsid w:val="00A31AF1"/>
    <w:rsid w:val="00A31CD9"/>
    <w:rsid w:val="00A31E80"/>
    <w:rsid w:val="00A31F62"/>
    <w:rsid w:val="00A32849"/>
    <w:rsid w:val="00A32BFB"/>
    <w:rsid w:val="00A32FA5"/>
    <w:rsid w:val="00A3339E"/>
    <w:rsid w:val="00A333C8"/>
    <w:rsid w:val="00A33420"/>
    <w:rsid w:val="00A3439B"/>
    <w:rsid w:val="00A344DB"/>
    <w:rsid w:val="00A36259"/>
    <w:rsid w:val="00A36AE4"/>
    <w:rsid w:val="00A36D64"/>
    <w:rsid w:val="00A37D4C"/>
    <w:rsid w:val="00A37DA6"/>
    <w:rsid w:val="00A407F3"/>
    <w:rsid w:val="00A40A7B"/>
    <w:rsid w:val="00A4104B"/>
    <w:rsid w:val="00A416FF"/>
    <w:rsid w:val="00A41995"/>
    <w:rsid w:val="00A41C71"/>
    <w:rsid w:val="00A424C0"/>
    <w:rsid w:val="00A4261E"/>
    <w:rsid w:val="00A426A6"/>
    <w:rsid w:val="00A42FB3"/>
    <w:rsid w:val="00A43383"/>
    <w:rsid w:val="00A43CA2"/>
    <w:rsid w:val="00A43E8C"/>
    <w:rsid w:val="00A4468B"/>
    <w:rsid w:val="00A44DA4"/>
    <w:rsid w:val="00A45F50"/>
    <w:rsid w:val="00A46188"/>
    <w:rsid w:val="00A47130"/>
    <w:rsid w:val="00A475D7"/>
    <w:rsid w:val="00A476C9"/>
    <w:rsid w:val="00A47D4B"/>
    <w:rsid w:val="00A50CEE"/>
    <w:rsid w:val="00A5100E"/>
    <w:rsid w:val="00A51AC0"/>
    <w:rsid w:val="00A51B8A"/>
    <w:rsid w:val="00A5383B"/>
    <w:rsid w:val="00A53F41"/>
    <w:rsid w:val="00A549D9"/>
    <w:rsid w:val="00A54C1E"/>
    <w:rsid w:val="00A55549"/>
    <w:rsid w:val="00A568A5"/>
    <w:rsid w:val="00A56AAD"/>
    <w:rsid w:val="00A56B2E"/>
    <w:rsid w:val="00A57477"/>
    <w:rsid w:val="00A579A0"/>
    <w:rsid w:val="00A601F7"/>
    <w:rsid w:val="00A60C1B"/>
    <w:rsid w:val="00A60C6F"/>
    <w:rsid w:val="00A60D69"/>
    <w:rsid w:val="00A618F4"/>
    <w:rsid w:val="00A61F2C"/>
    <w:rsid w:val="00A621F9"/>
    <w:rsid w:val="00A62B2A"/>
    <w:rsid w:val="00A64047"/>
    <w:rsid w:val="00A646F0"/>
    <w:rsid w:val="00A64D5B"/>
    <w:rsid w:val="00A6548D"/>
    <w:rsid w:val="00A65B0C"/>
    <w:rsid w:val="00A66125"/>
    <w:rsid w:val="00A66C95"/>
    <w:rsid w:val="00A6777C"/>
    <w:rsid w:val="00A707A2"/>
    <w:rsid w:val="00A70970"/>
    <w:rsid w:val="00A70E01"/>
    <w:rsid w:val="00A70FC5"/>
    <w:rsid w:val="00A716AB"/>
    <w:rsid w:val="00A72517"/>
    <w:rsid w:val="00A72AD6"/>
    <w:rsid w:val="00A72E3A"/>
    <w:rsid w:val="00A72F25"/>
    <w:rsid w:val="00A73410"/>
    <w:rsid w:val="00A7360E"/>
    <w:rsid w:val="00A749A2"/>
    <w:rsid w:val="00A74D17"/>
    <w:rsid w:val="00A74FD9"/>
    <w:rsid w:val="00A752F4"/>
    <w:rsid w:val="00A7551F"/>
    <w:rsid w:val="00A763C6"/>
    <w:rsid w:val="00A763F4"/>
    <w:rsid w:val="00A77DB5"/>
    <w:rsid w:val="00A80E53"/>
    <w:rsid w:val="00A80EF6"/>
    <w:rsid w:val="00A81846"/>
    <w:rsid w:val="00A81BA1"/>
    <w:rsid w:val="00A82E12"/>
    <w:rsid w:val="00A82E47"/>
    <w:rsid w:val="00A84410"/>
    <w:rsid w:val="00A84794"/>
    <w:rsid w:val="00A84890"/>
    <w:rsid w:val="00A84AA3"/>
    <w:rsid w:val="00A85062"/>
    <w:rsid w:val="00A855AF"/>
    <w:rsid w:val="00A857D0"/>
    <w:rsid w:val="00A85A19"/>
    <w:rsid w:val="00A85CA3"/>
    <w:rsid w:val="00A85D63"/>
    <w:rsid w:val="00A85E97"/>
    <w:rsid w:val="00A86461"/>
    <w:rsid w:val="00A86679"/>
    <w:rsid w:val="00A86BEC"/>
    <w:rsid w:val="00A86CBF"/>
    <w:rsid w:val="00A86DAC"/>
    <w:rsid w:val="00A87555"/>
    <w:rsid w:val="00A900D3"/>
    <w:rsid w:val="00A9020C"/>
    <w:rsid w:val="00A90528"/>
    <w:rsid w:val="00A91701"/>
    <w:rsid w:val="00A92186"/>
    <w:rsid w:val="00A921C6"/>
    <w:rsid w:val="00A93047"/>
    <w:rsid w:val="00A93239"/>
    <w:rsid w:val="00A936AE"/>
    <w:rsid w:val="00A9387B"/>
    <w:rsid w:val="00A94B97"/>
    <w:rsid w:val="00A94BF6"/>
    <w:rsid w:val="00A951F9"/>
    <w:rsid w:val="00A9620C"/>
    <w:rsid w:val="00A96A23"/>
    <w:rsid w:val="00A96BE5"/>
    <w:rsid w:val="00A97158"/>
    <w:rsid w:val="00A97925"/>
    <w:rsid w:val="00A97B1A"/>
    <w:rsid w:val="00A97D4B"/>
    <w:rsid w:val="00AA2345"/>
    <w:rsid w:val="00AA2A6B"/>
    <w:rsid w:val="00AA3606"/>
    <w:rsid w:val="00AA389C"/>
    <w:rsid w:val="00AA41A8"/>
    <w:rsid w:val="00AA427D"/>
    <w:rsid w:val="00AA5EA7"/>
    <w:rsid w:val="00AA6D4D"/>
    <w:rsid w:val="00AA6F5D"/>
    <w:rsid w:val="00AA7810"/>
    <w:rsid w:val="00AB09F4"/>
    <w:rsid w:val="00AB1580"/>
    <w:rsid w:val="00AB18F6"/>
    <w:rsid w:val="00AB2C8F"/>
    <w:rsid w:val="00AB2DBE"/>
    <w:rsid w:val="00AB345E"/>
    <w:rsid w:val="00AB3B1D"/>
    <w:rsid w:val="00AB4064"/>
    <w:rsid w:val="00AB43C9"/>
    <w:rsid w:val="00AB44FF"/>
    <w:rsid w:val="00AB4534"/>
    <w:rsid w:val="00AB4BED"/>
    <w:rsid w:val="00AB50AA"/>
    <w:rsid w:val="00AB5A0B"/>
    <w:rsid w:val="00AB727C"/>
    <w:rsid w:val="00AB72DF"/>
    <w:rsid w:val="00AB7E26"/>
    <w:rsid w:val="00AC04F4"/>
    <w:rsid w:val="00AC1098"/>
    <w:rsid w:val="00AC1161"/>
    <w:rsid w:val="00AC1AB6"/>
    <w:rsid w:val="00AC1D6D"/>
    <w:rsid w:val="00AC20EA"/>
    <w:rsid w:val="00AC3864"/>
    <w:rsid w:val="00AC3D87"/>
    <w:rsid w:val="00AC41F1"/>
    <w:rsid w:val="00AC4EE6"/>
    <w:rsid w:val="00AC4F42"/>
    <w:rsid w:val="00AC5946"/>
    <w:rsid w:val="00AC6AA6"/>
    <w:rsid w:val="00AC6D11"/>
    <w:rsid w:val="00AC72DA"/>
    <w:rsid w:val="00AC7589"/>
    <w:rsid w:val="00AC78BE"/>
    <w:rsid w:val="00AC7A54"/>
    <w:rsid w:val="00AD01AB"/>
    <w:rsid w:val="00AD191E"/>
    <w:rsid w:val="00AD2762"/>
    <w:rsid w:val="00AD4A10"/>
    <w:rsid w:val="00AD5849"/>
    <w:rsid w:val="00AD5C49"/>
    <w:rsid w:val="00AD6285"/>
    <w:rsid w:val="00AD6F3C"/>
    <w:rsid w:val="00AD709C"/>
    <w:rsid w:val="00AD7A65"/>
    <w:rsid w:val="00AE138C"/>
    <w:rsid w:val="00AE1FC8"/>
    <w:rsid w:val="00AE2424"/>
    <w:rsid w:val="00AE2437"/>
    <w:rsid w:val="00AE25E8"/>
    <w:rsid w:val="00AE2DF1"/>
    <w:rsid w:val="00AE32B8"/>
    <w:rsid w:val="00AE36B9"/>
    <w:rsid w:val="00AE3D6B"/>
    <w:rsid w:val="00AE5E09"/>
    <w:rsid w:val="00AE605E"/>
    <w:rsid w:val="00AE6140"/>
    <w:rsid w:val="00AE7357"/>
    <w:rsid w:val="00AE7887"/>
    <w:rsid w:val="00AE7A93"/>
    <w:rsid w:val="00AF1D2F"/>
    <w:rsid w:val="00AF2AC0"/>
    <w:rsid w:val="00AF3097"/>
    <w:rsid w:val="00AF33AA"/>
    <w:rsid w:val="00AF36AE"/>
    <w:rsid w:val="00AF42EC"/>
    <w:rsid w:val="00AF432C"/>
    <w:rsid w:val="00AF52E2"/>
    <w:rsid w:val="00AF53CF"/>
    <w:rsid w:val="00AF5D3F"/>
    <w:rsid w:val="00AF5D47"/>
    <w:rsid w:val="00AF5E8A"/>
    <w:rsid w:val="00AF6679"/>
    <w:rsid w:val="00AF7AAA"/>
    <w:rsid w:val="00AF7DF8"/>
    <w:rsid w:val="00B00336"/>
    <w:rsid w:val="00B007EA"/>
    <w:rsid w:val="00B00873"/>
    <w:rsid w:val="00B01483"/>
    <w:rsid w:val="00B019A1"/>
    <w:rsid w:val="00B01AA1"/>
    <w:rsid w:val="00B02FC9"/>
    <w:rsid w:val="00B032F0"/>
    <w:rsid w:val="00B03708"/>
    <w:rsid w:val="00B03E00"/>
    <w:rsid w:val="00B04882"/>
    <w:rsid w:val="00B04BDF"/>
    <w:rsid w:val="00B04E62"/>
    <w:rsid w:val="00B073B9"/>
    <w:rsid w:val="00B07EDB"/>
    <w:rsid w:val="00B1056E"/>
    <w:rsid w:val="00B10FCD"/>
    <w:rsid w:val="00B11248"/>
    <w:rsid w:val="00B11A6B"/>
    <w:rsid w:val="00B11AB5"/>
    <w:rsid w:val="00B12525"/>
    <w:rsid w:val="00B1254A"/>
    <w:rsid w:val="00B13465"/>
    <w:rsid w:val="00B13B85"/>
    <w:rsid w:val="00B13E97"/>
    <w:rsid w:val="00B14912"/>
    <w:rsid w:val="00B1519A"/>
    <w:rsid w:val="00B156CD"/>
    <w:rsid w:val="00B16407"/>
    <w:rsid w:val="00B17452"/>
    <w:rsid w:val="00B17569"/>
    <w:rsid w:val="00B176FA"/>
    <w:rsid w:val="00B20A8B"/>
    <w:rsid w:val="00B20B21"/>
    <w:rsid w:val="00B20EBF"/>
    <w:rsid w:val="00B2139F"/>
    <w:rsid w:val="00B21BEE"/>
    <w:rsid w:val="00B21C5B"/>
    <w:rsid w:val="00B226C0"/>
    <w:rsid w:val="00B22E30"/>
    <w:rsid w:val="00B2521C"/>
    <w:rsid w:val="00B2546D"/>
    <w:rsid w:val="00B257BE"/>
    <w:rsid w:val="00B25F79"/>
    <w:rsid w:val="00B267E0"/>
    <w:rsid w:val="00B27275"/>
    <w:rsid w:val="00B27763"/>
    <w:rsid w:val="00B30512"/>
    <w:rsid w:val="00B308DF"/>
    <w:rsid w:val="00B30FE7"/>
    <w:rsid w:val="00B3213E"/>
    <w:rsid w:val="00B332A7"/>
    <w:rsid w:val="00B33374"/>
    <w:rsid w:val="00B344E6"/>
    <w:rsid w:val="00B357BD"/>
    <w:rsid w:val="00B3599D"/>
    <w:rsid w:val="00B36611"/>
    <w:rsid w:val="00B3699B"/>
    <w:rsid w:val="00B36CAE"/>
    <w:rsid w:val="00B37B7C"/>
    <w:rsid w:val="00B37E8E"/>
    <w:rsid w:val="00B40CF6"/>
    <w:rsid w:val="00B40DC1"/>
    <w:rsid w:val="00B40DFA"/>
    <w:rsid w:val="00B40E27"/>
    <w:rsid w:val="00B40F2A"/>
    <w:rsid w:val="00B41207"/>
    <w:rsid w:val="00B41FF7"/>
    <w:rsid w:val="00B42939"/>
    <w:rsid w:val="00B4327E"/>
    <w:rsid w:val="00B43A96"/>
    <w:rsid w:val="00B44809"/>
    <w:rsid w:val="00B4536F"/>
    <w:rsid w:val="00B4595B"/>
    <w:rsid w:val="00B46CF2"/>
    <w:rsid w:val="00B46D15"/>
    <w:rsid w:val="00B47877"/>
    <w:rsid w:val="00B50217"/>
    <w:rsid w:val="00B50CDB"/>
    <w:rsid w:val="00B515E4"/>
    <w:rsid w:val="00B51AEB"/>
    <w:rsid w:val="00B52446"/>
    <w:rsid w:val="00B5263A"/>
    <w:rsid w:val="00B52932"/>
    <w:rsid w:val="00B533E1"/>
    <w:rsid w:val="00B5363F"/>
    <w:rsid w:val="00B5383D"/>
    <w:rsid w:val="00B53D00"/>
    <w:rsid w:val="00B53F5D"/>
    <w:rsid w:val="00B54831"/>
    <w:rsid w:val="00B54E47"/>
    <w:rsid w:val="00B5516B"/>
    <w:rsid w:val="00B55EB5"/>
    <w:rsid w:val="00B55EBB"/>
    <w:rsid w:val="00B56BE0"/>
    <w:rsid w:val="00B57BC2"/>
    <w:rsid w:val="00B61179"/>
    <w:rsid w:val="00B61628"/>
    <w:rsid w:val="00B61695"/>
    <w:rsid w:val="00B61867"/>
    <w:rsid w:val="00B61F3A"/>
    <w:rsid w:val="00B62553"/>
    <w:rsid w:val="00B62725"/>
    <w:rsid w:val="00B62C9C"/>
    <w:rsid w:val="00B641DC"/>
    <w:rsid w:val="00B647F2"/>
    <w:rsid w:val="00B650D5"/>
    <w:rsid w:val="00B65207"/>
    <w:rsid w:val="00B6520D"/>
    <w:rsid w:val="00B65252"/>
    <w:rsid w:val="00B65D78"/>
    <w:rsid w:val="00B6791F"/>
    <w:rsid w:val="00B70730"/>
    <w:rsid w:val="00B70BE4"/>
    <w:rsid w:val="00B71333"/>
    <w:rsid w:val="00B71A75"/>
    <w:rsid w:val="00B71D17"/>
    <w:rsid w:val="00B722BD"/>
    <w:rsid w:val="00B7241E"/>
    <w:rsid w:val="00B72A2D"/>
    <w:rsid w:val="00B7316D"/>
    <w:rsid w:val="00B74B25"/>
    <w:rsid w:val="00B74E75"/>
    <w:rsid w:val="00B75AB3"/>
    <w:rsid w:val="00B75BAE"/>
    <w:rsid w:val="00B764F0"/>
    <w:rsid w:val="00B76719"/>
    <w:rsid w:val="00B76C6F"/>
    <w:rsid w:val="00B811AC"/>
    <w:rsid w:val="00B81414"/>
    <w:rsid w:val="00B81E18"/>
    <w:rsid w:val="00B82AE2"/>
    <w:rsid w:val="00B8360C"/>
    <w:rsid w:val="00B841BE"/>
    <w:rsid w:val="00B848DC"/>
    <w:rsid w:val="00B84A9A"/>
    <w:rsid w:val="00B84CF7"/>
    <w:rsid w:val="00B8522A"/>
    <w:rsid w:val="00B85416"/>
    <w:rsid w:val="00B85FA5"/>
    <w:rsid w:val="00B8612E"/>
    <w:rsid w:val="00B86416"/>
    <w:rsid w:val="00B87A99"/>
    <w:rsid w:val="00B90353"/>
    <w:rsid w:val="00B904CB"/>
    <w:rsid w:val="00B906C7"/>
    <w:rsid w:val="00B90818"/>
    <w:rsid w:val="00B90A46"/>
    <w:rsid w:val="00B90EEA"/>
    <w:rsid w:val="00B91468"/>
    <w:rsid w:val="00B91BE4"/>
    <w:rsid w:val="00B9226B"/>
    <w:rsid w:val="00B922C9"/>
    <w:rsid w:val="00B92717"/>
    <w:rsid w:val="00B927DA"/>
    <w:rsid w:val="00B93103"/>
    <w:rsid w:val="00B94092"/>
    <w:rsid w:val="00B9539E"/>
    <w:rsid w:val="00B955E0"/>
    <w:rsid w:val="00B95F5B"/>
    <w:rsid w:val="00B97584"/>
    <w:rsid w:val="00B9762B"/>
    <w:rsid w:val="00BA0574"/>
    <w:rsid w:val="00BA16C8"/>
    <w:rsid w:val="00BA1CFF"/>
    <w:rsid w:val="00BA1E8D"/>
    <w:rsid w:val="00BA2610"/>
    <w:rsid w:val="00BA3D8F"/>
    <w:rsid w:val="00BA4574"/>
    <w:rsid w:val="00BA488B"/>
    <w:rsid w:val="00BA4D39"/>
    <w:rsid w:val="00BA5258"/>
    <w:rsid w:val="00BA55A7"/>
    <w:rsid w:val="00BA59C3"/>
    <w:rsid w:val="00BA6124"/>
    <w:rsid w:val="00BA647D"/>
    <w:rsid w:val="00BA6C5C"/>
    <w:rsid w:val="00BA71C2"/>
    <w:rsid w:val="00BA7322"/>
    <w:rsid w:val="00BB0F5C"/>
    <w:rsid w:val="00BB145E"/>
    <w:rsid w:val="00BB2001"/>
    <w:rsid w:val="00BB29D1"/>
    <w:rsid w:val="00BB2F2B"/>
    <w:rsid w:val="00BB34E5"/>
    <w:rsid w:val="00BB3E56"/>
    <w:rsid w:val="00BB4070"/>
    <w:rsid w:val="00BB551D"/>
    <w:rsid w:val="00BB5B04"/>
    <w:rsid w:val="00BB657E"/>
    <w:rsid w:val="00BB67F9"/>
    <w:rsid w:val="00BB68C6"/>
    <w:rsid w:val="00BB7009"/>
    <w:rsid w:val="00BC02C4"/>
    <w:rsid w:val="00BC07E9"/>
    <w:rsid w:val="00BC17D8"/>
    <w:rsid w:val="00BC260E"/>
    <w:rsid w:val="00BC2F48"/>
    <w:rsid w:val="00BC2F67"/>
    <w:rsid w:val="00BC45C1"/>
    <w:rsid w:val="00BC4812"/>
    <w:rsid w:val="00BC48E2"/>
    <w:rsid w:val="00BC4CE0"/>
    <w:rsid w:val="00BC5265"/>
    <w:rsid w:val="00BC79D8"/>
    <w:rsid w:val="00BC7E2C"/>
    <w:rsid w:val="00BD002A"/>
    <w:rsid w:val="00BD18F1"/>
    <w:rsid w:val="00BD210A"/>
    <w:rsid w:val="00BD261F"/>
    <w:rsid w:val="00BD2672"/>
    <w:rsid w:val="00BD2FE8"/>
    <w:rsid w:val="00BD342E"/>
    <w:rsid w:val="00BD34ED"/>
    <w:rsid w:val="00BD4800"/>
    <w:rsid w:val="00BD48D5"/>
    <w:rsid w:val="00BD6302"/>
    <w:rsid w:val="00BD65D8"/>
    <w:rsid w:val="00BD6A70"/>
    <w:rsid w:val="00BD6ACC"/>
    <w:rsid w:val="00BD6ED4"/>
    <w:rsid w:val="00BE1E7B"/>
    <w:rsid w:val="00BE2247"/>
    <w:rsid w:val="00BE2633"/>
    <w:rsid w:val="00BE2BEE"/>
    <w:rsid w:val="00BE2D0D"/>
    <w:rsid w:val="00BE3CED"/>
    <w:rsid w:val="00BE3D06"/>
    <w:rsid w:val="00BE48F8"/>
    <w:rsid w:val="00BE56C5"/>
    <w:rsid w:val="00BE67A8"/>
    <w:rsid w:val="00BE72AB"/>
    <w:rsid w:val="00BE7677"/>
    <w:rsid w:val="00BE768F"/>
    <w:rsid w:val="00BE79A5"/>
    <w:rsid w:val="00BF03C6"/>
    <w:rsid w:val="00BF0683"/>
    <w:rsid w:val="00BF0F5E"/>
    <w:rsid w:val="00BF1637"/>
    <w:rsid w:val="00BF20DD"/>
    <w:rsid w:val="00BF2ADB"/>
    <w:rsid w:val="00BF2F5A"/>
    <w:rsid w:val="00BF36CD"/>
    <w:rsid w:val="00BF385D"/>
    <w:rsid w:val="00BF393A"/>
    <w:rsid w:val="00BF4454"/>
    <w:rsid w:val="00BF645C"/>
    <w:rsid w:val="00BF66EB"/>
    <w:rsid w:val="00BF6803"/>
    <w:rsid w:val="00BF6C2D"/>
    <w:rsid w:val="00BF77DF"/>
    <w:rsid w:val="00BF795A"/>
    <w:rsid w:val="00BF7E4E"/>
    <w:rsid w:val="00C0038B"/>
    <w:rsid w:val="00C003CC"/>
    <w:rsid w:val="00C0101E"/>
    <w:rsid w:val="00C01393"/>
    <w:rsid w:val="00C02236"/>
    <w:rsid w:val="00C02F2C"/>
    <w:rsid w:val="00C03B43"/>
    <w:rsid w:val="00C04214"/>
    <w:rsid w:val="00C04D0E"/>
    <w:rsid w:val="00C05CD4"/>
    <w:rsid w:val="00C06E92"/>
    <w:rsid w:val="00C074EA"/>
    <w:rsid w:val="00C103A7"/>
    <w:rsid w:val="00C105E7"/>
    <w:rsid w:val="00C10611"/>
    <w:rsid w:val="00C1068F"/>
    <w:rsid w:val="00C10724"/>
    <w:rsid w:val="00C108BE"/>
    <w:rsid w:val="00C10A30"/>
    <w:rsid w:val="00C10D8E"/>
    <w:rsid w:val="00C1159C"/>
    <w:rsid w:val="00C11FE6"/>
    <w:rsid w:val="00C12BD7"/>
    <w:rsid w:val="00C12EDD"/>
    <w:rsid w:val="00C13C41"/>
    <w:rsid w:val="00C13F3A"/>
    <w:rsid w:val="00C15856"/>
    <w:rsid w:val="00C159CA"/>
    <w:rsid w:val="00C15A85"/>
    <w:rsid w:val="00C15C86"/>
    <w:rsid w:val="00C16D23"/>
    <w:rsid w:val="00C17174"/>
    <w:rsid w:val="00C20239"/>
    <w:rsid w:val="00C20ADC"/>
    <w:rsid w:val="00C20DED"/>
    <w:rsid w:val="00C21A37"/>
    <w:rsid w:val="00C22A43"/>
    <w:rsid w:val="00C23007"/>
    <w:rsid w:val="00C2315A"/>
    <w:rsid w:val="00C2324B"/>
    <w:rsid w:val="00C2365F"/>
    <w:rsid w:val="00C242E5"/>
    <w:rsid w:val="00C257FC"/>
    <w:rsid w:val="00C275BC"/>
    <w:rsid w:val="00C279AE"/>
    <w:rsid w:val="00C326E0"/>
    <w:rsid w:val="00C34E2C"/>
    <w:rsid w:val="00C3554E"/>
    <w:rsid w:val="00C3608F"/>
    <w:rsid w:val="00C3684E"/>
    <w:rsid w:val="00C36D3E"/>
    <w:rsid w:val="00C36F7E"/>
    <w:rsid w:val="00C37982"/>
    <w:rsid w:val="00C379A3"/>
    <w:rsid w:val="00C37C5D"/>
    <w:rsid w:val="00C40196"/>
    <w:rsid w:val="00C40792"/>
    <w:rsid w:val="00C40949"/>
    <w:rsid w:val="00C41CCB"/>
    <w:rsid w:val="00C42280"/>
    <w:rsid w:val="00C422B6"/>
    <w:rsid w:val="00C42A3A"/>
    <w:rsid w:val="00C42A7E"/>
    <w:rsid w:val="00C437E2"/>
    <w:rsid w:val="00C43A7C"/>
    <w:rsid w:val="00C454CA"/>
    <w:rsid w:val="00C45E15"/>
    <w:rsid w:val="00C46097"/>
    <w:rsid w:val="00C506CE"/>
    <w:rsid w:val="00C506DB"/>
    <w:rsid w:val="00C50A25"/>
    <w:rsid w:val="00C5133D"/>
    <w:rsid w:val="00C51AFC"/>
    <w:rsid w:val="00C51E8B"/>
    <w:rsid w:val="00C5295A"/>
    <w:rsid w:val="00C54DA3"/>
    <w:rsid w:val="00C55035"/>
    <w:rsid w:val="00C554C8"/>
    <w:rsid w:val="00C56D1C"/>
    <w:rsid w:val="00C56E3E"/>
    <w:rsid w:val="00C57118"/>
    <w:rsid w:val="00C571ED"/>
    <w:rsid w:val="00C572F9"/>
    <w:rsid w:val="00C577E1"/>
    <w:rsid w:val="00C57BCF"/>
    <w:rsid w:val="00C6022F"/>
    <w:rsid w:val="00C609D5"/>
    <w:rsid w:val="00C61436"/>
    <w:rsid w:val="00C616CF"/>
    <w:rsid w:val="00C62142"/>
    <w:rsid w:val="00C62161"/>
    <w:rsid w:val="00C625AC"/>
    <w:rsid w:val="00C62E4C"/>
    <w:rsid w:val="00C635BE"/>
    <w:rsid w:val="00C63B1B"/>
    <w:rsid w:val="00C63EAD"/>
    <w:rsid w:val="00C64004"/>
    <w:rsid w:val="00C6570F"/>
    <w:rsid w:val="00C66E61"/>
    <w:rsid w:val="00C66F85"/>
    <w:rsid w:val="00C676C8"/>
    <w:rsid w:val="00C67D0C"/>
    <w:rsid w:val="00C67FD1"/>
    <w:rsid w:val="00C70186"/>
    <w:rsid w:val="00C703AE"/>
    <w:rsid w:val="00C70AB9"/>
    <w:rsid w:val="00C71162"/>
    <w:rsid w:val="00C71676"/>
    <w:rsid w:val="00C71D14"/>
    <w:rsid w:val="00C71F3E"/>
    <w:rsid w:val="00C7214C"/>
    <w:rsid w:val="00C73843"/>
    <w:rsid w:val="00C741E7"/>
    <w:rsid w:val="00C77A4D"/>
    <w:rsid w:val="00C80056"/>
    <w:rsid w:val="00C80780"/>
    <w:rsid w:val="00C80847"/>
    <w:rsid w:val="00C8092F"/>
    <w:rsid w:val="00C80EB0"/>
    <w:rsid w:val="00C823BF"/>
    <w:rsid w:val="00C825F9"/>
    <w:rsid w:val="00C82B8E"/>
    <w:rsid w:val="00C83132"/>
    <w:rsid w:val="00C8431C"/>
    <w:rsid w:val="00C85023"/>
    <w:rsid w:val="00C85984"/>
    <w:rsid w:val="00C86AF3"/>
    <w:rsid w:val="00C86BE8"/>
    <w:rsid w:val="00C87A82"/>
    <w:rsid w:val="00C91877"/>
    <w:rsid w:val="00C919CB"/>
    <w:rsid w:val="00C91B43"/>
    <w:rsid w:val="00C928E0"/>
    <w:rsid w:val="00C94127"/>
    <w:rsid w:val="00C95146"/>
    <w:rsid w:val="00C95B88"/>
    <w:rsid w:val="00C95FCA"/>
    <w:rsid w:val="00C96330"/>
    <w:rsid w:val="00C9665A"/>
    <w:rsid w:val="00C970FF"/>
    <w:rsid w:val="00CA030C"/>
    <w:rsid w:val="00CA0691"/>
    <w:rsid w:val="00CA0C44"/>
    <w:rsid w:val="00CA0D81"/>
    <w:rsid w:val="00CA0EFF"/>
    <w:rsid w:val="00CA1710"/>
    <w:rsid w:val="00CA199D"/>
    <w:rsid w:val="00CA20A8"/>
    <w:rsid w:val="00CA2150"/>
    <w:rsid w:val="00CA3AFE"/>
    <w:rsid w:val="00CA3B30"/>
    <w:rsid w:val="00CA4181"/>
    <w:rsid w:val="00CA79E4"/>
    <w:rsid w:val="00CB042E"/>
    <w:rsid w:val="00CB12C2"/>
    <w:rsid w:val="00CB15D6"/>
    <w:rsid w:val="00CB1DFA"/>
    <w:rsid w:val="00CB1FC8"/>
    <w:rsid w:val="00CB45CE"/>
    <w:rsid w:val="00CB483D"/>
    <w:rsid w:val="00CB48D3"/>
    <w:rsid w:val="00CB50DD"/>
    <w:rsid w:val="00CB52D4"/>
    <w:rsid w:val="00CB5D50"/>
    <w:rsid w:val="00CB6958"/>
    <w:rsid w:val="00CB6BBF"/>
    <w:rsid w:val="00CB6FFD"/>
    <w:rsid w:val="00CB7AD4"/>
    <w:rsid w:val="00CC0183"/>
    <w:rsid w:val="00CC0644"/>
    <w:rsid w:val="00CC1135"/>
    <w:rsid w:val="00CC1277"/>
    <w:rsid w:val="00CC1391"/>
    <w:rsid w:val="00CC228B"/>
    <w:rsid w:val="00CC22F3"/>
    <w:rsid w:val="00CC23F1"/>
    <w:rsid w:val="00CC2F16"/>
    <w:rsid w:val="00CC3AAB"/>
    <w:rsid w:val="00CC3D2B"/>
    <w:rsid w:val="00CC4C51"/>
    <w:rsid w:val="00CC4C93"/>
    <w:rsid w:val="00CC54A3"/>
    <w:rsid w:val="00CC55A2"/>
    <w:rsid w:val="00CC63A7"/>
    <w:rsid w:val="00CC674F"/>
    <w:rsid w:val="00CC6C46"/>
    <w:rsid w:val="00CC6C8D"/>
    <w:rsid w:val="00CD0103"/>
    <w:rsid w:val="00CD0A36"/>
    <w:rsid w:val="00CD135E"/>
    <w:rsid w:val="00CD188D"/>
    <w:rsid w:val="00CD2DE8"/>
    <w:rsid w:val="00CD3442"/>
    <w:rsid w:val="00CD4320"/>
    <w:rsid w:val="00CD4CDA"/>
    <w:rsid w:val="00CD52F4"/>
    <w:rsid w:val="00CD5C8F"/>
    <w:rsid w:val="00CD67B2"/>
    <w:rsid w:val="00CD7B04"/>
    <w:rsid w:val="00CD7E40"/>
    <w:rsid w:val="00CD7E80"/>
    <w:rsid w:val="00CE19B1"/>
    <w:rsid w:val="00CE19F0"/>
    <w:rsid w:val="00CE1CA1"/>
    <w:rsid w:val="00CE2423"/>
    <w:rsid w:val="00CE28B4"/>
    <w:rsid w:val="00CE28CF"/>
    <w:rsid w:val="00CE2931"/>
    <w:rsid w:val="00CE2CC3"/>
    <w:rsid w:val="00CE30B6"/>
    <w:rsid w:val="00CE3FD6"/>
    <w:rsid w:val="00CE46F7"/>
    <w:rsid w:val="00CE4790"/>
    <w:rsid w:val="00CE47CF"/>
    <w:rsid w:val="00CE4CC8"/>
    <w:rsid w:val="00CE4F51"/>
    <w:rsid w:val="00CE7235"/>
    <w:rsid w:val="00CF023F"/>
    <w:rsid w:val="00CF1166"/>
    <w:rsid w:val="00CF1C88"/>
    <w:rsid w:val="00CF3B53"/>
    <w:rsid w:val="00CF3B94"/>
    <w:rsid w:val="00CF4C3F"/>
    <w:rsid w:val="00CF5268"/>
    <w:rsid w:val="00CF5EB2"/>
    <w:rsid w:val="00CF5F54"/>
    <w:rsid w:val="00CF62BA"/>
    <w:rsid w:val="00CF6492"/>
    <w:rsid w:val="00CF679C"/>
    <w:rsid w:val="00CF7275"/>
    <w:rsid w:val="00CF7FE7"/>
    <w:rsid w:val="00D00240"/>
    <w:rsid w:val="00D012E9"/>
    <w:rsid w:val="00D01845"/>
    <w:rsid w:val="00D01D88"/>
    <w:rsid w:val="00D02301"/>
    <w:rsid w:val="00D02510"/>
    <w:rsid w:val="00D02B9A"/>
    <w:rsid w:val="00D03B05"/>
    <w:rsid w:val="00D03C0B"/>
    <w:rsid w:val="00D03E97"/>
    <w:rsid w:val="00D0414D"/>
    <w:rsid w:val="00D0476D"/>
    <w:rsid w:val="00D05C17"/>
    <w:rsid w:val="00D11081"/>
    <w:rsid w:val="00D11C42"/>
    <w:rsid w:val="00D128C6"/>
    <w:rsid w:val="00D135E8"/>
    <w:rsid w:val="00D1381F"/>
    <w:rsid w:val="00D13887"/>
    <w:rsid w:val="00D13A32"/>
    <w:rsid w:val="00D152F2"/>
    <w:rsid w:val="00D15E57"/>
    <w:rsid w:val="00D15F4E"/>
    <w:rsid w:val="00D16128"/>
    <w:rsid w:val="00D16BE2"/>
    <w:rsid w:val="00D16E3E"/>
    <w:rsid w:val="00D171F3"/>
    <w:rsid w:val="00D20A47"/>
    <w:rsid w:val="00D20DFF"/>
    <w:rsid w:val="00D20EA1"/>
    <w:rsid w:val="00D21054"/>
    <w:rsid w:val="00D21F0B"/>
    <w:rsid w:val="00D2206A"/>
    <w:rsid w:val="00D221B2"/>
    <w:rsid w:val="00D22BA6"/>
    <w:rsid w:val="00D230FC"/>
    <w:rsid w:val="00D238AA"/>
    <w:rsid w:val="00D23B01"/>
    <w:rsid w:val="00D24D9F"/>
    <w:rsid w:val="00D25E7A"/>
    <w:rsid w:val="00D27226"/>
    <w:rsid w:val="00D27E4A"/>
    <w:rsid w:val="00D27FCF"/>
    <w:rsid w:val="00D30573"/>
    <w:rsid w:val="00D30F5A"/>
    <w:rsid w:val="00D3295A"/>
    <w:rsid w:val="00D32EF2"/>
    <w:rsid w:val="00D3312C"/>
    <w:rsid w:val="00D33619"/>
    <w:rsid w:val="00D33F4F"/>
    <w:rsid w:val="00D348C5"/>
    <w:rsid w:val="00D34DE4"/>
    <w:rsid w:val="00D35508"/>
    <w:rsid w:val="00D35645"/>
    <w:rsid w:val="00D36C62"/>
    <w:rsid w:val="00D37645"/>
    <w:rsid w:val="00D40650"/>
    <w:rsid w:val="00D4146C"/>
    <w:rsid w:val="00D41FF9"/>
    <w:rsid w:val="00D42465"/>
    <w:rsid w:val="00D42DD0"/>
    <w:rsid w:val="00D43398"/>
    <w:rsid w:val="00D4488F"/>
    <w:rsid w:val="00D451FE"/>
    <w:rsid w:val="00D456F9"/>
    <w:rsid w:val="00D459C3"/>
    <w:rsid w:val="00D459C4"/>
    <w:rsid w:val="00D459FA"/>
    <w:rsid w:val="00D46585"/>
    <w:rsid w:val="00D46B43"/>
    <w:rsid w:val="00D46B95"/>
    <w:rsid w:val="00D46BEB"/>
    <w:rsid w:val="00D47025"/>
    <w:rsid w:val="00D508B5"/>
    <w:rsid w:val="00D511BE"/>
    <w:rsid w:val="00D51298"/>
    <w:rsid w:val="00D52104"/>
    <w:rsid w:val="00D525EC"/>
    <w:rsid w:val="00D52778"/>
    <w:rsid w:val="00D53193"/>
    <w:rsid w:val="00D544A1"/>
    <w:rsid w:val="00D54A8F"/>
    <w:rsid w:val="00D55962"/>
    <w:rsid w:val="00D5626D"/>
    <w:rsid w:val="00D56798"/>
    <w:rsid w:val="00D56F13"/>
    <w:rsid w:val="00D57650"/>
    <w:rsid w:val="00D60234"/>
    <w:rsid w:val="00D602BB"/>
    <w:rsid w:val="00D60EC9"/>
    <w:rsid w:val="00D61184"/>
    <w:rsid w:val="00D61315"/>
    <w:rsid w:val="00D6134D"/>
    <w:rsid w:val="00D61640"/>
    <w:rsid w:val="00D61ACF"/>
    <w:rsid w:val="00D624DC"/>
    <w:rsid w:val="00D630BF"/>
    <w:rsid w:val="00D6358D"/>
    <w:rsid w:val="00D64816"/>
    <w:rsid w:val="00D649F1"/>
    <w:rsid w:val="00D653EE"/>
    <w:rsid w:val="00D660E0"/>
    <w:rsid w:val="00D6704E"/>
    <w:rsid w:val="00D6723D"/>
    <w:rsid w:val="00D67AA0"/>
    <w:rsid w:val="00D67DF8"/>
    <w:rsid w:val="00D67E30"/>
    <w:rsid w:val="00D7094A"/>
    <w:rsid w:val="00D70A3B"/>
    <w:rsid w:val="00D70A91"/>
    <w:rsid w:val="00D7191B"/>
    <w:rsid w:val="00D723BD"/>
    <w:rsid w:val="00D7242D"/>
    <w:rsid w:val="00D7252C"/>
    <w:rsid w:val="00D727D1"/>
    <w:rsid w:val="00D72BEE"/>
    <w:rsid w:val="00D72F14"/>
    <w:rsid w:val="00D73370"/>
    <w:rsid w:val="00D74073"/>
    <w:rsid w:val="00D74E9F"/>
    <w:rsid w:val="00D75319"/>
    <w:rsid w:val="00D756C7"/>
    <w:rsid w:val="00D75940"/>
    <w:rsid w:val="00D75AF9"/>
    <w:rsid w:val="00D762EC"/>
    <w:rsid w:val="00D76BD1"/>
    <w:rsid w:val="00D76D83"/>
    <w:rsid w:val="00D76FA4"/>
    <w:rsid w:val="00D76FF5"/>
    <w:rsid w:val="00D77229"/>
    <w:rsid w:val="00D77329"/>
    <w:rsid w:val="00D77374"/>
    <w:rsid w:val="00D77398"/>
    <w:rsid w:val="00D807D4"/>
    <w:rsid w:val="00D80B9E"/>
    <w:rsid w:val="00D80CB3"/>
    <w:rsid w:val="00D82185"/>
    <w:rsid w:val="00D823FB"/>
    <w:rsid w:val="00D83317"/>
    <w:rsid w:val="00D8388C"/>
    <w:rsid w:val="00D83F40"/>
    <w:rsid w:val="00D8409D"/>
    <w:rsid w:val="00D841D9"/>
    <w:rsid w:val="00D84864"/>
    <w:rsid w:val="00D8498E"/>
    <w:rsid w:val="00D84BF7"/>
    <w:rsid w:val="00D851BD"/>
    <w:rsid w:val="00D85497"/>
    <w:rsid w:val="00D85920"/>
    <w:rsid w:val="00D86128"/>
    <w:rsid w:val="00D863DC"/>
    <w:rsid w:val="00D8750B"/>
    <w:rsid w:val="00D878DE"/>
    <w:rsid w:val="00D90C4F"/>
    <w:rsid w:val="00D930AE"/>
    <w:rsid w:val="00D9332F"/>
    <w:rsid w:val="00D93BA2"/>
    <w:rsid w:val="00D94DAE"/>
    <w:rsid w:val="00D951A5"/>
    <w:rsid w:val="00D9591D"/>
    <w:rsid w:val="00D96AA6"/>
    <w:rsid w:val="00D96F77"/>
    <w:rsid w:val="00D97581"/>
    <w:rsid w:val="00D977E6"/>
    <w:rsid w:val="00D9780F"/>
    <w:rsid w:val="00DA036D"/>
    <w:rsid w:val="00DA0964"/>
    <w:rsid w:val="00DA16D4"/>
    <w:rsid w:val="00DA2209"/>
    <w:rsid w:val="00DA34A2"/>
    <w:rsid w:val="00DA4185"/>
    <w:rsid w:val="00DA434F"/>
    <w:rsid w:val="00DA4AB7"/>
    <w:rsid w:val="00DA5A7E"/>
    <w:rsid w:val="00DA76A5"/>
    <w:rsid w:val="00DA7AAB"/>
    <w:rsid w:val="00DB05A4"/>
    <w:rsid w:val="00DB0DA5"/>
    <w:rsid w:val="00DB121D"/>
    <w:rsid w:val="00DB1697"/>
    <w:rsid w:val="00DB1862"/>
    <w:rsid w:val="00DB341C"/>
    <w:rsid w:val="00DB3766"/>
    <w:rsid w:val="00DB385D"/>
    <w:rsid w:val="00DB5C0A"/>
    <w:rsid w:val="00DB5D27"/>
    <w:rsid w:val="00DB67F1"/>
    <w:rsid w:val="00DB7EC1"/>
    <w:rsid w:val="00DB7F68"/>
    <w:rsid w:val="00DB7FAC"/>
    <w:rsid w:val="00DC0B9E"/>
    <w:rsid w:val="00DC0C18"/>
    <w:rsid w:val="00DC19F8"/>
    <w:rsid w:val="00DC1BF7"/>
    <w:rsid w:val="00DC217C"/>
    <w:rsid w:val="00DC39A8"/>
    <w:rsid w:val="00DC3AF9"/>
    <w:rsid w:val="00DC47DF"/>
    <w:rsid w:val="00DC494F"/>
    <w:rsid w:val="00DC5C49"/>
    <w:rsid w:val="00DC6CF8"/>
    <w:rsid w:val="00DC6D13"/>
    <w:rsid w:val="00DC71E6"/>
    <w:rsid w:val="00DC7F92"/>
    <w:rsid w:val="00DD03B6"/>
    <w:rsid w:val="00DD0645"/>
    <w:rsid w:val="00DD067D"/>
    <w:rsid w:val="00DD108D"/>
    <w:rsid w:val="00DD10CA"/>
    <w:rsid w:val="00DD1AA8"/>
    <w:rsid w:val="00DD22D8"/>
    <w:rsid w:val="00DD2324"/>
    <w:rsid w:val="00DD26EB"/>
    <w:rsid w:val="00DD271F"/>
    <w:rsid w:val="00DD452B"/>
    <w:rsid w:val="00DD52E7"/>
    <w:rsid w:val="00DD64DA"/>
    <w:rsid w:val="00DD6CDA"/>
    <w:rsid w:val="00DD75A6"/>
    <w:rsid w:val="00DE007E"/>
    <w:rsid w:val="00DE1A0A"/>
    <w:rsid w:val="00DE1EA9"/>
    <w:rsid w:val="00DE2608"/>
    <w:rsid w:val="00DE289B"/>
    <w:rsid w:val="00DE39D9"/>
    <w:rsid w:val="00DE4A55"/>
    <w:rsid w:val="00DE4CC5"/>
    <w:rsid w:val="00DE6CB0"/>
    <w:rsid w:val="00DE6EBA"/>
    <w:rsid w:val="00DE7AD0"/>
    <w:rsid w:val="00DF063D"/>
    <w:rsid w:val="00DF16C8"/>
    <w:rsid w:val="00DF1E30"/>
    <w:rsid w:val="00DF23D9"/>
    <w:rsid w:val="00DF2D6B"/>
    <w:rsid w:val="00DF2DCA"/>
    <w:rsid w:val="00DF3824"/>
    <w:rsid w:val="00DF515B"/>
    <w:rsid w:val="00DF5549"/>
    <w:rsid w:val="00DF6123"/>
    <w:rsid w:val="00DF662A"/>
    <w:rsid w:val="00DF6A3B"/>
    <w:rsid w:val="00DF73E2"/>
    <w:rsid w:val="00E00363"/>
    <w:rsid w:val="00E00AFF"/>
    <w:rsid w:val="00E0158D"/>
    <w:rsid w:val="00E01E84"/>
    <w:rsid w:val="00E01F85"/>
    <w:rsid w:val="00E0279B"/>
    <w:rsid w:val="00E03F88"/>
    <w:rsid w:val="00E0431D"/>
    <w:rsid w:val="00E04355"/>
    <w:rsid w:val="00E04F1F"/>
    <w:rsid w:val="00E04FEB"/>
    <w:rsid w:val="00E050DE"/>
    <w:rsid w:val="00E059BD"/>
    <w:rsid w:val="00E064AD"/>
    <w:rsid w:val="00E065CE"/>
    <w:rsid w:val="00E066CF"/>
    <w:rsid w:val="00E079E3"/>
    <w:rsid w:val="00E07A90"/>
    <w:rsid w:val="00E101CC"/>
    <w:rsid w:val="00E10C93"/>
    <w:rsid w:val="00E10D2E"/>
    <w:rsid w:val="00E11241"/>
    <w:rsid w:val="00E11487"/>
    <w:rsid w:val="00E11A89"/>
    <w:rsid w:val="00E11B80"/>
    <w:rsid w:val="00E1388F"/>
    <w:rsid w:val="00E13996"/>
    <w:rsid w:val="00E140EF"/>
    <w:rsid w:val="00E1423F"/>
    <w:rsid w:val="00E15262"/>
    <w:rsid w:val="00E156A1"/>
    <w:rsid w:val="00E161A8"/>
    <w:rsid w:val="00E1622A"/>
    <w:rsid w:val="00E165D8"/>
    <w:rsid w:val="00E166BD"/>
    <w:rsid w:val="00E16857"/>
    <w:rsid w:val="00E16DEF"/>
    <w:rsid w:val="00E172C4"/>
    <w:rsid w:val="00E17DB7"/>
    <w:rsid w:val="00E17F08"/>
    <w:rsid w:val="00E20A12"/>
    <w:rsid w:val="00E20B2B"/>
    <w:rsid w:val="00E22512"/>
    <w:rsid w:val="00E22CD3"/>
    <w:rsid w:val="00E22CE4"/>
    <w:rsid w:val="00E22E95"/>
    <w:rsid w:val="00E2338B"/>
    <w:rsid w:val="00E236E6"/>
    <w:rsid w:val="00E2481F"/>
    <w:rsid w:val="00E25789"/>
    <w:rsid w:val="00E257B1"/>
    <w:rsid w:val="00E2688E"/>
    <w:rsid w:val="00E26D88"/>
    <w:rsid w:val="00E27B40"/>
    <w:rsid w:val="00E30AC2"/>
    <w:rsid w:val="00E31B98"/>
    <w:rsid w:val="00E32366"/>
    <w:rsid w:val="00E337C4"/>
    <w:rsid w:val="00E344C0"/>
    <w:rsid w:val="00E34ACA"/>
    <w:rsid w:val="00E34BC5"/>
    <w:rsid w:val="00E36BF9"/>
    <w:rsid w:val="00E36CC7"/>
    <w:rsid w:val="00E37204"/>
    <w:rsid w:val="00E37573"/>
    <w:rsid w:val="00E3762F"/>
    <w:rsid w:val="00E37D4F"/>
    <w:rsid w:val="00E40B4D"/>
    <w:rsid w:val="00E41ACA"/>
    <w:rsid w:val="00E422C3"/>
    <w:rsid w:val="00E43006"/>
    <w:rsid w:val="00E4301D"/>
    <w:rsid w:val="00E434E4"/>
    <w:rsid w:val="00E4389E"/>
    <w:rsid w:val="00E4456D"/>
    <w:rsid w:val="00E44A56"/>
    <w:rsid w:val="00E450E7"/>
    <w:rsid w:val="00E456B2"/>
    <w:rsid w:val="00E46370"/>
    <w:rsid w:val="00E47053"/>
    <w:rsid w:val="00E50988"/>
    <w:rsid w:val="00E512F5"/>
    <w:rsid w:val="00E51374"/>
    <w:rsid w:val="00E514D0"/>
    <w:rsid w:val="00E51A7D"/>
    <w:rsid w:val="00E52195"/>
    <w:rsid w:val="00E52713"/>
    <w:rsid w:val="00E53B20"/>
    <w:rsid w:val="00E53FF6"/>
    <w:rsid w:val="00E54C4C"/>
    <w:rsid w:val="00E5532D"/>
    <w:rsid w:val="00E5538F"/>
    <w:rsid w:val="00E56429"/>
    <w:rsid w:val="00E57BA2"/>
    <w:rsid w:val="00E6096A"/>
    <w:rsid w:val="00E612F6"/>
    <w:rsid w:val="00E62114"/>
    <w:rsid w:val="00E62205"/>
    <w:rsid w:val="00E62BB3"/>
    <w:rsid w:val="00E62E8A"/>
    <w:rsid w:val="00E631BC"/>
    <w:rsid w:val="00E64CAB"/>
    <w:rsid w:val="00E66E24"/>
    <w:rsid w:val="00E6700F"/>
    <w:rsid w:val="00E670F3"/>
    <w:rsid w:val="00E67317"/>
    <w:rsid w:val="00E67363"/>
    <w:rsid w:val="00E67394"/>
    <w:rsid w:val="00E673B8"/>
    <w:rsid w:val="00E67A3E"/>
    <w:rsid w:val="00E67C54"/>
    <w:rsid w:val="00E70480"/>
    <w:rsid w:val="00E7081B"/>
    <w:rsid w:val="00E708BE"/>
    <w:rsid w:val="00E71664"/>
    <w:rsid w:val="00E716E1"/>
    <w:rsid w:val="00E7197D"/>
    <w:rsid w:val="00E7221D"/>
    <w:rsid w:val="00E72333"/>
    <w:rsid w:val="00E72B22"/>
    <w:rsid w:val="00E72CEC"/>
    <w:rsid w:val="00E73355"/>
    <w:rsid w:val="00E74D77"/>
    <w:rsid w:val="00E75534"/>
    <w:rsid w:val="00E75C94"/>
    <w:rsid w:val="00E75D1C"/>
    <w:rsid w:val="00E75EEA"/>
    <w:rsid w:val="00E761A2"/>
    <w:rsid w:val="00E767C9"/>
    <w:rsid w:val="00E7715B"/>
    <w:rsid w:val="00E77926"/>
    <w:rsid w:val="00E77F6A"/>
    <w:rsid w:val="00E8027A"/>
    <w:rsid w:val="00E80A28"/>
    <w:rsid w:val="00E823AD"/>
    <w:rsid w:val="00E82A6D"/>
    <w:rsid w:val="00E84841"/>
    <w:rsid w:val="00E85F83"/>
    <w:rsid w:val="00E85FE6"/>
    <w:rsid w:val="00E8753D"/>
    <w:rsid w:val="00E904AE"/>
    <w:rsid w:val="00E90D38"/>
    <w:rsid w:val="00E9106B"/>
    <w:rsid w:val="00E917F6"/>
    <w:rsid w:val="00E92AFA"/>
    <w:rsid w:val="00E93639"/>
    <w:rsid w:val="00E9376E"/>
    <w:rsid w:val="00E93EB3"/>
    <w:rsid w:val="00E940E2"/>
    <w:rsid w:val="00E94C3B"/>
    <w:rsid w:val="00E94DF1"/>
    <w:rsid w:val="00E95195"/>
    <w:rsid w:val="00E95540"/>
    <w:rsid w:val="00E95723"/>
    <w:rsid w:val="00E965EB"/>
    <w:rsid w:val="00E96D31"/>
    <w:rsid w:val="00E97DEC"/>
    <w:rsid w:val="00EA112C"/>
    <w:rsid w:val="00EA1696"/>
    <w:rsid w:val="00EA173B"/>
    <w:rsid w:val="00EA1A85"/>
    <w:rsid w:val="00EA202B"/>
    <w:rsid w:val="00EA2648"/>
    <w:rsid w:val="00EA37A0"/>
    <w:rsid w:val="00EA4413"/>
    <w:rsid w:val="00EA53AF"/>
    <w:rsid w:val="00EA563D"/>
    <w:rsid w:val="00EA6386"/>
    <w:rsid w:val="00EA6EF4"/>
    <w:rsid w:val="00EA762C"/>
    <w:rsid w:val="00EB3294"/>
    <w:rsid w:val="00EB5D54"/>
    <w:rsid w:val="00EB5DEE"/>
    <w:rsid w:val="00EB5FEA"/>
    <w:rsid w:val="00EB62C7"/>
    <w:rsid w:val="00EB6C92"/>
    <w:rsid w:val="00EB730E"/>
    <w:rsid w:val="00EB7366"/>
    <w:rsid w:val="00EC17FB"/>
    <w:rsid w:val="00EC255A"/>
    <w:rsid w:val="00EC4BCA"/>
    <w:rsid w:val="00EC4DFB"/>
    <w:rsid w:val="00EC527F"/>
    <w:rsid w:val="00EC53BC"/>
    <w:rsid w:val="00EC69DF"/>
    <w:rsid w:val="00EC7174"/>
    <w:rsid w:val="00EC720A"/>
    <w:rsid w:val="00EC7463"/>
    <w:rsid w:val="00EC7D6B"/>
    <w:rsid w:val="00ED0CE2"/>
    <w:rsid w:val="00ED1402"/>
    <w:rsid w:val="00ED15D6"/>
    <w:rsid w:val="00ED1A2E"/>
    <w:rsid w:val="00ED2103"/>
    <w:rsid w:val="00ED2D59"/>
    <w:rsid w:val="00ED3375"/>
    <w:rsid w:val="00ED344D"/>
    <w:rsid w:val="00ED4432"/>
    <w:rsid w:val="00ED5C8E"/>
    <w:rsid w:val="00ED5DB4"/>
    <w:rsid w:val="00ED5E57"/>
    <w:rsid w:val="00ED63F5"/>
    <w:rsid w:val="00ED6486"/>
    <w:rsid w:val="00ED668D"/>
    <w:rsid w:val="00ED680B"/>
    <w:rsid w:val="00ED6BB3"/>
    <w:rsid w:val="00ED7E4F"/>
    <w:rsid w:val="00EE2C7C"/>
    <w:rsid w:val="00EE4CA1"/>
    <w:rsid w:val="00EE5B08"/>
    <w:rsid w:val="00EE5FD7"/>
    <w:rsid w:val="00EE61B4"/>
    <w:rsid w:val="00EE68E4"/>
    <w:rsid w:val="00EE7558"/>
    <w:rsid w:val="00EE760E"/>
    <w:rsid w:val="00EE79A0"/>
    <w:rsid w:val="00EE7E2B"/>
    <w:rsid w:val="00EF03EC"/>
    <w:rsid w:val="00EF0894"/>
    <w:rsid w:val="00EF1FE0"/>
    <w:rsid w:val="00EF2395"/>
    <w:rsid w:val="00EF2E01"/>
    <w:rsid w:val="00EF38F8"/>
    <w:rsid w:val="00EF3A27"/>
    <w:rsid w:val="00EF3A2E"/>
    <w:rsid w:val="00EF4156"/>
    <w:rsid w:val="00EF4284"/>
    <w:rsid w:val="00EF4F5C"/>
    <w:rsid w:val="00EF51F5"/>
    <w:rsid w:val="00EF541D"/>
    <w:rsid w:val="00EF5A8E"/>
    <w:rsid w:val="00EF5FB1"/>
    <w:rsid w:val="00EF6113"/>
    <w:rsid w:val="00EF6E2E"/>
    <w:rsid w:val="00F0063D"/>
    <w:rsid w:val="00F01302"/>
    <w:rsid w:val="00F01FCA"/>
    <w:rsid w:val="00F02937"/>
    <w:rsid w:val="00F02B31"/>
    <w:rsid w:val="00F03D78"/>
    <w:rsid w:val="00F03EFF"/>
    <w:rsid w:val="00F044A1"/>
    <w:rsid w:val="00F04971"/>
    <w:rsid w:val="00F04E38"/>
    <w:rsid w:val="00F04F4A"/>
    <w:rsid w:val="00F05977"/>
    <w:rsid w:val="00F05B90"/>
    <w:rsid w:val="00F05C03"/>
    <w:rsid w:val="00F05C78"/>
    <w:rsid w:val="00F05DB3"/>
    <w:rsid w:val="00F05E6C"/>
    <w:rsid w:val="00F073DA"/>
    <w:rsid w:val="00F078F3"/>
    <w:rsid w:val="00F07F44"/>
    <w:rsid w:val="00F10191"/>
    <w:rsid w:val="00F107D2"/>
    <w:rsid w:val="00F112A9"/>
    <w:rsid w:val="00F139D8"/>
    <w:rsid w:val="00F1460E"/>
    <w:rsid w:val="00F14660"/>
    <w:rsid w:val="00F146CB"/>
    <w:rsid w:val="00F15581"/>
    <w:rsid w:val="00F15EF5"/>
    <w:rsid w:val="00F16921"/>
    <w:rsid w:val="00F16FD2"/>
    <w:rsid w:val="00F17417"/>
    <w:rsid w:val="00F17BFF"/>
    <w:rsid w:val="00F17DC8"/>
    <w:rsid w:val="00F22599"/>
    <w:rsid w:val="00F22E9A"/>
    <w:rsid w:val="00F22F57"/>
    <w:rsid w:val="00F2366A"/>
    <w:rsid w:val="00F236E6"/>
    <w:rsid w:val="00F2430F"/>
    <w:rsid w:val="00F258ED"/>
    <w:rsid w:val="00F25988"/>
    <w:rsid w:val="00F26022"/>
    <w:rsid w:val="00F26D78"/>
    <w:rsid w:val="00F27C5F"/>
    <w:rsid w:val="00F27D88"/>
    <w:rsid w:val="00F27F26"/>
    <w:rsid w:val="00F307B6"/>
    <w:rsid w:val="00F30ACF"/>
    <w:rsid w:val="00F3154E"/>
    <w:rsid w:val="00F315F9"/>
    <w:rsid w:val="00F31820"/>
    <w:rsid w:val="00F3212B"/>
    <w:rsid w:val="00F33517"/>
    <w:rsid w:val="00F33897"/>
    <w:rsid w:val="00F33C7E"/>
    <w:rsid w:val="00F33CBA"/>
    <w:rsid w:val="00F35264"/>
    <w:rsid w:val="00F36C3D"/>
    <w:rsid w:val="00F3758C"/>
    <w:rsid w:val="00F400B9"/>
    <w:rsid w:val="00F401A8"/>
    <w:rsid w:val="00F40F3E"/>
    <w:rsid w:val="00F42B40"/>
    <w:rsid w:val="00F43061"/>
    <w:rsid w:val="00F44037"/>
    <w:rsid w:val="00F4403E"/>
    <w:rsid w:val="00F44194"/>
    <w:rsid w:val="00F44931"/>
    <w:rsid w:val="00F44A95"/>
    <w:rsid w:val="00F452F1"/>
    <w:rsid w:val="00F45412"/>
    <w:rsid w:val="00F454CF"/>
    <w:rsid w:val="00F45A30"/>
    <w:rsid w:val="00F45F58"/>
    <w:rsid w:val="00F45F6B"/>
    <w:rsid w:val="00F4606A"/>
    <w:rsid w:val="00F4656B"/>
    <w:rsid w:val="00F46665"/>
    <w:rsid w:val="00F470A4"/>
    <w:rsid w:val="00F4739F"/>
    <w:rsid w:val="00F501F9"/>
    <w:rsid w:val="00F50C13"/>
    <w:rsid w:val="00F50DB2"/>
    <w:rsid w:val="00F514DF"/>
    <w:rsid w:val="00F5150F"/>
    <w:rsid w:val="00F51715"/>
    <w:rsid w:val="00F52DF7"/>
    <w:rsid w:val="00F544B9"/>
    <w:rsid w:val="00F545F3"/>
    <w:rsid w:val="00F55528"/>
    <w:rsid w:val="00F55893"/>
    <w:rsid w:val="00F55A19"/>
    <w:rsid w:val="00F55AFD"/>
    <w:rsid w:val="00F55DD1"/>
    <w:rsid w:val="00F5606F"/>
    <w:rsid w:val="00F56428"/>
    <w:rsid w:val="00F568C1"/>
    <w:rsid w:val="00F57A42"/>
    <w:rsid w:val="00F60324"/>
    <w:rsid w:val="00F60A7E"/>
    <w:rsid w:val="00F60FCD"/>
    <w:rsid w:val="00F61057"/>
    <w:rsid w:val="00F61CFC"/>
    <w:rsid w:val="00F61E17"/>
    <w:rsid w:val="00F62420"/>
    <w:rsid w:val="00F62F34"/>
    <w:rsid w:val="00F63DF7"/>
    <w:rsid w:val="00F645F9"/>
    <w:rsid w:val="00F64782"/>
    <w:rsid w:val="00F647D6"/>
    <w:rsid w:val="00F64E2D"/>
    <w:rsid w:val="00F6512A"/>
    <w:rsid w:val="00F65C06"/>
    <w:rsid w:val="00F66090"/>
    <w:rsid w:val="00F660C1"/>
    <w:rsid w:val="00F66410"/>
    <w:rsid w:val="00F66772"/>
    <w:rsid w:val="00F6762C"/>
    <w:rsid w:val="00F70898"/>
    <w:rsid w:val="00F70F92"/>
    <w:rsid w:val="00F71338"/>
    <w:rsid w:val="00F71436"/>
    <w:rsid w:val="00F718A1"/>
    <w:rsid w:val="00F71915"/>
    <w:rsid w:val="00F719C7"/>
    <w:rsid w:val="00F71CE3"/>
    <w:rsid w:val="00F723B2"/>
    <w:rsid w:val="00F7262F"/>
    <w:rsid w:val="00F733B7"/>
    <w:rsid w:val="00F734BF"/>
    <w:rsid w:val="00F74DC2"/>
    <w:rsid w:val="00F75D4E"/>
    <w:rsid w:val="00F75F4F"/>
    <w:rsid w:val="00F76B66"/>
    <w:rsid w:val="00F76C49"/>
    <w:rsid w:val="00F76FB4"/>
    <w:rsid w:val="00F778BA"/>
    <w:rsid w:val="00F77B76"/>
    <w:rsid w:val="00F8049F"/>
    <w:rsid w:val="00F81A75"/>
    <w:rsid w:val="00F8280F"/>
    <w:rsid w:val="00F82955"/>
    <w:rsid w:val="00F82C2F"/>
    <w:rsid w:val="00F838FD"/>
    <w:rsid w:val="00F84D3E"/>
    <w:rsid w:val="00F85456"/>
    <w:rsid w:val="00F855F5"/>
    <w:rsid w:val="00F85F4F"/>
    <w:rsid w:val="00F866BC"/>
    <w:rsid w:val="00F87B23"/>
    <w:rsid w:val="00F87B6C"/>
    <w:rsid w:val="00F87C14"/>
    <w:rsid w:val="00F911D7"/>
    <w:rsid w:val="00F91981"/>
    <w:rsid w:val="00F92615"/>
    <w:rsid w:val="00F928AD"/>
    <w:rsid w:val="00F9304E"/>
    <w:rsid w:val="00F941CD"/>
    <w:rsid w:val="00F94469"/>
    <w:rsid w:val="00F947C6"/>
    <w:rsid w:val="00F94DD7"/>
    <w:rsid w:val="00F94FF1"/>
    <w:rsid w:val="00F951CA"/>
    <w:rsid w:val="00F9588D"/>
    <w:rsid w:val="00F9599D"/>
    <w:rsid w:val="00F95B91"/>
    <w:rsid w:val="00F97214"/>
    <w:rsid w:val="00FA0EE9"/>
    <w:rsid w:val="00FA0F11"/>
    <w:rsid w:val="00FA11D4"/>
    <w:rsid w:val="00FA1A28"/>
    <w:rsid w:val="00FA2294"/>
    <w:rsid w:val="00FA2441"/>
    <w:rsid w:val="00FA3608"/>
    <w:rsid w:val="00FA366B"/>
    <w:rsid w:val="00FA4E85"/>
    <w:rsid w:val="00FA5701"/>
    <w:rsid w:val="00FA5D00"/>
    <w:rsid w:val="00FA5D4B"/>
    <w:rsid w:val="00FA5E25"/>
    <w:rsid w:val="00FA5F50"/>
    <w:rsid w:val="00FA5F85"/>
    <w:rsid w:val="00FA69CB"/>
    <w:rsid w:val="00FA7663"/>
    <w:rsid w:val="00FA7A32"/>
    <w:rsid w:val="00FB1A99"/>
    <w:rsid w:val="00FB1C23"/>
    <w:rsid w:val="00FB2129"/>
    <w:rsid w:val="00FB2231"/>
    <w:rsid w:val="00FB32F8"/>
    <w:rsid w:val="00FB3497"/>
    <w:rsid w:val="00FB3737"/>
    <w:rsid w:val="00FB39D8"/>
    <w:rsid w:val="00FB4ABA"/>
    <w:rsid w:val="00FB5417"/>
    <w:rsid w:val="00FB54FC"/>
    <w:rsid w:val="00FB6DF1"/>
    <w:rsid w:val="00FB721F"/>
    <w:rsid w:val="00FC12C1"/>
    <w:rsid w:val="00FC1CE5"/>
    <w:rsid w:val="00FC2A7C"/>
    <w:rsid w:val="00FC47F5"/>
    <w:rsid w:val="00FC4908"/>
    <w:rsid w:val="00FC4D72"/>
    <w:rsid w:val="00FC5309"/>
    <w:rsid w:val="00FC5B46"/>
    <w:rsid w:val="00FC5C30"/>
    <w:rsid w:val="00FC5E91"/>
    <w:rsid w:val="00FC6215"/>
    <w:rsid w:val="00FC6710"/>
    <w:rsid w:val="00FC68E8"/>
    <w:rsid w:val="00FC6EA8"/>
    <w:rsid w:val="00FC7391"/>
    <w:rsid w:val="00FC7ABF"/>
    <w:rsid w:val="00FD10E5"/>
    <w:rsid w:val="00FD2599"/>
    <w:rsid w:val="00FD25A6"/>
    <w:rsid w:val="00FD25E7"/>
    <w:rsid w:val="00FD2D2D"/>
    <w:rsid w:val="00FD311A"/>
    <w:rsid w:val="00FD321D"/>
    <w:rsid w:val="00FD34FD"/>
    <w:rsid w:val="00FD3A03"/>
    <w:rsid w:val="00FD3ABF"/>
    <w:rsid w:val="00FD3DA9"/>
    <w:rsid w:val="00FD452A"/>
    <w:rsid w:val="00FD545B"/>
    <w:rsid w:val="00FD6EF0"/>
    <w:rsid w:val="00FD7386"/>
    <w:rsid w:val="00FD73E1"/>
    <w:rsid w:val="00FD745A"/>
    <w:rsid w:val="00FD7594"/>
    <w:rsid w:val="00FE0580"/>
    <w:rsid w:val="00FE0E0F"/>
    <w:rsid w:val="00FE1946"/>
    <w:rsid w:val="00FE1D5F"/>
    <w:rsid w:val="00FE1DAF"/>
    <w:rsid w:val="00FE292A"/>
    <w:rsid w:val="00FE31C6"/>
    <w:rsid w:val="00FE40AB"/>
    <w:rsid w:val="00FE4AD5"/>
    <w:rsid w:val="00FE5AC1"/>
    <w:rsid w:val="00FE5FC4"/>
    <w:rsid w:val="00FE6012"/>
    <w:rsid w:val="00FE6D74"/>
    <w:rsid w:val="00FF17DE"/>
    <w:rsid w:val="00FF1EAD"/>
    <w:rsid w:val="00FF2B9E"/>
    <w:rsid w:val="00FF2BDA"/>
    <w:rsid w:val="00FF2C1F"/>
    <w:rsid w:val="00FF5C50"/>
    <w:rsid w:val="00FF5CBA"/>
    <w:rsid w:val="00FF645D"/>
    <w:rsid w:val="00FF65DF"/>
    <w:rsid w:val="00FF65F9"/>
    <w:rsid w:val="00FF6851"/>
    <w:rsid w:val="00FF716C"/>
    <w:rsid w:val="00FF74B0"/>
    <w:rsid w:val="00FF7A02"/>
    <w:rsid w:val="00FF7B30"/>
    <w:rsid w:val="00FF7D60"/>
    <w:rsid w:val="0B73773F"/>
    <w:rsid w:val="200C33CA"/>
    <w:rsid w:val="2AAB7534"/>
    <w:rsid w:val="34E31A5A"/>
    <w:rsid w:val="352E33EE"/>
    <w:rsid w:val="372E090F"/>
    <w:rsid w:val="38137768"/>
    <w:rsid w:val="508625AB"/>
    <w:rsid w:val="76A65502"/>
    <w:rsid w:val="7B574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D778B02"/>
  <w15:chartTrackingRefBased/>
  <w15:docId w15:val="{C894722D-E380-46DB-BCC6-9F997779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qFormat="1"/>
    <w:lsdException w:name="index heading" w:semiHidden="1" w:unhideWhenUsed="1"/>
    <w:lsdException w:name="caption" w:uiPriority="0" w:qFormat="1"/>
    <w:lsdException w:name="envelope address" w:uiPriority="0"/>
    <w:lsdException w:name="envelope return" w:semiHidden="1" w:unhideWhenUsed="1"/>
    <w:lsdException w:name="footnote reference" w:uiPriority="0"/>
    <w:lsdException w:name="annotation reference"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uiPriority="0"/>
    <w:lsdException w:name="List 2" w:uiPriority="0"/>
    <w:lsdException w:name="List 3" w:semiHidden="1" w:unhideWhenUsed="1"/>
    <w:lsdException w:name="List 4" w:uiPriority="0"/>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uiPriority="0"/>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uiPriority="0"/>
    <w:lsdException w:name="Strong" w:uiPriority="0" w:qFormat="1"/>
    <w:lsdException w:name="Emphasis" w:uiPriority="20" w:qFormat="1"/>
    <w:lsdException w:name="Plain Text" w:uiPriority="0"/>
    <w:lsdException w:name="E-mail Signature" w:semiHidden="1" w:unhideWhenUsed="1"/>
    <w:lsdException w:name="HTML Top of Form" w:uiPriority="0"/>
    <w:lsdException w:name="HTML Bottom of Form" w:uiPriority="0"/>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9">
    <w:name w:val="Normal"/>
    <w:qFormat/>
    <w:rsid w:val="008222A6"/>
    <w:pPr>
      <w:spacing w:line="360" w:lineRule="auto"/>
      <w:ind w:firstLineChars="200" w:firstLine="200"/>
    </w:pPr>
    <w:rPr>
      <w:kern w:val="2"/>
      <w:sz w:val="24"/>
      <w:szCs w:val="24"/>
    </w:rPr>
  </w:style>
  <w:style w:type="paragraph" w:styleId="1">
    <w:name w:val="heading 1"/>
    <w:basedOn w:val="af9"/>
    <w:next w:val="af9"/>
    <w:link w:val="14"/>
    <w:autoRedefine/>
    <w:qFormat/>
    <w:rsid w:val="00CB1FC8"/>
    <w:pPr>
      <w:keepNext/>
      <w:keepLines/>
      <w:numPr>
        <w:numId w:val="1"/>
      </w:numPr>
      <w:spacing w:before="340" w:after="330"/>
      <w:ind w:left="0" w:firstLineChars="0" w:firstLine="0"/>
      <w:outlineLvl w:val="0"/>
    </w:pPr>
    <w:rPr>
      <w:b/>
      <w:kern w:val="44"/>
      <w:sz w:val="28"/>
      <w:szCs w:val="28"/>
    </w:rPr>
  </w:style>
  <w:style w:type="paragraph" w:styleId="2">
    <w:name w:val="heading 2"/>
    <w:basedOn w:val="af9"/>
    <w:next w:val="af9"/>
    <w:link w:val="26"/>
    <w:qFormat/>
    <w:rsid w:val="00351CFC"/>
    <w:pPr>
      <w:keepNext/>
      <w:keepLines/>
      <w:numPr>
        <w:ilvl w:val="1"/>
        <w:numId w:val="1"/>
      </w:numPr>
      <w:ind w:firstLineChars="0" w:firstLine="0"/>
      <w:outlineLvl w:val="1"/>
    </w:pPr>
    <w:rPr>
      <w:b/>
      <w:bCs/>
      <w:szCs w:val="30"/>
    </w:rPr>
  </w:style>
  <w:style w:type="paragraph" w:styleId="30">
    <w:name w:val="heading 3"/>
    <w:basedOn w:val="af9"/>
    <w:next w:val="af9"/>
    <w:link w:val="34"/>
    <w:qFormat/>
    <w:pPr>
      <w:keepNext/>
      <w:keepLines/>
      <w:numPr>
        <w:ilvl w:val="2"/>
        <w:numId w:val="1"/>
      </w:numPr>
      <w:spacing w:beforeLines="50" w:before="50" w:after="100" w:afterAutospacing="1"/>
      <w:ind w:firstLineChars="0" w:firstLine="0"/>
      <w:outlineLvl w:val="2"/>
    </w:pPr>
    <w:rPr>
      <w:b/>
      <w:bCs/>
      <w:szCs w:val="32"/>
    </w:rPr>
  </w:style>
  <w:style w:type="paragraph" w:styleId="40">
    <w:name w:val="heading 4"/>
    <w:basedOn w:val="af9"/>
    <w:next w:val="af9"/>
    <w:link w:val="410"/>
    <w:uiPriority w:val="9"/>
    <w:qFormat/>
    <w:pPr>
      <w:keepNext/>
      <w:keepLines/>
      <w:numPr>
        <w:ilvl w:val="3"/>
        <w:numId w:val="1"/>
      </w:numPr>
      <w:spacing w:beforeLines="50" w:before="50"/>
      <w:ind w:left="0" w:firstLineChars="0" w:firstLine="0"/>
      <w:outlineLvl w:val="3"/>
    </w:pPr>
    <w:rPr>
      <w:rFonts w:ascii="Arial" w:hAnsi="Arial"/>
      <w:b/>
      <w:bCs/>
      <w:szCs w:val="28"/>
    </w:rPr>
  </w:style>
  <w:style w:type="paragraph" w:styleId="5">
    <w:name w:val="heading 5"/>
    <w:basedOn w:val="af9"/>
    <w:next w:val="27"/>
    <w:link w:val="51"/>
    <w:qFormat/>
    <w:pPr>
      <w:numPr>
        <w:ilvl w:val="4"/>
        <w:numId w:val="1"/>
      </w:numPr>
      <w:textAlignment w:val="center"/>
      <w:outlineLvl w:val="4"/>
    </w:pPr>
    <w:rPr>
      <w:rFonts w:eastAsia="黑体"/>
    </w:rPr>
  </w:style>
  <w:style w:type="paragraph" w:styleId="6">
    <w:name w:val="heading 6"/>
    <w:basedOn w:val="af9"/>
    <w:next w:val="af9"/>
    <w:link w:val="60"/>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f9"/>
    <w:next w:val="af9"/>
    <w:link w:val="70"/>
    <w:qFormat/>
    <w:pPr>
      <w:keepNext/>
      <w:keepLines/>
      <w:numPr>
        <w:ilvl w:val="6"/>
        <w:numId w:val="1"/>
      </w:numPr>
      <w:spacing w:before="240" w:after="64" w:line="320" w:lineRule="auto"/>
      <w:outlineLvl w:val="6"/>
    </w:pPr>
    <w:rPr>
      <w:b/>
      <w:bCs/>
    </w:rPr>
  </w:style>
  <w:style w:type="paragraph" w:styleId="8">
    <w:name w:val="heading 8"/>
    <w:basedOn w:val="af9"/>
    <w:next w:val="af9"/>
    <w:link w:val="80"/>
    <w:qFormat/>
    <w:pPr>
      <w:keepNext/>
      <w:keepLines/>
      <w:numPr>
        <w:ilvl w:val="7"/>
        <w:numId w:val="1"/>
      </w:numPr>
      <w:spacing w:before="240" w:after="64" w:line="320" w:lineRule="auto"/>
      <w:outlineLvl w:val="7"/>
    </w:pPr>
    <w:rPr>
      <w:rFonts w:ascii="Arial" w:hAnsi="Arial"/>
    </w:rPr>
  </w:style>
  <w:style w:type="paragraph" w:styleId="9">
    <w:name w:val="heading 9"/>
    <w:basedOn w:val="af9"/>
    <w:next w:val="af9"/>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character" w:styleId="afd">
    <w:name w:val="annotation reference"/>
    <w:uiPriority w:val="99"/>
    <w:qFormat/>
    <w:rPr>
      <w:rFonts w:ascii="Times New Roman" w:eastAsia="宋体" w:hAnsi="Times New Roman" w:cs="Times New Roman"/>
      <w:sz w:val="21"/>
      <w:szCs w:val="21"/>
    </w:rPr>
  </w:style>
  <w:style w:type="character" w:styleId="afe">
    <w:name w:val="Hyperlink"/>
    <w:uiPriority w:val="99"/>
    <w:rPr>
      <w:rFonts w:ascii="Times New Roman" w:eastAsia="宋体" w:hAnsi="Times New Roman" w:cs="Times New Roman"/>
      <w:color w:val="0000FF"/>
      <w:u w:val="single"/>
    </w:rPr>
  </w:style>
  <w:style w:type="character" w:styleId="aff">
    <w:name w:val="page number"/>
    <w:rPr>
      <w:rFonts w:ascii="Times New Roman" w:eastAsia="宋体" w:hAnsi="Times New Roman" w:cs="Times New Roman"/>
    </w:rPr>
  </w:style>
  <w:style w:type="character" w:styleId="aff0">
    <w:name w:val="FollowedHyperlink"/>
    <w:rPr>
      <w:rFonts w:ascii="Times New Roman" w:eastAsia="宋体" w:hAnsi="Times New Roman" w:cs="Times New Roman"/>
      <w:color w:val="800080"/>
      <w:u w:val="single"/>
    </w:rPr>
  </w:style>
  <w:style w:type="character" w:styleId="aff1">
    <w:name w:val="footnote reference"/>
    <w:rPr>
      <w:rFonts w:ascii="Times New Roman" w:eastAsia="宋体" w:hAnsi="Times New Roman" w:cs="Times New Roman"/>
      <w:vertAlign w:val="superscript"/>
    </w:rPr>
  </w:style>
  <w:style w:type="character" w:styleId="aff2">
    <w:name w:val="Strong"/>
    <w:qFormat/>
    <w:rPr>
      <w:rFonts w:ascii="Times New Roman" w:eastAsia="宋体" w:hAnsi="Times New Roman" w:cs="Times New Roman"/>
      <w:b/>
      <w:bCs/>
      <w:i w:val="0"/>
      <w:iCs w:val="0"/>
    </w:rPr>
  </w:style>
  <w:style w:type="character" w:customStyle="1" w:styleId="Char1">
    <w:name w:val="题注 Char1"/>
    <w:rPr>
      <w:rFonts w:ascii="Times New Roman" w:eastAsia="黑体" w:hAnsi="Times New Roman"/>
      <w:kern w:val="2"/>
      <w:sz w:val="21"/>
    </w:rPr>
  </w:style>
  <w:style w:type="character" w:customStyle="1" w:styleId="Char">
    <w:name w:val="我的表格正文 Char"/>
    <w:link w:val="aff3"/>
    <w:rPr>
      <w:rFonts w:ascii="Times New Roman" w:eastAsia="宋体" w:hAnsi="Times New Roman" w:cs="Times New Roman"/>
      <w:kern w:val="2"/>
      <w:sz w:val="24"/>
    </w:rPr>
  </w:style>
  <w:style w:type="character" w:customStyle="1" w:styleId="90">
    <w:name w:val="标题 9 字符"/>
    <w:link w:val="9"/>
    <w:rPr>
      <w:rFonts w:ascii="Arial" w:eastAsia="黑体" w:hAnsi="Arial"/>
      <w:kern w:val="2"/>
      <w:sz w:val="24"/>
      <w:szCs w:val="21"/>
    </w:rPr>
  </w:style>
  <w:style w:type="character" w:customStyle="1" w:styleId="CharChar1">
    <w:name w:val="Char Char1"/>
    <w:aliases w:val="图注 Char1,图注 Char Char,题注 Char1 Char Char1,题注 Char Char Char Char1,Char Char Char Char Char,图注 Char Char Char Char1,Char Char1 Char Char,图注 Char1 Char Char,Char Char Char1,Caption Char Char,题注 Char Char1 Char,默认段落字体 Char Char Char,题注 Char"/>
    <w:qFormat/>
    <w:rPr>
      <w:rFonts w:ascii="Times New Roman" w:eastAsia="宋体" w:hAnsi="Times New Roman" w:cs="Arial"/>
      <w:kern w:val="2"/>
      <w:sz w:val="24"/>
      <w:szCs w:val="24"/>
    </w:rPr>
  </w:style>
  <w:style w:type="character" w:customStyle="1" w:styleId="28">
    <w:name w:val="正文文本 2 字符"/>
    <w:link w:val="29"/>
    <w:rPr>
      <w:rFonts w:ascii="Times New Roman" w:eastAsia="宋体" w:hAnsi="Times New Roman" w:cs="Times New Roman"/>
      <w:kern w:val="2"/>
      <w:sz w:val="30"/>
    </w:rPr>
  </w:style>
  <w:style w:type="character" w:customStyle="1" w:styleId="aff4">
    <w:name w:val="正文，宋体，四号 字符"/>
    <w:link w:val="aff5"/>
    <w:rPr>
      <w:rFonts w:ascii="宋体" w:hAnsi="宋体"/>
      <w:kern w:val="2"/>
      <w:sz w:val="24"/>
      <w:szCs w:val="28"/>
    </w:rPr>
  </w:style>
  <w:style w:type="character" w:customStyle="1" w:styleId="NoSpacingChar">
    <w:name w:val="No Spacing Char"/>
    <w:aliases w:val="无间隔1 Char,图和表 Char"/>
    <w:link w:val="15"/>
    <w:rPr>
      <w:rFonts w:ascii="Calibri" w:eastAsia="宋体" w:hAnsi="Calibri" w:cs="Times New Roman"/>
      <w:kern w:val="2"/>
      <w:sz w:val="21"/>
      <w:szCs w:val="22"/>
      <w:lang w:bidi="ar-SA"/>
    </w:rPr>
  </w:style>
  <w:style w:type="character" w:customStyle="1" w:styleId="34">
    <w:name w:val="标题 3 字符"/>
    <w:link w:val="30"/>
    <w:rPr>
      <w:b/>
      <w:bCs/>
      <w:kern w:val="2"/>
      <w:sz w:val="24"/>
      <w:szCs w:val="32"/>
    </w:rPr>
  </w:style>
  <w:style w:type="character" w:customStyle="1" w:styleId="Char0">
    <w:name w:val="段 Char"/>
    <w:link w:val="aff6"/>
    <w:rPr>
      <w:rFonts w:ascii="宋体"/>
      <w:sz w:val="21"/>
      <w:lang w:val="en-US" w:eastAsia="zh-CN"/>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
    <w:rPr>
      <w:rFonts w:ascii="Cambria" w:eastAsia="黑体" w:hAnsi="Cambria" w:cs="Times New Roman"/>
      <w:kern w:val="2"/>
      <w:sz w:val="21"/>
    </w:rPr>
  </w:style>
  <w:style w:type="character" w:customStyle="1" w:styleId="14">
    <w:name w:val="标题 1 字符"/>
    <w:link w:val="1"/>
    <w:rsid w:val="00CB1FC8"/>
    <w:rPr>
      <w:b/>
      <w:kern w:val="44"/>
      <w:sz w:val="28"/>
      <w:szCs w:val="28"/>
    </w:rPr>
  </w:style>
  <w:style w:type="character" w:customStyle="1" w:styleId="16">
    <w:name w:val="占位符文本1"/>
    <w:semiHidden/>
    <w:rPr>
      <w:rFonts w:cs="Times New Roman"/>
      <w:color w:val="808080"/>
    </w:rPr>
  </w:style>
  <w:style w:type="character" w:customStyle="1" w:styleId="headline-content2">
    <w:name w:val="headline-content2"/>
    <w:rPr>
      <w:rFonts w:ascii="Times New Roman" w:eastAsia="宋体" w:hAnsi="Times New Roman" w:cs="Times New Roman"/>
    </w:rPr>
  </w:style>
  <w:style w:type="character" w:customStyle="1" w:styleId="aff7">
    <w:name w:val="正文文本缩进 字符"/>
    <w:link w:val="aff8"/>
    <w:rPr>
      <w:rFonts w:ascii="Times New Roman" w:eastAsia="宋体" w:hAnsi="Times New Roman" w:cs="Times New Roman"/>
      <w:kern w:val="2"/>
      <w:sz w:val="21"/>
      <w:szCs w:val="24"/>
    </w:rPr>
  </w:style>
  <w:style w:type="character" w:customStyle="1" w:styleId="17">
    <w:name w:val="文档结构图 字符1"/>
    <w:uiPriority w:val="99"/>
    <w:semiHidden/>
    <w:rPr>
      <w:rFonts w:ascii="Microsoft YaHei UI" w:eastAsia="Microsoft YaHei UI" w:hAnsi="Times New Roman" w:cs="Times New Roman"/>
      <w:sz w:val="18"/>
      <w:szCs w:val="18"/>
    </w:rPr>
  </w:style>
  <w:style w:type="character" w:customStyle="1" w:styleId="Heading1Char">
    <w:name w:val="Heading 1 Char"/>
    <w:aliases w:val="一级MQY Char"/>
    <w:rPr>
      <w:rFonts w:ascii="Times New Roman" w:eastAsia="宋体" w:hAnsi="Times New Roman" w:cs="Times New Roman"/>
      <w:b/>
      <w:bCs/>
      <w:kern w:val="44"/>
      <w:sz w:val="44"/>
      <w:szCs w:val="44"/>
    </w:rPr>
  </w:style>
  <w:style w:type="character" w:customStyle="1" w:styleId="26">
    <w:name w:val="标题 2 字符"/>
    <w:link w:val="2"/>
    <w:rsid w:val="00351CFC"/>
    <w:rPr>
      <w:b/>
      <w:bCs/>
      <w:kern w:val="2"/>
      <w:sz w:val="24"/>
      <w:szCs w:val="30"/>
    </w:rPr>
  </w:style>
  <w:style w:type="character" w:customStyle="1" w:styleId="Char2">
    <w:name w:val="深空图片 Char"/>
    <w:link w:val="aff9"/>
    <w:rPr>
      <w:rFonts w:ascii="Calibri" w:eastAsia="宋体" w:hAnsi="Calibri" w:cs="Times New Roman"/>
      <w:kern w:val="2"/>
      <w:sz w:val="40"/>
      <w:szCs w:val="22"/>
    </w:rPr>
  </w:style>
  <w:style w:type="character" w:customStyle="1" w:styleId="1Char">
    <w:name w:val="深空1级 Char"/>
    <w:link w:val="13"/>
    <w:rPr>
      <w:rFonts w:eastAsia="黑体"/>
      <w:b/>
      <w:kern w:val="2"/>
      <w:sz w:val="32"/>
      <w:szCs w:val="32"/>
    </w:rPr>
  </w:style>
  <w:style w:type="character" w:customStyle="1" w:styleId="GB231215Char">
    <w:name w:val="正文 仿宋GB2312四号 1.5倍 Char"/>
    <w:link w:val="GB231215"/>
    <w:rPr>
      <w:rFonts w:ascii="仿宋_GB2312" w:eastAsia="仿宋_GB2312" w:hAnsi="仿宋" w:cs="Times New Roman"/>
      <w:kern w:val="2"/>
      <w:sz w:val="28"/>
      <w:szCs w:val="24"/>
    </w:rPr>
  </w:style>
  <w:style w:type="character" w:customStyle="1" w:styleId="Char3">
    <w:name w:val="深空图编号 Char"/>
    <w:link w:val="a"/>
    <w:rPr>
      <w:rFonts w:eastAsia="黑体"/>
      <w:kern w:val="2"/>
      <w:sz w:val="24"/>
      <w:szCs w:val="22"/>
    </w:rPr>
  </w:style>
  <w:style w:type="character" w:customStyle="1" w:styleId="Char4">
    <w:name w:val="批注文字 Char"/>
    <w:rPr>
      <w:rFonts w:ascii="Times New Roman" w:eastAsia="宋体" w:hAnsi="Times New Roman" w:cs="Times New Roman"/>
      <w:kern w:val="2"/>
      <w:sz w:val="21"/>
      <w:szCs w:val="24"/>
    </w:rPr>
  </w:style>
  <w:style w:type="character" w:customStyle="1" w:styleId="affa">
    <w:name w:val="批注主题 字符"/>
    <w:link w:val="affb"/>
    <w:uiPriority w:val="99"/>
    <w:rPr>
      <w:rFonts w:ascii="Times New Roman" w:eastAsia="宋体" w:hAnsi="Times New Roman" w:cs="Times New Roman"/>
      <w:b/>
      <w:bCs/>
      <w:kern w:val="2"/>
      <w:sz w:val="21"/>
      <w:szCs w:val="24"/>
    </w:rPr>
  </w:style>
  <w:style w:type="character" w:customStyle="1" w:styleId="60">
    <w:name w:val="标题 6 字符"/>
    <w:link w:val="6"/>
    <w:rPr>
      <w:rFonts w:ascii="Arial" w:eastAsia="黑体" w:hAnsi="Arial"/>
      <w:b/>
      <w:bCs/>
      <w:kern w:val="2"/>
      <w:sz w:val="24"/>
      <w:szCs w:val="24"/>
    </w:rPr>
  </w:style>
  <w:style w:type="character" w:customStyle="1" w:styleId="1CharChar">
    <w:name w:val="编号1 Char Char"/>
    <w:link w:val="12"/>
    <w:uiPriority w:val="99"/>
    <w:rPr>
      <w:kern w:val="2"/>
      <w:sz w:val="24"/>
      <w:szCs w:val="24"/>
    </w:rPr>
  </w:style>
  <w:style w:type="character" w:customStyle="1" w:styleId="Char5">
    <w:name w:val="图示 Char"/>
    <w:link w:val="affc"/>
    <w:rPr>
      <w:rFonts w:ascii="Times New Roman" w:eastAsia="宋体" w:hAnsi="Times New Roman" w:cs="Times New Roman"/>
      <w:b/>
      <w:kern w:val="2"/>
      <w:sz w:val="24"/>
      <w:szCs w:val="24"/>
      <w:lang w:val="en-US" w:eastAsia="zh-CN" w:bidi="ar-SA"/>
    </w:rPr>
  </w:style>
  <w:style w:type="character" w:customStyle="1" w:styleId="Char6">
    <w:name w:val="报告正文 Char"/>
    <w:link w:val="affd"/>
    <w:rPr>
      <w:rFonts w:ascii="Times New Roman" w:eastAsia="宋体" w:hAnsi="Times New Roman" w:cs="Times New Roman"/>
      <w:kern w:val="2"/>
      <w:sz w:val="24"/>
      <w:szCs w:val="24"/>
    </w:rPr>
  </w:style>
  <w:style w:type="character" w:customStyle="1" w:styleId="2Char">
    <w:name w:val="深空2级 Char"/>
    <w:link w:val="24"/>
    <w:rPr>
      <w:rFonts w:eastAsia="黑体"/>
      <w:b/>
      <w:kern w:val="2"/>
      <w:sz w:val="30"/>
      <w:szCs w:val="30"/>
    </w:rPr>
  </w:style>
  <w:style w:type="character" w:customStyle="1" w:styleId="CharChar">
    <w:name w:val="表格标题 Char Char"/>
    <w:rPr>
      <w:rFonts w:ascii="Calibri" w:eastAsia="黑体" w:hAnsi="Calibri" w:cs="Times New Roman"/>
      <w:kern w:val="2"/>
      <w:sz w:val="21"/>
      <w:szCs w:val="24"/>
    </w:rPr>
  </w:style>
  <w:style w:type="character" w:customStyle="1" w:styleId="5Char">
    <w:name w:val="深空5级 Char"/>
    <w:link w:val="50"/>
    <w:rPr>
      <w:kern w:val="2"/>
      <w:sz w:val="28"/>
      <w:szCs w:val="22"/>
    </w:rPr>
  </w:style>
  <w:style w:type="character" w:customStyle="1" w:styleId="MQYChar1">
    <w:name w:val="一级MQY Char1"/>
    <w:rPr>
      <w:rFonts w:ascii="Arial" w:eastAsia="宋体" w:hAnsi="Arial" w:cs="Times New Roman"/>
      <w:b/>
      <w:bCs/>
      <w:kern w:val="44"/>
      <w:sz w:val="32"/>
      <w:szCs w:val="44"/>
    </w:rPr>
  </w:style>
  <w:style w:type="character" w:customStyle="1" w:styleId="affe">
    <w:name w:val="文档结构图 字符"/>
    <w:link w:val="afff"/>
    <w:uiPriority w:val="99"/>
    <w:rPr>
      <w:rFonts w:ascii="Times New Roman" w:eastAsia="宋体" w:hAnsi="Times New Roman" w:cs="Times New Roman"/>
      <w:kern w:val="2"/>
      <w:sz w:val="21"/>
      <w:szCs w:val="24"/>
      <w:shd w:val="clear" w:color="auto" w:fill="000080"/>
    </w:rPr>
  </w:style>
  <w:style w:type="character" w:customStyle="1" w:styleId="Char7">
    <w:name w:val="深空通用 Char"/>
    <w:link w:val="afff0"/>
    <w:rPr>
      <w:rFonts w:ascii="Calibri" w:eastAsia="宋体" w:hAnsi="Calibri" w:cs="Times New Roman"/>
      <w:kern w:val="2"/>
      <w:sz w:val="21"/>
      <w:szCs w:val="22"/>
    </w:rPr>
  </w:style>
  <w:style w:type="character" w:customStyle="1" w:styleId="4Char">
    <w:name w:val="深空4级 Char"/>
    <w:link w:val="42"/>
    <w:rPr>
      <w:kern w:val="2"/>
      <w:sz w:val="28"/>
      <w:szCs w:val="22"/>
    </w:rPr>
  </w:style>
  <w:style w:type="character" w:customStyle="1" w:styleId="Char8">
    <w:name w:val="深空表编号 Char"/>
    <w:link w:val="afff1"/>
    <w:rPr>
      <w:rFonts w:ascii="Times New Roman" w:eastAsia="黑体" w:hAnsi="Times New Roman" w:cs="Times New Roman"/>
      <w:kern w:val="2"/>
      <w:sz w:val="24"/>
      <w:szCs w:val="22"/>
    </w:rPr>
  </w:style>
  <w:style w:type="character" w:customStyle="1" w:styleId="afff2">
    <w:name w:val="图表标题 字符"/>
    <w:link w:val="afff3"/>
    <w:rPr>
      <w:rFonts w:ascii="Times New Roman" w:eastAsia="黑体" w:hAnsi="Times New Roman" w:cs="Times New Roman"/>
      <w:kern w:val="2"/>
      <w:sz w:val="21"/>
      <w:szCs w:val="24"/>
    </w:rPr>
  </w:style>
  <w:style w:type="character" w:customStyle="1" w:styleId="z-">
    <w:name w:val="z-窗体顶端 字符"/>
    <w:link w:val="z-0"/>
    <w:rPr>
      <w:rFonts w:ascii="Arial" w:eastAsia="宋体" w:hAnsi="Arial" w:cs="Times New Roman"/>
      <w:vanish/>
      <w:sz w:val="16"/>
      <w:szCs w:val="16"/>
    </w:rPr>
  </w:style>
  <w:style w:type="character" w:customStyle="1" w:styleId="Char9">
    <w:name w:val="列出段落 Char"/>
    <w:aliases w:val="List Paragraph1 Char,List Char,列出段落111 Char,1级标题 Char,正文内容 Char,M列出段落 Char,00-段落 Char,段落-二代 Char,图例 Char,图名 Char,编号a. Char,列出段落11 Char,Z-列出段落 Char"/>
    <w:link w:val="35"/>
    <w:rPr>
      <w:rFonts w:ascii="Calibri" w:eastAsia="宋体" w:hAnsi="Calibri" w:cs="Times New Roman"/>
      <w:kern w:val="2"/>
      <w:sz w:val="21"/>
      <w:szCs w:val="22"/>
    </w:rPr>
  </w:style>
  <w:style w:type="character" w:customStyle="1" w:styleId="Chara">
    <w:name w:val="首行缩进正文 Char"/>
    <w:link w:val="afff4"/>
    <w:rPr>
      <w:rFonts w:ascii="Times New Roman" w:eastAsia="宋体" w:hAnsi="Times New Roman" w:cs="Times New Roman"/>
      <w:sz w:val="24"/>
    </w:rPr>
  </w:style>
  <w:style w:type="character" w:customStyle="1" w:styleId="Charb">
    <w:name w:val="文本正文 Char"/>
    <w:link w:val="afff5"/>
    <w:rPr>
      <w:rFonts w:ascii="Times New Roman" w:eastAsia="宋体" w:hAnsi="Times New Roman" w:cs="宋体"/>
      <w:kern w:val="2"/>
      <w:sz w:val="24"/>
    </w:rPr>
  </w:style>
  <w:style w:type="character" w:customStyle="1" w:styleId="Charc">
    <w:name w:val="题目 Char"/>
    <w:rPr>
      <w:rFonts w:ascii="Times New Roman" w:eastAsia="宋体" w:hAnsi="Times New Roman" w:cs="Times New Roman"/>
      <w:kern w:val="2"/>
      <w:sz w:val="32"/>
      <w:szCs w:val="32"/>
      <w:lang w:val="en-US" w:eastAsia="zh-CN" w:bidi="ar-SA"/>
    </w:rPr>
  </w:style>
  <w:style w:type="character" w:customStyle="1" w:styleId="18">
    <w:name w:val="批注文字 字符1"/>
    <w:link w:val="afff6"/>
    <w:rPr>
      <w:rFonts w:ascii="Times New Roman" w:eastAsia="宋体" w:hAnsi="Times New Roman" w:cs="Times New Roman"/>
      <w:kern w:val="2"/>
      <w:sz w:val="21"/>
      <w:szCs w:val="24"/>
    </w:rPr>
  </w:style>
  <w:style w:type="character" w:customStyle="1" w:styleId="4Char0">
    <w:name w:val="样式 标题 4 + (符号) 宋体 Char"/>
    <w:link w:val="4"/>
    <w:rPr>
      <w:b/>
      <w:bCs/>
      <w:sz w:val="28"/>
      <w:szCs w:val="28"/>
    </w:rPr>
  </w:style>
  <w:style w:type="character" w:customStyle="1" w:styleId="afff7">
    <w:name w:val="批注框文本 字符"/>
    <w:link w:val="afff8"/>
    <w:uiPriority w:val="99"/>
    <w:rPr>
      <w:rFonts w:ascii="Times New Roman" w:eastAsia="宋体" w:hAnsi="Times New Roman" w:cs="Times New Roman"/>
      <w:kern w:val="2"/>
      <w:sz w:val="18"/>
      <w:szCs w:val="18"/>
    </w:rPr>
  </w:style>
  <w:style w:type="character" w:customStyle="1" w:styleId="Chard">
    <w:name w:val="图目录格式 Char"/>
    <w:link w:val="afff9"/>
    <w:rPr>
      <w:rFonts w:ascii="Times New Roman" w:eastAsia="宋体" w:hAnsi="Times New Roman" w:cs="Times New Roman"/>
      <w:b/>
      <w:caps/>
    </w:rPr>
  </w:style>
  <w:style w:type="character" w:customStyle="1" w:styleId="Chare">
    <w:name w:val="表格 Char"/>
    <w:link w:val="afffa"/>
    <w:rPr>
      <w:rFonts w:ascii="Times New Roman" w:eastAsia="宋体" w:hAnsi="Times New Roman" w:cs="Times New Roman"/>
      <w:b/>
      <w:kern w:val="2"/>
      <w:sz w:val="24"/>
      <w:szCs w:val="24"/>
    </w:rPr>
  </w:style>
  <w:style w:type="character" w:customStyle="1" w:styleId="2Char0">
    <w:name w:val="_列表项2 Char"/>
    <w:link w:val="21"/>
    <w:rPr>
      <w:kern w:val="2"/>
      <w:sz w:val="24"/>
      <w:szCs w:val="24"/>
    </w:rPr>
  </w:style>
  <w:style w:type="character" w:customStyle="1" w:styleId="2Char1">
    <w:name w:val="标题 2 Char1"/>
    <w:aliases w:val="节标题 Char1,（节1） Char1,（节） Char1,36标题 2 Char1,36标题2 Char1,第二层 Char1,第一层条 Char1,H2 Char1,h2 Char1,TestHeading2 Char1,th2 Char1,条 Char1,（一）黑小三 Char1,---1.1 Char1,Heading 2 Hidden Char1,Heading 2 CCBS Char1,heading 2 Char1,l2 Char1,prop2 Char1"/>
    <w:rPr>
      <w:rFonts w:ascii="Cambria" w:eastAsia="宋体" w:hAnsi="Cambria" w:cs="Times New Roman"/>
      <w:b/>
      <w:bCs/>
      <w:kern w:val="2"/>
      <w:sz w:val="32"/>
      <w:szCs w:val="32"/>
    </w:rPr>
  </w:style>
  <w:style w:type="character" w:customStyle="1" w:styleId="2a">
    <w:name w:val="正文文本缩进 2 字符"/>
    <w:link w:val="2b"/>
    <w:rPr>
      <w:rFonts w:ascii="Times New Roman" w:eastAsia="宋体" w:hAnsi="Times New Roman" w:cs="Times New Roman"/>
      <w:kern w:val="2"/>
      <w:sz w:val="21"/>
      <w:szCs w:val="24"/>
    </w:rPr>
  </w:style>
  <w:style w:type="character" w:customStyle="1" w:styleId="5Char1">
    <w:name w:val="标题 5 Char1"/>
    <w:aliases w:val="36标题 5 Char1,36标题5 Char1,第四层条 Char1,标题4 Char Char Char Char1,标题4 Char Char Char2,第五层 Char1,nc5级标题 Char1,1 Char1,h5 Char1,mh2 Char1,Module heading 2 Char1,五级标题 Char1,H5 Char1,Second Subheading Char1,口 Char1,口1 Char1,口2 Char1,ITT t5 Char1"/>
    <w:rPr>
      <w:rFonts w:ascii="Times New Roman" w:eastAsia="宋体" w:hAnsi="Times New Roman" w:cs="Times New Roman"/>
      <w:b/>
      <w:bCs/>
      <w:kern w:val="2"/>
      <w:sz w:val="28"/>
      <w:szCs w:val="28"/>
    </w:rPr>
  </w:style>
  <w:style w:type="character" w:customStyle="1" w:styleId="1Char0">
    <w:name w:val="正文1 Char"/>
    <w:aliases w:val="正文（首行缩进两字） Char,序号 Char,正文序号 Char,正文不缩进 Char,段1 Char Char,段1 Char,表正文 Char,正文非缩进 Char,表正文1 Char,正文非缩进1 Char,表正文2 Char,正文非缩进2 Char,表正文3 Char,正文非缩进3 Char,表正文4 Char,正文非缩进4 Char,表正文5 Char,正文非缩进5 Char,表正文6 Char,正文非缩进6 Char,表正文11 Char,正文非缩进11 Char"/>
    <w:link w:val="19"/>
    <w:rPr>
      <w:rFonts w:ascii="宋体" w:eastAsia="宋体" w:hAnsi="Times New Roman" w:cs="Times New Roman"/>
      <w:sz w:val="24"/>
      <w:szCs w:val="21"/>
      <w:lang w:val="en-US" w:eastAsia="zh-CN" w:bidi="ar-SA"/>
    </w:rPr>
  </w:style>
  <w:style w:type="character" w:customStyle="1" w:styleId="Char20">
    <w:name w:val="款标题 Char2"/>
    <w:aliases w:val="36标题 4 Char2,36标题4 Char2,第三层条 Char2,第四层 Char2,标题 4 Char Char Char Char Char Char1,标题 4 Char Char Char Char Char Char Char Char Char Char Char Char Char Char Char1,标题 4 Char1 Char1,标题 4 Char Char Char1,款标题 Char Char1,36标题 4 Char Char1"/>
    <w:rPr>
      <w:rFonts w:ascii="Arial" w:eastAsia="黑体" w:hAnsi="Arial" w:cs="Times New Roman"/>
      <w:b/>
      <w:bCs/>
      <w:kern w:val="2"/>
      <w:sz w:val="24"/>
      <w:szCs w:val="28"/>
    </w:rPr>
  </w:style>
  <w:style w:type="character" w:customStyle="1" w:styleId="CharChar0">
    <w:name w:val="题注 Char Char"/>
    <w:aliases w:val="题注 Char1 Char Char,题注 Char Char Char Char, Char Char Char Char Char,图注 Char Char Char Char, Char Char1 Char Char,题注 Char2, Char Char, Char Char Char Char Char1"/>
    <w:rPr>
      <w:rFonts w:ascii="Times New Roman" w:eastAsia="黑体" w:hAnsi="Times New Roman" w:cs="Arial"/>
      <w:kern w:val="2"/>
      <w:sz w:val="21"/>
      <w:szCs w:val="24"/>
      <w:lang w:val="en-US" w:eastAsia="zh-CN" w:bidi="ar-SA"/>
    </w:rPr>
  </w:style>
  <w:style w:type="character" w:customStyle="1" w:styleId="Char10">
    <w:name w:val="页脚 Char1"/>
    <w:rPr>
      <w:rFonts w:ascii="Times New Roman" w:eastAsia="宋体" w:hAnsi="Times New Roman" w:cs="Times New Roman"/>
      <w:kern w:val="2"/>
      <w:sz w:val="18"/>
      <w:szCs w:val="18"/>
    </w:rPr>
  </w:style>
  <w:style w:type="character" w:customStyle="1" w:styleId="afffb">
    <w:name w:val="正文缩进 字符"/>
    <w:link w:val="afffc"/>
    <w:rPr>
      <w:rFonts w:ascii="Times New Roman" w:eastAsia="宋体" w:hAnsi="Times New Roman" w:cs="Times New Roman"/>
      <w:kern w:val="2"/>
      <w:sz w:val="21"/>
      <w:szCs w:val="24"/>
      <w:lang w:val="en-US" w:eastAsia="zh-CN" w:bidi="ar-SA"/>
    </w:rPr>
  </w:style>
  <w:style w:type="character" w:customStyle="1" w:styleId="Charf">
    <w:name w:val="图 Char"/>
    <w:link w:val="afffd"/>
    <w:rPr>
      <w:rFonts w:ascii="Times New Roman" w:eastAsia="宋体" w:hAnsi="Times New Roman" w:cs="Times New Roman"/>
      <w:kern w:val="2"/>
      <w:sz w:val="24"/>
      <w:szCs w:val="24"/>
      <w:lang w:val="en-US" w:eastAsia="zh-CN" w:bidi="ar-SA"/>
    </w:rPr>
  </w:style>
  <w:style w:type="character" w:customStyle="1" w:styleId="2Char10">
    <w:name w:val="正文文本缩进 2 Char1"/>
    <w:aliases w:val="正文文字缩进 2 Char1"/>
    <w:rPr>
      <w:rFonts w:ascii="Times New Roman" w:eastAsia="宋体" w:hAnsi="Times New Roman" w:cs="Times New Roman"/>
      <w:kern w:val="2"/>
      <w:sz w:val="21"/>
    </w:rPr>
  </w:style>
  <w:style w:type="character" w:customStyle="1" w:styleId="afffe">
    <w:name w:val="日期 字符"/>
    <w:link w:val="affff"/>
    <w:rPr>
      <w:rFonts w:ascii="Times New Roman" w:eastAsia="宋体" w:hAnsi="Times New Roman" w:cs="Times New Roman"/>
      <w:sz w:val="28"/>
    </w:rPr>
  </w:style>
  <w:style w:type="character" w:customStyle="1" w:styleId="affff0">
    <w:name w:val="列出段落 字符"/>
    <w:aliases w:val="List Paragraph1 字符,List 字符,列出段落111 字符,1级标题 字符,正文内容 字符,M列出段落 字符,00-段落 字符,段落-二代 字符,图例 字符"/>
    <w:rPr>
      <w:rFonts w:ascii="Calibri" w:eastAsia="宋体" w:hAnsi="Calibri" w:cs="Times New Roman"/>
      <w:kern w:val="2"/>
      <w:sz w:val="21"/>
      <w:szCs w:val="22"/>
    </w:rPr>
  </w:style>
  <w:style w:type="character" w:customStyle="1" w:styleId="36">
    <w:name w:val="正文文本 3 字符"/>
    <w:link w:val="37"/>
    <w:rPr>
      <w:rFonts w:ascii="Times New Roman" w:eastAsia="宋体" w:hAnsi="Times New Roman" w:cs="Times New Roman"/>
      <w:kern w:val="2"/>
      <w:sz w:val="28"/>
    </w:rPr>
  </w:style>
  <w:style w:type="character" w:customStyle="1" w:styleId="8Char1">
    <w:name w:val="标题 8 Char1"/>
    <w:aliases w:val="注意框体 Char1,h8 Char1"/>
    <w:rPr>
      <w:rFonts w:ascii="Cambria" w:eastAsia="宋体" w:hAnsi="Cambria" w:cs="Times New Roman"/>
      <w:kern w:val="2"/>
      <w:sz w:val="24"/>
      <w:szCs w:val="24"/>
    </w:rPr>
  </w:style>
  <w:style w:type="character" w:customStyle="1" w:styleId="affff1">
    <w:name w:val="封面 签署"/>
    <w:rPr>
      <w:rFonts w:ascii="黑体" w:eastAsia="黑体" w:hAnsi="黑体" w:cs="Times New Roman"/>
      <w:sz w:val="28"/>
    </w:rPr>
  </w:style>
  <w:style w:type="character" w:customStyle="1" w:styleId="affff2">
    <w:name w:val="批注文字 字符"/>
    <w:uiPriority w:val="99"/>
    <w:rPr>
      <w:rFonts w:ascii="Times New Roman" w:eastAsia="宋体" w:hAnsi="Times New Roman" w:cs="Times New Roman"/>
      <w:kern w:val="2"/>
      <w:sz w:val="21"/>
      <w:szCs w:val="24"/>
    </w:rPr>
  </w:style>
  <w:style w:type="character" w:customStyle="1" w:styleId="ListParagraphChar">
    <w:name w:val="List Paragraph Char"/>
    <w:link w:val="1a"/>
    <w:rPr>
      <w:rFonts w:ascii="Calibri" w:eastAsia="宋体" w:hAnsi="Calibri" w:cs="Times New Roman"/>
      <w:kern w:val="2"/>
      <w:sz w:val="21"/>
      <w:szCs w:val="22"/>
    </w:rPr>
  </w:style>
  <w:style w:type="character" w:customStyle="1" w:styleId="44">
    <w:name w:val="标题 4 字符"/>
    <w:aliases w:val="标题 4 Char 字符,款标题 字符,36标题 4 字符,36标题4 字符,第三层条 字符,第四层 字符,标题 4 Char Char Char Char Char 字符,标题 4 Char Char Char Char Char Char Char Char Char Char Char Char Char Char 字符,标题 4 Char1 字符,标题 4 Char Char 字符,款标题 Char 字符,36标题 4 Char 字符,36标题4 Char 字符,H4 字符"/>
    <w:uiPriority w:val="9"/>
    <w:rPr>
      <w:rFonts w:ascii="Arial" w:eastAsia="黑体" w:hAnsi="Arial" w:cs="Times New Roman"/>
      <w:b/>
      <w:bCs/>
      <w:kern w:val="2"/>
      <w:sz w:val="24"/>
      <w:szCs w:val="28"/>
    </w:rPr>
  </w:style>
  <w:style w:type="character" w:customStyle="1" w:styleId="affff3">
    <w:name w:val="脚注文本 字符"/>
    <w:link w:val="affff4"/>
    <w:rPr>
      <w:rFonts w:ascii="Times New Roman" w:eastAsia="宋体" w:hAnsi="Times New Roman" w:cs="Times New Roman"/>
      <w:kern w:val="2"/>
      <w:sz w:val="18"/>
      <w:szCs w:val="18"/>
    </w:rPr>
  </w:style>
  <w:style w:type="character" w:customStyle="1" w:styleId="1Char1">
    <w:name w:val="表格1 Char"/>
    <w:link w:val="1b"/>
    <w:rPr>
      <w:rFonts w:ascii="宋体" w:hAnsi="宋体"/>
      <w:kern w:val="2"/>
      <w:sz w:val="24"/>
      <w:szCs w:val="28"/>
    </w:rPr>
  </w:style>
  <w:style w:type="character" w:customStyle="1" w:styleId="1Char2">
    <w:name w:val="项列表1 Char"/>
    <w:rPr>
      <w:rFonts w:ascii="Times New Roman" w:eastAsia="宋体" w:hAnsi="Times New Roman" w:cs="Times New Roman"/>
      <w:kern w:val="2"/>
      <w:sz w:val="24"/>
    </w:rPr>
  </w:style>
  <w:style w:type="character" w:customStyle="1" w:styleId="CASTChar">
    <w:name w:val="CAST_正文 Char"/>
    <w:link w:val="CAST"/>
    <w:qFormat/>
    <w:rPr>
      <w:kern w:val="2"/>
      <w:sz w:val="24"/>
      <w:szCs w:val="24"/>
      <w:lang w:val="zh-CN"/>
    </w:rPr>
  </w:style>
  <w:style w:type="character" w:customStyle="1" w:styleId="Charf0">
    <w:name w:val="正文文字 Char"/>
    <w:link w:val="affff5"/>
    <w:rPr>
      <w:rFonts w:ascii="Times New Roman" w:eastAsia="宋体" w:hAnsi="Times New Roman" w:cs="Times New Roman"/>
      <w:sz w:val="28"/>
      <w:lang w:val="en-US" w:eastAsia="zh-CN"/>
    </w:rPr>
  </w:style>
  <w:style w:type="character" w:customStyle="1" w:styleId="410">
    <w:name w:val="标题 4 字符1"/>
    <w:link w:val="40"/>
    <w:uiPriority w:val="9"/>
    <w:rPr>
      <w:rFonts w:ascii="Arial" w:hAnsi="Arial"/>
      <w:b/>
      <w:bCs/>
      <w:kern w:val="2"/>
      <w:sz w:val="24"/>
      <w:szCs w:val="28"/>
    </w:rPr>
  </w:style>
  <w:style w:type="character" w:customStyle="1" w:styleId="1Char3">
    <w:name w:val="正文格式1 Char"/>
    <w:link w:val="1c"/>
    <w:rPr>
      <w:rFonts w:ascii="宋体" w:hAnsi="宋体"/>
      <w:sz w:val="28"/>
      <w:szCs w:val="28"/>
    </w:rPr>
  </w:style>
  <w:style w:type="character" w:customStyle="1" w:styleId="9Char1">
    <w:name w:val="标题 9 Char1"/>
    <w:aliases w:val="h9 Char1,Appendix Char1,PIM 9 Char1,huh Char1"/>
    <w:rPr>
      <w:rFonts w:ascii="Cambria" w:eastAsia="宋体" w:hAnsi="Cambria" w:cs="Times New Roman"/>
      <w:kern w:val="2"/>
      <w:sz w:val="21"/>
      <w:szCs w:val="21"/>
    </w:rPr>
  </w:style>
  <w:style w:type="character" w:customStyle="1" w:styleId="2c">
    <w:name w:val="正文文本首行缩进 2 字符"/>
    <w:link w:val="27"/>
    <w:rPr>
      <w:rFonts w:ascii="Times New Roman" w:eastAsia="宋体" w:hAnsi="Times New Roman" w:cs="Times New Roman"/>
      <w:kern w:val="2"/>
      <w:sz w:val="21"/>
      <w:szCs w:val="24"/>
    </w:rPr>
  </w:style>
  <w:style w:type="character" w:customStyle="1" w:styleId="DYJChar">
    <w:name w:val="DYJ正文 Char"/>
    <w:link w:val="DYJ"/>
    <w:rPr>
      <w:rFonts w:eastAsia="仿宋"/>
      <w:kern w:val="2"/>
      <w:sz w:val="28"/>
      <w:szCs w:val="24"/>
    </w:rPr>
  </w:style>
  <w:style w:type="character" w:customStyle="1" w:styleId="affff6">
    <w:name w:val="标题 字符"/>
    <w:link w:val="affff7"/>
    <w:rPr>
      <w:rFonts w:ascii="Times New Roman" w:eastAsia="宋体" w:hAnsi="Times New Roman" w:cs="Times New Roman"/>
      <w:bCs/>
      <w:kern w:val="2"/>
      <w:sz w:val="21"/>
      <w:szCs w:val="32"/>
    </w:rPr>
  </w:style>
  <w:style w:type="character" w:customStyle="1" w:styleId="51">
    <w:name w:val="标题 5 字符1"/>
    <w:link w:val="5"/>
    <w:rPr>
      <w:rFonts w:eastAsia="黑体"/>
      <w:kern w:val="2"/>
      <w:sz w:val="24"/>
      <w:szCs w:val="24"/>
    </w:rPr>
  </w:style>
  <w:style w:type="character" w:customStyle="1" w:styleId="apple-style-span">
    <w:name w:val="apple-style-span"/>
    <w:rPr>
      <w:rFonts w:ascii="Times New Roman" w:eastAsia="宋体" w:hAnsi="Times New Roman" w:cs="Times New Roman"/>
    </w:rPr>
  </w:style>
  <w:style w:type="character" w:customStyle="1" w:styleId="70">
    <w:name w:val="标题 7 字符"/>
    <w:link w:val="7"/>
    <w:rPr>
      <w:b/>
      <w:bCs/>
      <w:kern w:val="2"/>
      <w:sz w:val="24"/>
      <w:szCs w:val="24"/>
    </w:rPr>
  </w:style>
  <w:style w:type="character" w:styleId="affff8">
    <w:name w:val="Intense Emphasis"/>
    <w:uiPriority w:val="21"/>
    <w:qFormat/>
  </w:style>
  <w:style w:type="character" w:customStyle="1" w:styleId="1d">
    <w:name w:val="访问过的超链接1"/>
    <w:rPr>
      <w:rFonts w:ascii="Times New Roman" w:eastAsia="宋体" w:hAnsi="Times New Roman" w:cs="Times New Roman"/>
      <w:color w:val="800080"/>
      <w:u w:val="single"/>
    </w:rPr>
  </w:style>
  <w:style w:type="character" w:customStyle="1" w:styleId="80">
    <w:name w:val="标题 8 字符"/>
    <w:link w:val="8"/>
    <w:rPr>
      <w:rFonts w:ascii="Arial" w:hAnsi="Arial"/>
      <w:kern w:val="2"/>
      <w:sz w:val="24"/>
      <w:szCs w:val="24"/>
    </w:rPr>
  </w:style>
  <w:style w:type="character" w:customStyle="1" w:styleId="Charf1">
    <w:name w:val="深空图表文字 Char"/>
    <w:link w:val="affff9"/>
    <w:rPr>
      <w:rFonts w:ascii="黑体" w:eastAsia="黑体" w:hAnsi="黑体" w:cs="Times New Roman"/>
    </w:rPr>
  </w:style>
  <w:style w:type="character" w:customStyle="1" w:styleId="Charf2">
    <w:name w:val="深空正文 Char"/>
    <w:link w:val="affffa"/>
    <w:rPr>
      <w:rFonts w:ascii="Times New Roman" w:eastAsia="宋体" w:hAnsi="Times New Roman" w:cs="Times New Roman"/>
      <w:snapToGrid/>
      <w:kern w:val="2"/>
      <w:sz w:val="24"/>
      <w:szCs w:val="24"/>
    </w:rPr>
  </w:style>
  <w:style w:type="character" w:customStyle="1" w:styleId="Charf3">
    <w:name w:val="文本 Char"/>
    <w:link w:val="affffb"/>
    <w:rPr>
      <w:rFonts w:ascii="Calibri" w:eastAsia="宋体" w:hAnsi="Calibri" w:cs="Times New Roman"/>
      <w:kern w:val="2"/>
      <w:sz w:val="24"/>
      <w:szCs w:val="22"/>
    </w:rPr>
  </w:style>
  <w:style w:type="character" w:customStyle="1" w:styleId="3Char">
    <w:name w:val="深空3级 Char"/>
    <w:link w:val="32"/>
    <w:rPr>
      <w:rFonts w:eastAsia="黑体" w:hAnsi="Calibri"/>
      <w:kern w:val="2"/>
      <w:sz w:val="28"/>
      <w:szCs w:val="28"/>
    </w:rPr>
  </w:style>
  <w:style w:type="character" w:customStyle="1" w:styleId="trans">
    <w:name w:val="trans"/>
    <w:rPr>
      <w:rFonts w:ascii="Times New Roman" w:eastAsia="宋体" w:hAnsi="Times New Roman" w:cs="Times New Roman"/>
    </w:rPr>
  </w:style>
  <w:style w:type="character" w:customStyle="1" w:styleId="1e">
    <w:name w:val="页脚 字符1"/>
    <w:link w:val="affffc"/>
    <w:rPr>
      <w:rFonts w:ascii="Times New Roman" w:eastAsia="宋体" w:hAnsi="Times New Roman" w:cs="Times New Roman"/>
      <w:kern w:val="2"/>
      <w:sz w:val="18"/>
      <w:szCs w:val="18"/>
    </w:rPr>
  </w:style>
  <w:style w:type="character" w:customStyle="1" w:styleId="CharChar2">
    <w:name w:val="签署区 Char Char"/>
    <w:link w:val="affffd"/>
    <w:rPr>
      <w:kern w:val="2"/>
      <w:sz w:val="30"/>
      <w:szCs w:val="24"/>
    </w:rPr>
  </w:style>
  <w:style w:type="character" w:customStyle="1" w:styleId="Charf4">
    <w:name w:val="表格内容 Char"/>
    <w:link w:val="affffe"/>
    <w:rPr>
      <w:rFonts w:ascii="Times New Roman" w:eastAsia="宋体" w:hAnsi="Times New Roman" w:cs="Times New Roman"/>
      <w:kern w:val="2"/>
      <w:sz w:val="18"/>
      <w:szCs w:val="18"/>
      <w:lang w:val="en-US" w:eastAsia="zh-CN"/>
    </w:rPr>
  </w:style>
  <w:style w:type="character" w:customStyle="1" w:styleId="1f">
    <w:name w:val="题注 字符1"/>
    <w:aliases w:val="Char 字符1,图注 字符1,图注 Char 字符1,题注 Char1 Char 字符1,题注 Char Char Char 字符1,图注 Char Char Char 字符1,Char Char1 Char 字符1,图注 Char1 Char 字符1,Char Char 字符1,Caption Char 字符1,题注 Char Char1 字符1,Char Char Char Char Char Char1 字符1,题注 Char Char1 Char Char 字符,我的题注 字符"/>
    <w:link w:val="afffff"/>
    <w:rPr>
      <w:rFonts w:ascii="Arial" w:eastAsia="黑体" w:hAnsi="Arial" w:cs="Arial"/>
      <w:kern w:val="2"/>
      <w:sz w:val="21"/>
    </w:rPr>
  </w:style>
  <w:style w:type="character" w:customStyle="1" w:styleId="heading4IndentLeft05inChar">
    <w:name w:val="heading 4 + Indent: Left 0.5 in Char"/>
    <w:aliases w:val="h4 Char,标题 4(表题) Char,标题 4(表头) Char,First Subheading Char,H4 Char,sect 1.2.3.4 Char,Ref Heading 1 Char,rh1 Char,sect 1.2.3.41 Char,Ref Heading 11 Char,rh11 Char,sect 1.2.3.42 Char,分 Char"/>
    <w:rPr>
      <w:rFonts w:ascii="黑体" w:eastAsia="黑体" w:hAnsi="Times New Roman" w:cs="Times New Roman"/>
      <w:bCs/>
      <w:kern w:val="2"/>
      <w:sz w:val="21"/>
      <w:szCs w:val="28"/>
    </w:rPr>
  </w:style>
  <w:style w:type="character" w:customStyle="1" w:styleId="Charf5">
    <w:name w:val="表格文字 Char"/>
    <w:link w:val="afffff0"/>
    <w:rPr>
      <w:rFonts w:ascii="宋体" w:eastAsia="宋体" w:hAnsi="Courier New" w:cs="Courier New"/>
      <w:kern w:val="2"/>
      <w:sz w:val="24"/>
      <w:szCs w:val="21"/>
      <w:lang w:val="en-US" w:eastAsia="zh-CN" w:bidi="ar-SA"/>
    </w:rPr>
  </w:style>
  <w:style w:type="character" w:customStyle="1" w:styleId="Charf6">
    <w:name w:val="图字体 Char"/>
    <w:link w:val="afffff1"/>
    <w:rPr>
      <w:rFonts w:ascii="Times New Roman" w:eastAsia="仿宋_GB2312" w:hAnsi="Times New Roman" w:cs="Times New Roman"/>
      <w:kern w:val="2"/>
      <w:sz w:val="24"/>
      <w:szCs w:val="21"/>
      <w:lang w:val="en-US" w:eastAsia="zh-CN"/>
    </w:rPr>
  </w:style>
  <w:style w:type="character" w:customStyle="1" w:styleId="Charf7">
    <w:name w:val="_正文 Char"/>
    <w:link w:val="afffff2"/>
    <w:rPr>
      <w:rFonts w:ascii="仿宋_GB2312" w:eastAsia="宋体" w:hAnsi="宋体" w:cs="Times New Roman"/>
      <w:kern w:val="2"/>
      <w:sz w:val="24"/>
    </w:rPr>
  </w:style>
  <w:style w:type="character" w:customStyle="1" w:styleId="CharChar3">
    <w:name w:val="表格内容 Char Char"/>
    <w:rPr>
      <w:rFonts w:ascii="宋体" w:eastAsia="宋体" w:hAnsi="Times New Roman" w:cs="Times New Roman"/>
      <w:kern w:val="2"/>
      <w:sz w:val="18"/>
      <w:lang w:val="en-US" w:eastAsia="zh-CN"/>
    </w:rPr>
  </w:style>
  <w:style w:type="character" w:customStyle="1" w:styleId="1f0">
    <w:name w:val="列表段落 字符1"/>
    <w:link w:val="afffff3"/>
    <w:rPr>
      <w:rFonts w:ascii="Calibri" w:eastAsia="宋体" w:hAnsi="Calibri" w:cs="Times New Roman"/>
      <w:kern w:val="2"/>
      <w:sz w:val="21"/>
      <w:szCs w:val="22"/>
    </w:rPr>
  </w:style>
  <w:style w:type="character" w:customStyle="1" w:styleId="z-1">
    <w:name w:val="z-窗体底端 字符"/>
    <w:link w:val="z-2"/>
    <w:rPr>
      <w:rFonts w:ascii="Arial" w:eastAsia="宋体" w:hAnsi="Arial" w:cs="Times New Roman"/>
      <w:vanish/>
      <w:sz w:val="16"/>
      <w:szCs w:val="16"/>
    </w:rPr>
  </w:style>
  <w:style w:type="character" w:styleId="afffff4">
    <w:name w:val="Book Title"/>
    <w:qFormat/>
    <w:rPr>
      <w:rFonts w:ascii="Times New Roman" w:eastAsia="宋体" w:hAnsi="Times New Roman" w:cs="Times New Roman"/>
      <w:b/>
      <w:bCs/>
      <w:smallCaps/>
      <w:spacing w:val="5"/>
    </w:rPr>
  </w:style>
  <w:style w:type="character" w:customStyle="1" w:styleId="Charf8">
    <w:name w:val="图表中字体 Char"/>
    <w:link w:val="afffff5"/>
    <w:qFormat/>
    <w:rPr>
      <w:kern w:val="2"/>
      <w:sz w:val="24"/>
      <w:szCs w:val="22"/>
    </w:rPr>
  </w:style>
  <w:style w:type="character" w:customStyle="1" w:styleId="afffff6">
    <w:name w:val="纯文本 字符"/>
    <w:link w:val="afffff7"/>
    <w:rPr>
      <w:rFonts w:ascii="宋体" w:eastAsia="宋体" w:hAnsi="Courier New" w:cs="Times New Roman"/>
      <w:kern w:val="2"/>
      <w:sz w:val="21"/>
      <w:szCs w:val="21"/>
    </w:rPr>
  </w:style>
  <w:style w:type="character" w:customStyle="1" w:styleId="afffff8">
    <w:name w:val="正文文本 字符"/>
    <w:link w:val="afffff9"/>
    <w:rPr>
      <w:rFonts w:ascii="Times New Roman" w:eastAsia="宋体" w:hAnsi="Times New Roman" w:cs="Times New Roman"/>
      <w:kern w:val="2"/>
      <w:sz w:val="21"/>
      <w:szCs w:val="24"/>
    </w:rPr>
  </w:style>
  <w:style w:type="character" w:customStyle="1" w:styleId="Char11">
    <w:name w:val="章节 Char1"/>
    <w:aliases w:val="第一层 Char1,H1 Char1,第一章 标题1 Char1,36标题 1 Char1,章 Char1,一、黑小三 Char1,36标题1 Char1,章标题(有序号) Char1,h1 Char1,标题 1 Char Char Char1,论文题目 Char1,(黑体、四号、6磅） Char1,1标题 1 Char1,---1 Char1,zh Char,标题 1 Char Char Char Char Char1,一级标题 Char1,一级 Char1"/>
    <w:rPr>
      <w:rFonts w:ascii="Times New Roman" w:eastAsia="宋体" w:hAnsi="Times New Roman" w:cs="Times New Roman"/>
      <w:b/>
      <w:bCs/>
      <w:kern w:val="44"/>
      <w:sz w:val="44"/>
      <w:szCs w:val="44"/>
    </w:rPr>
  </w:style>
  <w:style w:type="character" w:customStyle="1" w:styleId="afffffa">
    <w:name w:val="正文文本首行缩进 字符"/>
    <w:link w:val="afffffb"/>
    <w:rPr>
      <w:rFonts w:ascii="Times New Roman" w:eastAsia="宋体" w:hAnsi="Times New Roman" w:cs="Times New Roman"/>
      <w:kern w:val="2"/>
      <w:sz w:val="21"/>
      <w:szCs w:val="24"/>
    </w:rPr>
  </w:style>
  <w:style w:type="character" w:customStyle="1" w:styleId="Char12">
    <w:name w:val="页眉 Char1"/>
    <w:rPr>
      <w:rFonts w:ascii="Times New Roman" w:eastAsia="宋体" w:hAnsi="Times New Roman" w:cs="Times New Roman"/>
      <w:kern w:val="2"/>
      <w:sz w:val="18"/>
      <w:szCs w:val="18"/>
    </w:rPr>
  </w:style>
  <w:style w:type="character" w:customStyle="1" w:styleId="Charf9">
    <w:name w:val="表标题 Char"/>
    <w:link w:val="afffffc"/>
    <w:rPr>
      <w:rFonts w:ascii="Times New Roman" w:eastAsia="宋体" w:hAnsi="Times New Roman" w:cs="Times New Roman"/>
      <w:b/>
      <w:sz w:val="21"/>
      <w:lang w:val="en-US" w:eastAsia="zh-CN" w:bidi="ar-SA"/>
    </w:rPr>
  </w:style>
  <w:style w:type="character" w:customStyle="1" w:styleId="3Char1">
    <w:name w:val="标题 3 Char1"/>
    <w:aliases w:val="条标题 Char1,（节2） Char1,（条） Char1,36标题 3 Char1,第二层条 Char1,h3 Char1,Level 3 Head Char1,H3 Char1,Heading 3 - old Char1,level_3 Char1,PIM 3 Char1,第三层 Char1,款 Char1,---1.1.1 Char1,小节中的标题 Char1,论文标题 2 Char Char1,论文标题 2 Char2,3 Char1,3rd level Char1"/>
    <w:rPr>
      <w:rFonts w:ascii="Times New Roman" w:eastAsia="宋体" w:hAnsi="Times New Roman" w:cs="Times New Roman"/>
      <w:b/>
      <w:bCs/>
      <w:kern w:val="2"/>
      <w:sz w:val="32"/>
      <w:szCs w:val="32"/>
    </w:rPr>
  </w:style>
  <w:style w:type="character" w:customStyle="1" w:styleId="afffffd">
    <w:name w:val="页眉 字符"/>
    <w:link w:val="afffffe"/>
    <w:uiPriority w:val="99"/>
    <w:rPr>
      <w:rFonts w:ascii="Times New Roman" w:eastAsia="宋体" w:hAnsi="Times New Roman" w:cs="Times New Roman"/>
      <w:kern w:val="2"/>
      <w:sz w:val="18"/>
      <w:szCs w:val="18"/>
    </w:rPr>
  </w:style>
  <w:style w:type="character" w:customStyle="1" w:styleId="6Char1">
    <w:name w:val="标题 6 Char1"/>
    <w:aliases w:val="六级标题 Char1,H6 Char1,h6 Char1,Third Subheading Char1,PIM 6 Char1,L6 Char1,第五层条 Char1,BOD 4 Char1"/>
    <w:rPr>
      <w:rFonts w:ascii="Cambria" w:eastAsia="宋体" w:hAnsi="Cambria" w:cs="Times New Roman"/>
      <w:b/>
      <w:bCs/>
      <w:kern w:val="2"/>
      <w:sz w:val="24"/>
      <w:szCs w:val="24"/>
    </w:rPr>
  </w:style>
  <w:style w:type="character" w:customStyle="1" w:styleId="1CharChar0">
    <w:name w:val="项列表1 Char Char"/>
    <w:link w:val="1f1"/>
    <w:rPr>
      <w:rFonts w:ascii="Times New Roman" w:eastAsia="宋体" w:hAnsi="Times New Roman" w:cs="Times New Roman"/>
      <w:kern w:val="2"/>
      <w:sz w:val="24"/>
    </w:rPr>
  </w:style>
  <w:style w:type="character" w:customStyle="1" w:styleId="CharCharCharCharCharCharChar1">
    <w:name w:val="Char Char Char Char Char Char Char1"/>
    <w:rPr>
      <w:rFonts w:ascii="Times New Roman" w:eastAsia="宋体" w:hAnsi="Times New Roman" w:cs="Times New Roman"/>
    </w:rPr>
  </w:style>
  <w:style w:type="character" w:customStyle="1" w:styleId="CharChar20">
    <w:name w:val="Char Char2"/>
    <w:rPr>
      <w:rFonts w:ascii="Arial" w:eastAsia="黑体" w:hAnsi="Arial" w:cs="Arial"/>
      <w:kern w:val="2"/>
      <w:lang w:val="en-US" w:eastAsia="zh-CN" w:bidi="ar-SA"/>
    </w:rPr>
  </w:style>
  <w:style w:type="character" w:customStyle="1" w:styleId="Charfa">
    <w:name w:val="表格中的字 Char"/>
    <w:link w:val="affffff"/>
    <w:rPr>
      <w:rFonts w:ascii="Times New Roman" w:eastAsia="宋体" w:hAnsi="Times New Roman" w:cs="Times New Roman"/>
      <w:kern w:val="2"/>
      <w:sz w:val="18"/>
      <w:szCs w:val="21"/>
    </w:rPr>
  </w:style>
  <w:style w:type="character" w:customStyle="1" w:styleId="921Char">
    <w:name w:val="921正文 Char"/>
    <w:link w:val="921"/>
    <w:rPr>
      <w:rFonts w:ascii="Times New Roman" w:eastAsia="宋体" w:hAnsi="Times New Roman" w:cs="宋体"/>
      <w:kern w:val="2"/>
      <w:sz w:val="24"/>
      <w:szCs w:val="24"/>
      <w:lang w:val="en-US" w:eastAsia="zh-CN" w:bidi="ar-SA"/>
    </w:rPr>
  </w:style>
  <w:style w:type="character" w:customStyle="1" w:styleId="affffff0">
    <w:name w:val="列表段落 字符"/>
    <w:aliases w:val="List Paragraph1 字符1,List 字符1,列出段落111 字符1,1级标题 字符1,正文内容 字符1,M列出段落 字符1,00-段落 字符1,段落-二代 字符1,图例 字符1,图名 字符,编号a. 字符,列出段落11 字符,Z-列出段落 字符1,列出段落 字符1,图表 字符,插入表格 字符,正文图 字符,text 字符,List Paragraph 字符,列出段落3 字符,ZZ-列出段落 字符,过程描述ABC 字符,正文一级小标题 字符,文本框 字符,使用列表编号 字符"/>
    <w:uiPriority w:val="34"/>
    <w:qFormat/>
    <w:rPr>
      <w:rFonts w:ascii="Calibri" w:eastAsia="宋体" w:hAnsi="Calibri" w:cs="Times New Roman"/>
    </w:rPr>
  </w:style>
  <w:style w:type="character" w:customStyle="1" w:styleId="Charfb">
    <w:name w:val="图标题 Char"/>
    <w:link w:val="affffff1"/>
    <w:rPr>
      <w:rFonts w:ascii="宋体" w:eastAsia="宋体" w:hAnsi="宋体" w:cs="Times New Roman"/>
      <w:b/>
      <w:kern w:val="2"/>
      <w:sz w:val="24"/>
      <w:szCs w:val="22"/>
      <w:lang w:val="en-US" w:eastAsia="zh-CN" w:bidi="ar-SA"/>
    </w:rPr>
  </w:style>
  <w:style w:type="character" w:customStyle="1" w:styleId="cboCharChar">
    <w:name w:val="cbo正文 Char Char"/>
    <w:link w:val="cboChar"/>
    <w:rPr>
      <w:rFonts w:ascii="Times New Roman" w:eastAsia="宋体" w:hAnsi="Times New Roman" w:cs="宋体"/>
      <w:sz w:val="21"/>
      <w:lang w:val="en-US" w:eastAsia="zh-CN" w:bidi="ar-SA"/>
    </w:rPr>
  </w:style>
  <w:style w:type="character" w:customStyle="1" w:styleId="52">
    <w:name w:val="标题 5 字符"/>
    <w:aliases w:val="标题4 字符,36标题 5 字符,36标题5 字符,第四层条 字符,标题4 Char Char Char 字符,标题4 Char Char 字符,第五层 字符,nc5级标题 字符,1 字符,h5 字符,mh2 字符,Module heading 2 字符,五级标题 字符,H5 字符,Second Subheading 字符,口 字符,口1 字符,口2 字符,ITT t5 字符,PA Pico Section 字符,H5-Heading 5 字符,l5 字符,heading5 字符"/>
    <w:rPr>
      <w:rFonts w:ascii="Times New Roman" w:eastAsia="黑体" w:hAnsi="Times New Roman" w:cs="Times New Roman"/>
      <w:kern w:val="2"/>
      <w:sz w:val="24"/>
      <w:szCs w:val="24"/>
    </w:rPr>
  </w:style>
  <w:style w:type="character" w:customStyle="1" w:styleId="CharChar4">
    <w:name w:val="空间中心附表 Char Char"/>
    <w:link w:val="affffff2"/>
    <w:rPr>
      <w:rFonts w:ascii="Times New Roman" w:eastAsia="宋体" w:hAnsi="Times New Roman" w:cs="Times New Roman"/>
      <w:kern w:val="44"/>
      <w:sz w:val="24"/>
      <w:szCs w:val="44"/>
    </w:rPr>
  </w:style>
  <w:style w:type="character" w:customStyle="1" w:styleId="2d">
    <w:name w:val="列出段落 字符2"/>
    <w:aliases w:val="List Paragraph1 字符2,List 字符2,列出段落111 字符2,1级标题 字符2,正文内容 字符2,M列出段落 字符2,00-段落 字符2,段落-二代 字符2,图例 字符2,图名 字符1,编号a. 字符1,列出段落11 字符1,Z-列出段落 字符"/>
    <w:rPr>
      <w:rFonts w:ascii="Calibri" w:eastAsia="宋体" w:hAnsi="Calibri" w:cs="Times New Roman"/>
      <w:kern w:val="2"/>
      <w:sz w:val="21"/>
      <w:szCs w:val="22"/>
    </w:rPr>
  </w:style>
  <w:style w:type="character" w:customStyle="1" w:styleId="LOTChar">
    <w:name w:val="LOT正文 Char"/>
    <w:link w:val="LOT"/>
    <w:rPr>
      <w:rFonts w:ascii="Arial" w:eastAsia="宋体" w:hAnsi="Arial" w:cs="Times New Roman"/>
      <w:kern w:val="2"/>
      <w:sz w:val="24"/>
      <w:szCs w:val="24"/>
    </w:rPr>
  </w:style>
  <w:style w:type="character" w:customStyle="1" w:styleId="affffff3">
    <w:name w:val="题注 字符"/>
    <w:aliases w:val="Char 字符,图注 字符,图注 Char 字符,题注 Char1 Char 字符,题注 Char Char Char 字符,Char Char Char Char 字符,图注 Char Char Char 字符,Char Char1 Char 字符,图注 Char1 Char 字符,Char Char 字符,Caption Char 字符,题注 Char Char1 字符,Char Char Char Char Char Char1 字符,默认段落字体 Char Char 字符"/>
    <w:qFormat/>
    <w:rPr>
      <w:rFonts w:ascii="Arial" w:eastAsia="黑体" w:hAnsi="Arial" w:cs="Arial"/>
      <w:kern w:val="2"/>
      <w:sz w:val="21"/>
    </w:rPr>
  </w:style>
  <w:style w:type="character" w:customStyle="1" w:styleId="CharCharCharCharCharCharCharCharChar">
    <w:name w:val="样式 题注题注 Char Char题注 Char Char Char Char Char Char + (中文) 宋体 ... Char"/>
    <w:link w:val="CharCharCharCharCharCharCharChar"/>
    <w:rPr>
      <w:rFonts w:ascii="Arial" w:eastAsia="宋体" w:hAnsi="Arial" w:cs="Arial"/>
      <w:kern w:val="2"/>
      <w:sz w:val="24"/>
    </w:rPr>
  </w:style>
  <w:style w:type="character" w:customStyle="1" w:styleId="affffff4">
    <w:name w:val="页脚 字符"/>
    <w:uiPriority w:val="99"/>
    <w:rPr>
      <w:rFonts w:ascii="Times New Roman" w:eastAsia="宋体" w:hAnsi="Times New Roman" w:cs="Times New Roman"/>
    </w:rPr>
  </w:style>
  <w:style w:type="character" w:customStyle="1" w:styleId="mw-headline">
    <w:name w:val="mw-headline"/>
    <w:rPr>
      <w:rFonts w:ascii="Times New Roman" w:eastAsia="宋体" w:hAnsi="Times New Roman" w:cs="Times New Roman"/>
    </w:rPr>
  </w:style>
  <w:style w:type="character" w:customStyle="1" w:styleId="110">
    <w:name w:val="标题 1 字符1"/>
    <w:rPr>
      <w:rFonts w:ascii="Times New Roman" w:eastAsia="黑体" w:hAnsi="Times New Roman"/>
      <w:bCs/>
      <w:kern w:val="44"/>
      <w:sz w:val="24"/>
      <w:szCs w:val="44"/>
    </w:rPr>
  </w:style>
  <w:style w:type="character" w:customStyle="1" w:styleId="2Char2">
    <w:name w:val="正文首行缩进2字 Char"/>
    <w:link w:val="2e"/>
    <w:rPr>
      <w:rFonts w:ascii="宋体" w:eastAsia="宋体" w:hAnsi="Times New Roman" w:cs="Times New Roman"/>
      <w:kern w:val="2"/>
      <w:sz w:val="24"/>
    </w:rPr>
  </w:style>
  <w:style w:type="character" w:customStyle="1" w:styleId="1f2">
    <w:name w:val="图表标题1 字符"/>
    <w:link w:val="1f3"/>
    <w:rPr>
      <w:rFonts w:ascii="Times New Roman" w:eastAsia="宋体" w:hAnsi="Times New Roman" w:cs="Times New Roman"/>
      <w:b/>
      <w:kern w:val="2"/>
      <w:sz w:val="24"/>
    </w:rPr>
  </w:style>
  <w:style w:type="character" w:customStyle="1" w:styleId="Charfc">
    <w:name w:val="图片 Char"/>
    <w:link w:val="affffff5"/>
    <w:rPr>
      <w:rFonts w:ascii="黑体" w:eastAsia="黑体" w:hAnsi="Times New Roman" w:cs="Times New Roman"/>
      <w:sz w:val="21"/>
    </w:rPr>
  </w:style>
  <w:style w:type="character" w:customStyle="1" w:styleId="7Char1">
    <w:name w:val="标题 7 Char1"/>
    <w:aliases w:val="PIM 7 Char1,L7 Char1"/>
    <w:rPr>
      <w:rFonts w:ascii="Times New Roman" w:eastAsia="宋体" w:hAnsi="Times New Roman" w:cs="Times New Roman"/>
      <w:b/>
      <w:bCs/>
      <w:kern w:val="2"/>
      <w:sz w:val="24"/>
      <w:szCs w:val="24"/>
    </w:rPr>
  </w:style>
  <w:style w:type="character" w:customStyle="1" w:styleId="SJ10Char">
    <w:name w:val="SJ10正文 Char"/>
    <w:link w:val="SJ10"/>
    <w:rPr>
      <w:rFonts w:ascii="Times New Roman" w:eastAsia="宋体" w:hAnsi="Times New Roman" w:cs="Times New Roman"/>
      <w:kern w:val="2"/>
      <w:sz w:val="24"/>
    </w:rPr>
  </w:style>
  <w:style w:type="character" w:customStyle="1" w:styleId="805Char">
    <w:name w:val="805正文 Char"/>
    <w:aliases w:val="总体报告正文 Char"/>
    <w:link w:val="805"/>
    <w:rPr>
      <w:rFonts w:ascii="仿宋_GB2312" w:eastAsia="仿宋_GB2312" w:hAnsi="Times New Roman" w:cs="Times New Roman"/>
      <w:kern w:val="2"/>
      <w:sz w:val="24"/>
      <w:szCs w:val="24"/>
    </w:rPr>
  </w:style>
  <w:style w:type="paragraph" w:styleId="afff">
    <w:name w:val="Document Map"/>
    <w:basedOn w:val="af9"/>
    <w:link w:val="affe"/>
    <w:uiPriority w:val="99"/>
    <w:pPr>
      <w:shd w:val="clear" w:color="auto" w:fill="000080"/>
    </w:pPr>
  </w:style>
  <w:style w:type="paragraph" w:styleId="TOC7">
    <w:name w:val="toc 7"/>
    <w:basedOn w:val="af9"/>
    <w:next w:val="af9"/>
    <w:pPr>
      <w:ind w:left="1260"/>
    </w:pPr>
    <w:rPr>
      <w:sz w:val="18"/>
      <w:szCs w:val="18"/>
    </w:rPr>
  </w:style>
  <w:style w:type="paragraph" w:styleId="afff6">
    <w:name w:val="annotation text"/>
    <w:basedOn w:val="af9"/>
    <w:link w:val="18"/>
    <w:qFormat/>
  </w:style>
  <w:style w:type="paragraph" w:styleId="afffc">
    <w:name w:val="Normal Indent"/>
    <w:basedOn w:val="af9"/>
    <w:link w:val="afffb"/>
    <w:pPr>
      <w:ind w:firstLine="420"/>
    </w:pPr>
  </w:style>
  <w:style w:type="paragraph" w:styleId="afffff">
    <w:name w:val="caption"/>
    <w:aliases w:val="Char,图注,图注 Char,题注 Char1 Char,题注 Char Char Char,图注 Char Char Char,Char Char1 Char,图注 Char1 Char,Char Char,Caption Char,题注 Char Char1,Char Char Char Char Char Char1,题注 Char Char1 Char Char,默认段落字体 Char Char, Char,我的题注,表题注,HB,Ch,Cha"/>
    <w:basedOn w:val="af9"/>
    <w:next w:val="af9"/>
    <w:link w:val="1f"/>
    <w:qFormat/>
    <w:pPr>
      <w:jc w:val="center"/>
    </w:pPr>
    <w:rPr>
      <w:rFonts w:ascii="Arial" w:eastAsia="黑体" w:hAnsi="Arial"/>
      <w:szCs w:val="20"/>
    </w:rPr>
  </w:style>
  <w:style w:type="paragraph" w:styleId="affffff6">
    <w:name w:val="envelope address"/>
    <w:basedOn w:val="af9"/>
    <w:pPr>
      <w:framePr w:w="7920" w:h="1980" w:hRule="exact" w:hSpace="180" w:wrap="around" w:hAnchor="page" w:xAlign="center" w:yAlign="bottom"/>
      <w:tabs>
        <w:tab w:val="left" w:pos="1440"/>
        <w:tab w:val="right" w:pos="8971"/>
      </w:tabs>
      <w:spacing w:beforeLines="50" w:line="360" w:lineRule="atLeast"/>
      <w:ind w:left="2880"/>
    </w:pPr>
    <w:rPr>
      <w:rFonts w:ascii="Arial" w:hAnsi="Arial" w:cs="Arial"/>
      <w:kern w:val="0"/>
      <w:lang w:eastAsia="en-US"/>
    </w:rPr>
  </w:style>
  <w:style w:type="paragraph" w:styleId="27">
    <w:name w:val="Body Text First Indent 2"/>
    <w:basedOn w:val="aff8"/>
    <w:link w:val="2c"/>
    <w:pPr>
      <w:ind w:firstLine="420"/>
    </w:pPr>
  </w:style>
  <w:style w:type="paragraph" w:styleId="TOC4">
    <w:name w:val="toc 4"/>
    <w:basedOn w:val="af9"/>
    <w:next w:val="af9"/>
    <w:pPr>
      <w:ind w:left="630"/>
    </w:pPr>
    <w:rPr>
      <w:sz w:val="18"/>
      <w:szCs w:val="18"/>
    </w:rPr>
  </w:style>
  <w:style w:type="paragraph" w:styleId="afffff7">
    <w:name w:val="Plain Text"/>
    <w:basedOn w:val="af9"/>
    <w:link w:val="afffff6"/>
    <w:pPr>
      <w:adjustRightInd w:val="0"/>
      <w:textAlignment w:val="baseline"/>
    </w:pPr>
    <w:rPr>
      <w:rFonts w:ascii="宋体" w:hAnsi="Courier New"/>
      <w:szCs w:val="21"/>
    </w:rPr>
  </w:style>
  <w:style w:type="paragraph" w:styleId="23">
    <w:name w:val="List 2"/>
    <w:basedOn w:val="af9"/>
    <w:pPr>
      <w:numPr>
        <w:ilvl w:val="1"/>
        <w:numId w:val="2"/>
      </w:numPr>
      <w:ind w:leftChars="200" w:left="200" w:hangingChars="200" w:hanging="200"/>
      <w:contextualSpacing/>
    </w:pPr>
    <w:rPr>
      <w:rFonts w:ascii="Calibri" w:hAnsi="Calibri"/>
      <w:szCs w:val="22"/>
    </w:rPr>
  </w:style>
  <w:style w:type="paragraph" w:styleId="aff8">
    <w:name w:val="Body Text Indent"/>
    <w:basedOn w:val="af9"/>
    <w:link w:val="aff7"/>
    <w:pPr>
      <w:spacing w:after="120"/>
      <w:ind w:leftChars="200" w:left="420"/>
    </w:pPr>
  </w:style>
  <w:style w:type="paragraph" w:styleId="affffff7">
    <w:name w:val="List Number"/>
    <w:basedOn w:val="af9"/>
    <w:pPr>
      <w:tabs>
        <w:tab w:val="left" w:pos="360"/>
      </w:tabs>
      <w:spacing w:beforeLines="50" w:afterLines="50"/>
      <w:ind w:left="360" w:hanging="360"/>
      <w:contextualSpacing/>
    </w:pPr>
    <w:rPr>
      <w:rFonts w:ascii="Calibri" w:hAnsi="Calibri"/>
    </w:rPr>
  </w:style>
  <w:style w:type="paragraph" w:styleId="29">
    <w:name w:val="Body Text 2"/>
    <w:basedOn w:val="af9"/>
    <w:link w:val="28"/>
    <w:pPr>
      <w:spacing w:before="240" w:line="460" w:lineRule="exact"/>
      <w:jc w:val="center"/>
    </w:pPr>
    <w:rPr>
      <w:sz w:val="30"/>
      <w:szCs w:val="20"/>
    </w:rPr>
  </w:style>
  <w:style w:type="paragraph" w:styleId="TOC6">
    <w:name w:val="toc 6"/>
    <w:basedOn w:val="af9"/>
    <w:next w:val="af9"/>
    <w:pPr>
      <w:ind w:left="1050"/>
    </w:pPr>
    <w:rPr>
      <w:sz w:val="18"/>
      <w:szCs w:val="18"/>
    </w:rPr>
  </w:style>
  <w:style w:type="paragraph" w:styleId="TOC1">
    <w:name w:val="toc 1"/>
    <w:basedOn w:val="af9"/>
    <w:next w:val="af9"/>
    <w:uiPriority w:val="39"/>
    <w:pPr>
      <w:spacing w:before="120" w:after="120"/>
    </w:pPr>
    <w:rPr>
      <w:b/>
      <w:bCs/>
      <w:caps/>
      <w:sz w:val="20"/>
      <w:szCs w:val="20"/>
    </w:rPr>
  </w:style>
  <w:style w:type="paragraph" w:styleId="2b">
    <w:name w:val="Body Text Indent 2"/>
    <w:basedOn w:val="af9"/>
    <w:link w:val="2a"/>
    <w:pPr>
      <w:spacing w:after="120" w:line="480" w:lineRule="auto"/>
      <w:ind w:leftChars="200" w:left="420"/>
    </w:pPr>
  </w:style>
  <w:style w:type="paragraph" w:styleId="TOC5">
    <w:name w:val="toc 5"/>
    <w:basedOn w:val="af9"/>
    <w:next w:val="af9"/>
    <w:pPr>
      <w:ind w:left="840"/>
    </w:pPr>
    <w:rPr>
      <w:sz w:val="18"/>
      <w:szCs w:val="18"/>
    </w:rPr>
  </w:style>
  <w:style w:type="paragraph" w:styleId="37">
    <w:name w:val="Body Text 3"/>
    <w:basedOn w:val="af9"/>
    <w:link w:val="36"/>
    <w:rPr>
      <w:sz w:val="28"/>
      <w:szCs w:val="20"/>
    </w:rPr>
  </w:style>
  <w:style w:type="paragraph" w:styleId="afff8">
    <w:name w:val="Balloon Text"/>
    <w:basedOn w:val="af9"/>
    <w:link w:val="afff7"/>
    <w:uiPriority w:val="99"/>
    <w:rPr>
      <w:sz w:val="18"/>
      <w:szCs w:val="18"/>
    </w:rPr>
  </w:style>
  <w:style w:type="paragraph" w:styleId="afffff9">
    <w:name w:val="Body Text"/>
    <w:basedOn w:val="af9"/>
    <w:link w:val="afffff8"/>
    <w:pPr>
      <w:spacing w:after="120"/>
    </w:pPr>
  </w:style>
  <w:style w:type="paragraph" w:styleId="45">
    <w:name w:val="List 4"/>
    <w:basedOn w:val="af9"/>
    <w:pPr>
      <w:spacing w:line="420" w:lineRule="exact"/>
      <w:ind w:left="1680" w:hanging="420"/>
    </w:pPr>
    <w:rPr>
      <w:sz w:val="28"/>
      <w:szCs w:val="20"/>
    </w:rPr>
  </w:style>
  <w:style w:type="paragraph" w:styleId="TOC3">
    <w:name w:val="toc 3"/>
    <w:basedOn w:val="af9"/>
    <w:next w:val="af9"/>
    <w:uiPriority w:val="39"/>
    <w:pPr>
      <w:tabs>
        <w:tab w:val="left" w:pos="1260"/>
        <w:tab w:val="right" w:leader="dot" w:pos="8296"/>
      </w:tabs>
      <w:ind w:left="420"/>
    </w:pPr>
    <w:rPr>
      <w:i/>
      <w:iCs/>
      <w:sz w:val="20"/>
      <w:szCs w:val="20"/>
    </w:rPr>
  </w:style>
  <w:style w:type="paragraph" w:styleId="affffff8">
    <w:name w:val="Normal (Web)"/>
    <w:basedOn w:val="af9"/>
    <w:pPr>
      <w:spacing w:before="100" w:beforeAutospacing="1" w:after="100" w:afterAutospacing="1"/>
    </w:pPr>
    <w:rPr>
      <w:rFonts w:ascii="宋体" w:hAnsi="宋体" w:cs="宋体"/>
      <w:color w:val="000080"/>
      <w:kern w:val="0"/>
      <w:sz w:val="20"/>
      <w:szCs w:val="20"/>
    </w:rPr>
  </w:style>
  <w:style w:type="paragraph" w:styleId="affffff9">
    <w:name w:val="table of figures"/>
    <w:basedOn w:val="af9"/>
    <w:next w:val="af9"/>
    <w:uiPriority w:val="99"/>
    <w:pPr>
      <w:ind w:leftChars="200" w:left="200" w:hangingChars="200" w:hanging="200"/>
    </w:pPr>
  </w:style>
  <w:style w:type="paragraph" w:styleId="TOC8">
    <w:name w:val="toc 8"/>
    <w:basedOn w:val="af9"/>
    <w:next w:val="af9"/>
    <w:pPr>
      <w:ind w:left="1470"/>
    </w:pPr>
    <w:rPr>
      <w:sz w:val="18"/>
      <w:szCs w:val="18"/>
    </w:rPr>
  </w:style>
  <w:style w:type="paragraph" w:styleId="1f4">
    <w:name w:val="index 1"/>
    <w:basedOn w:val="af9"/>
    <w:next w:val="af9"/>
    <w:rPr>
      <w:szCs w:val="20"/>
    </w:rPr>
  </w:style>
  <w:style w:type="paragraph" w:styleId="TOC9">
    <w:name w:val="toc 9"/>
    <w:basedOn w:val="af9"/>
    <w:next w:val="af9"/>
    <w:pPr>
      <w:ind w:left="1680"/>
    </w:pPr>
    <w:rPr>
      <w:sz w:val="18"/>
      <w:szCs w:val="18"/>
    </w:rPr>
  </w:style>
  <w:style w:type="paragraph" w:styleId="affff4">
    <w:name w:val="footnote text"/>
    <w:basedOn w:val="af9"/>
    <w:link w:val="affff3"/>
    <w:pPr>
      <w:snapToGrid w:val="0"/>
    </w:pPr>
    <w:rPr>
      <w:sz w:val="18"/>
      <w:szCs w:val="18"/>
    </w:rPr>
  </w:style>
  <w:style w:type="paragraph" w:styleId="affff">
    <w:name w:val="Date"/>
    <w:basedOn w:val="af9"/>
    <w:next w:val="af9"/>
    <w:link w:val="afffe"/>
    <w:pPr>
      <w:adjustRightInd w:val="0"/>
      <w:spacing w:line="360" w:lineRule="atLeast"/>
      <w:textAlignment w:val="baseline"/>
    </w:pPr>
    <w:rPr>
      <w:kern w:val="0"/>
      <w:sz w:val="28"/>
      <w:szCs w:val="20"/>
    </w:rPr>
  </w:style>
  <w:style w:type="paragraph" w:styleId="affffc">
    <w:name w:val="footer"/>
    <w:basedOn w:val="af9"/>
    <w:link w:val="1e"/>
    <w:uiPriority w:val="99"/>
    <w:pPr>
      <w:tabs>
        <w:tab w:val="center" w:pos="4153"/>
        <w:tab w:val="right" w:pos="8306"/>
      </w:tabs>
      <w:snapToGrid w:val="0"/>
    </w:pPr>
    <w:rPr>
      <w:sz w:val="18"/>
      <w:szCs w:val="18"/>
    </w:rPr>
  </w:style>
  <w:style w:type="paragraph" w:styleId="affffffa">
    <w:name w:val="List"/>
    <w:basedOn w:val="af9"/>
    <w:pPr>
      <w:tabs>
        <w:tab w:val="left" w:pos="900"/>
      </w:tabs>
      <w:ind w:left="900" w:hanging="420"/>
    </w:pPr>
    <w:rPr>
      <w:szCs w:val="20"/>
    </w:rPr>
  </w:style>
  <w:style w:type="paragraph" w:styleId="TOC2">
    <w:name w:val="toc 2"/>
    <w:basedOn w:val="af9"/>
    <w:next w:val="af9"/>
    <w:uiPriority w:val="39"/>
    <w:pPr>
      <w:ind w:left="210"/>
    </w:pPr>
    <w:rPr>
      <w:smallCaps/>
      <w:sz w:val="20"/>
      <w:szCs w:val="20"/>
    </w:rPr>
  </w:style>
  <w:style w:type="paragraph" w:styleId="afffffe">
    <w:name w:val="header"/>
    <w:basedOn w:val="af9"/>
    <w:link w:val="afffffd"/>
    <w:uiPriority w:val="99"/>
    <w:pPr>
      <w:pBdr>
        <w:bottom w:val="single" w:sz="6" w:space="1" w:color="auto"/>
      </w:pBdr>
      <w:tabs>
        <w:tab w:val="center" w:pos="4153"/>
        <w:tab w:val="right" w:pos="8306"/>
      </w:tabs>
      <w:snapToGrid w:val="0"/>
      <w:jc w:val="center"/>
    </w:pPr>
    <w:rPr>
      <w:sz w:val="18"/>
      <w:szCs w:val="18"/>
    </w:rPr>
  </w:style>
  <w:style w:type="paragraph" w:styleId="affff7">
    <w:name w:val="Title"/>
    <w:basedOn w:val="af9"/>
    <w:next w:val="af9"/>
    <w:link w:val="affff6"/>
    <w:qFormat/>
    <w:pPr>
      <w:jc w:val="center"/>
    </w:pPr>
    <w:rPr>
      <w:bCs/>
      <w:szCs w:val="32"/>
    </w:rPr>
  </w:style>
  <w:style w:type="paragraph" w:styleId="affb">
    <w:name w:val="annotation subject"/>
    <w:basedOn w:val="afff6"/>
    <w:next w:val="afff6"/>
    <w:link w:val="affa"/>
    <w:uiPriority w:val="99"/>
    <w:rPr>
      <w:b/>
      <w:bCs/>
    </w:rPr>
  </w:style>
  <w:style w:type="paragraph" w:styleId="afffffb">
    <w:name w:val="Body Text First Indent"/>
    <w:basedOn w:val="afffff9"/>
    <w:link w:val="afffffa"/>
    <w:pPr>
      <w:ind w:firstLineChars="100" w:firstLine="420"/>
    </w:pPr>
  </w:style>
  <w:style w:type="paragraph" w:customStyle="1" w:styleId="affffffb">
    <w:name w:val="附录一级无标题条"/>
    <w:basedOn w:val="affffffc"/>
    <w:pPr>
      <w:spacing w:beforeLines="0" w:before="0" w:afterLines="0" w:after="0"/>
    </w:pPr>
    <w:rPr>
      <w:b w:val="0"/>
    </w:rPr>
  </w:style>
  <w:style w:type="paragraph" w:customStyle="1" w:styleId="aa">
    <w:name w:val="二级条标题"/>
    <w:basedOn w:val="a9"/>
    <w:next w:val="af9"/>
    <w:pPr>
      <w:numPr>
        <w:ilvl w:val="2"/>
      </w:numPr>
      <w:outlineLvl w:val="2"/>
    </w:pPr>
    <w:rPr>
      <w:szCs w:val="24"/>
    </w:rPr>
  </w:style>
  <w:style w:type="paragraph" w:customStyle="1" w:styleId="affffffd">
    <w:name w:val="标准正文"/>
    <w:basedOn w:val="af9"/>
    <w:pPr>
      <w:widowControl w:val="0"/>
      <w:adjustRightInd w:val="0"/>
      <w:spacing w:before="120" w:after="120" w:line="312" w:lineRule="atLeast"/>
      <w:ind w:right="-108" w:firstLine="425"/>
      <w:jc w:val="both"/>
      <w:textAlignment w:val="baseline"/>
    </w:pPr>
    <w:rPr>
      <w:spacing w:val="-4"/>
      <w:kern w:val="21"/>
      <w:szCs w:val="20"/>
    </w:rPr>
  </w:style>
  <w:style w:type="paragraph" w:customStyle="1" w:styleId="1H11361361h11">
    <w:name w:val="样式 标题 1章节第一层H1第一章 标题136标题 1章一、黑小三36标题1章标题(有序号)h1标题 1 ..."/>
    <w:basedOn w:val="1"/>
    <w:pPr>
      <w:spacing w:beforeLines="50" w:after="0"/>
      <w:ind w:left="431" w:hanging="431"/>
    </w:pPr>
    <w:rPr>
      <w:rFonts w:cs="宋体"/>
      <w:kern w:val="2"/>
      <w:sz w:val="32"/>
      <w:szCs w:val="20"/>
    </w:rPr>
  </w:style>
  <w:style w:type="paragraph" w:customStyle="1" w:styleId="CharCharChar">
    <w:name w:val="Char Char Char"/>
    <w:basedOn w:val="af9"/>
    <w:pPr>
      <w:spacing w:after="160" w:line="240" w:lineRule="exact"/>
    </w:pPr>
    <w:rPr>
      <w:rFonts w:ascii="Arial" w:eastAsia="Times New Roman" w:hAnsi="Arial" w:cs="Verdana"/>
      <w:b/>
      <w:kern w:val="0"/>
      <w:lang w:eastAsia="en-US"/>
    </w:rPr>
  </w:style>
  <w:style w:type="paragraph" w:customStyle="1" w:styleId="11">
    <w:name w:val="_列表项1"/>
    <w:next w:val="af9"/>
    <w:pPr>
      <w:numPr>
        <w:numId w:val="4"/>
      </w:numPr>
      <w:tabs>
        <w:tab w:val="left" w:pos="420"/>
      </w:tabs>
      <w:spacing w:line="360" w:lineRule="auto"/>
      <w:jc w:val="both"/>
    </w:pPr>
    <w:rPr>
      <w:kern w:val="2"/>
      <w:sz w:val="24"/>
      <w:szCs w:val="24"/>
    </w:rPr>
  </w:style>
  <w:style w:type="paragraph" w:customStyle="1" w:styleId="affffffe">
    <w:name w:val="标题一"/>
    <w:basedOn w:val="af9"/>
    <w:next w:val="LOT"/>
    <w:pPr>
      <w:tabs>
        <w:tab w:val="left" w:pos="839"/>
      </w:tabs>
      <w:adjustRightInd w:val="0"/>
      <w:snapToGrid w:val="0"/>
      <w:spacing w:before="120" w:after="60"/>
      <w:outlineLvl w:val="0"/>
    </w:pPr>
    <w:rPr>
      <w:rFonts w:ascii="Arial" w:hAnsi="Arial" w:cs="Arial"/>
      <w:b/>
      <w:bCs/>
      <w:sz w:val="36"/>
      <w:szCs w:val="32"/>
    </w:rPr>
  </w:style>
  <w:style w:type="paragraph" w:customStyle="1" w:styleId="150">
    <w:name w:val="样式 行距: 1.5 倍行距"/>
    <w:basedOn w:val="af9"/>
    <w:pPr>
      <w:jc w:val="center"/>
    </w:pPr>
    <w:rPr>
      <w:szCs w:val="20"/>
    </w:rPr>
  </w:style>
  <w:style w:type="paragraph" w:customStyle="1" w:styleId="a9">
    <w:name w:val="一级条标题"/>
    <w:basedOn w:val="a8"/>
    <w:next w:val="af9"/>
    <w:pPr>
      <w:numPr>
        <w:ilvl w:val="1"/>
      </w:numPr>
      <w:outlineLvl w:val="1"/>
    </w:pPr>
    <w:rPr>
      <w:sz w:val="24"/>
    </w:rPr>
  </w:style>
  <w:style w:type="paragraph" w:customStyle="1" w:styleId="afff1">
    <w:name w:val="深空表编号"/>
    <w:basedOn w:val="af9"/>
    <w:next w:val="affffa"/>
    <w:link w:val="Char8"/>
    <w:pPr>
      <w:keepNext/>
      <w:widowControl w:val="0"/>
      <w:spacing w:beforeLines="50" w:afterLines="50" w:line="240" w:lineRule="auto"/>
      <w:jc w:val="center"/>
    </w:pPr>
    <w:rPr>
      <w:rFonts w:eastAsia="黑体"/>
      <w:szCs w:val="22"/>
    </w:rPr>
  </w:style>
  <w:style w:type="paragraph" w:customStyle="1" w:styleId="21362362H2h2TestHeading2th">
    <w:name w:val="样式 标题 2节标题（节1）（节）36标题 236标题2第二层第一层条H2h2TestHeading2th..."/>
    <w:basedOn w:val="2"/>
    <w:pPr>
      <w:spacing w:beforeLines="50"/>
      <w:ind w:left="578" w:hanging="578"/>
    </w:pPr>
    <w:rPr>
      <w:rFonts w:ascii="宋体" w:hAnsi="宋体"/>
    </w:rPr>
  </w:style>
  <w:style w:type="paragraph" w:customStyle="1" w:styleId="afffffff">
    <w:name w:val="居中图片"/>
    <w:basedOn w:val="af9"/>
    <w:pPr>
      <w:jc w:val="center"/>
    </w:pPr>
  </w:style>
  <w:style w:type="paragraph" w:customStyle="1" w:styleId="3">
    <w:name w:val="_列表项3"/>
    <w:next w:val="af9"/>
    <w:pPr>
      <w:numPr>
        <w:numId w:val="5"/>
      </w:numPr>
      <w:tabs>
        <w:tab w:val="left" w:pos="1259"/>
      </w:tabs>
      <w:spacing w:line="360" w:lineRule="auto"/>
      <w:jc w:val="both"/>
    </w:pPr>
    <w:rPr>
      <w:kern w:val="2"/>
      <w:sz w:val="24"/>
      <w:szCs w:val="24"/>
    </w:rPr>
  </w:style>
  <w:style w:type="paragraph" w:customStyle="1" w:styleId="2e">
    <w:name w:val="正文首行缩进2字"/>
    <w:basedOn w:val="af9"/>
    <w:link w:val="2Char2"/>
    <w:pPr>
      <w:adjustRightInd w:val="0"/>
      <w:snapToGrid w:val="0"/>
      <w:spacing w:line="312" w:lineRule="auto"/>
    </w:pPr>
    <w:rPr>
      <w:rFonts w:ascii="宋体"/>
      <w:szCs w:val="20"/>
    </w:rPr>
  </w:style>
  <w:style w:type="paragraph" w:customStyle="1" w:styleId="afffffc">
    <w:name w:val="表标题"/>
    <w:basedOn w:val="af9"/>
    <w:next w:val="af9"/>
    <w:link w:val="Charf9"/>
    <w:pPr>
      <w:adjustRightInd w:val="0"/>
      <w:snapToGrid w:val="0"/>
      <w:spacing w:beforeLines="100"/>
      <w:jc w:val="center"/>
      <w:textAlignment w:val="baseline"/>
    </w:pPr>
    <w:rPr>
      <w:b/>
      <w:kern w:val="0"/>
      <w:szCs w:val="20"/>
    </w:rPr>
  </w:style>
  <w:style w:type="paragraph" w:customStyle="1" w:styleId="10">
    <w:name w:val="_附录标题 1"/>
    <w:next w:val="af9"/>
    <w:pPr>
      <w:numPr>
        <w:ilvl w:val="1"/>
        <w:numId w:val="6"/>
      </w:numPr>
      <w:spacing w:before="120" w:after="120"/>
      <w:outlineLvl w:val="1"/>
    </w:pPr>
    <w:rPr>
      <w:rFonts w:ascii="黑体" w:eastAsia="黑体"/>
      <w:b/>
      <w:bCs/>
      <w:kern w:val="2"/>
      <w:sz w:val="28"/>
      <w:szCs w:val="32"/>
    </w:rPr>
  </w:style>
  <w:style w:type="paragraph" w:customStyle="1" w:styleId="afff0">
    <w:name w:val="深空通用"/>
    <w:basedOn w:val="af9"/>
    <w:link w:val="Char7"/>
    <w:pPr>
      <w:widowControl w:val="0"/>
      <w:spacing w:line="240" w:lineRule="auto"/>
      <w:jc w:val="both"/>
    </w:pPr>
    <w:rPr>
      <w:rFonts w:ascii="Calibri" w:hAnsi="Calibri"/>
      <w:szCs w:val="22"/>
    </w:rPr>
  </w:style>
  <w:style w:type="paragraph" w:customStyle="1" w:styleId="SJ10">
    <w:name w:val="SJ10正文"/>
    <w:basedOn w:val="af9"/>
    <w:link w:val="SJ10Char"/>
    <w:pPr>
      <w:adjustRightInd w:val="0"/>
      <w:snapToGrid w:val="0"/>
      <w:spacing w:line="440" w:lineRule="exact"/>
    </w:pPr>
    <w:rPr>
      <w:szCs w:val="20"/>
    </w:rPr>
  </w:style>
  <w:style w:type="paragraph" w:customStyle="1" w:styleId="20">
    <w:name w:val="_附录标题 2"/>
    <w:next w:val="af9"/>
    <w:pPr>
      <w:numPr>
        <w:ilvl w:val="2"/>
        <w:numId w:val="6"/>
      </w:numPr>
      <w:spacing w:before="120" w:after="120"/>
      <w:outlineLvl w:val="2"/>
    </w:pPr>
    <w:rPr>
      <w:rFonts w:ascii="黑体" w:eastAsia="黑体" w:hAnsi="宋体"/>
      <w:b/>
      <w:bCs/>
      <w:kern w:val="2"/>
      <w:sz w:val="28"/>
      <w:szCs w:val="21"/>
    </w:rPr>
  </w:style>
  <w:style w:type="paragraph" w:customStyle="1" w:styleId="affd">
    <w:name w:val="报告正文"/>
    <w:basedOn w:val="af9"/>
    <w:link w:val="Char6"/>
    <w:pPr>
      <w:widowControl w:val="0"/>
    </w:pPr>
  </w:style>
  <w:style w:type="paragraph" w:customStyle="1" w:styleId="15">
    <w:name w:val="无间隔1"/>
    <w:link w:val="NoSpacingChar"/>
    <w:pPr>
      <w:widowControl w:val="0"/>
      <w:spacing w:line="360" w:lineRule="auto"/>
      <w:ind w:firstLineChars="200" w:firstLine="200"/>
      <w:jc w:val="both"/>
    </w:pPr>
    <w:rPr>
      <w:rFonts w:ascii="Calibri" w:hAnsi="Calibri"/>
      <w:kern w:val="2"/>
      <w:sz w:val="21"/>
      <w:szCs w:val="22"/>
    </w:rPr>
  </w:style>
  <w:style w:type="paragraph" w:customStyle="1" w:styleId="19">
    <w:name w:val="正文1"/>
    <w:basedOn w:val="af9"/>
    <w:link w:val="1Char0"/>
    <w:pPr>
      <w:adjustRightInd w:val="0"/>
      <w:snapToGrid w:val="0"/>
      <w:spacing w:beforeLines="30" w:line="360" w:lineRule="exact"/>
      <w:ind w:leftChars="200" w:left="480" w:firstLine="480"/>
    </w:pPr>
    <w:rPr>
      <w:rFonts w:ascii="宋体"/>
      <w:kern w:val="0"/>
      <w:szCs w:val="21"/>
    </w:rPr>
  </w:style>
  <w:style w:type="paragraph" w:customStyle="1" w:styleId="31">
    <w:name w:val="_附录标题 3"/>
    <w:next w:val="af9"/>
    <w:pPr>
      <w:numPr>
        <w:ilvl w:val="3"/>
        <w:numId w:val="6"/>
      </w:numPr>
      <w:spacing w:before="120" w:after="120"/>
      <w:outlineLvl w:val="3"/>
    </w:pPr>
    <w:rPr>
      <w:rFonts w:ascii="黑体" w:eastAsia="黑体" w:hAnsi="宋体"/>
      <w:b/>
      <w:bCs/>
      <w:kern w:val="2"/>
      <w:sz w:val="28"/>
      <w:szCs w:val="21"/>
    </w:rPr>
  </w:style>
  <w:style w:type="paragraph" w:customStyle="1" w:styleId="GB231215">
    <w:name w:val="正文 仿宋GB2312四号 1.5倍"/>
    <w:basedOn w:val="af9"/>
    <w:link w:val="GB231215Char"/>
    <w:pPr>
      <w:widowControl w:val="0"/>
      <w:ind w:firstLine="560"/>
      <w:jc w:val="both"/>
    </w:pPr>
    <w:rPr>
      <w:rFonts w:ascii="仿宋_GB2312" w:eastAsia="仿宋_GB2312" w:hAnsi="仿宋"/>
      <w:sz w:val="28"/>
    </w:rPr>
  </w:style>
  <w:style w:type="paragraph" w:customStyle="1" w:styleId="41">
    <w:name w:val="_附录标题 4"/>
    <w:next w:val="af9"/>
    <w:pPr>
      <w:numPr>
        <w:ilvl w:val="4"/>
        <w:numId w:val="6"/>
      </w:numPr>
      <w:spacing w:before="120" w:after="120"/>
      <w:outlineLvl w:val="4"/>
    </w:pPr>
    <w:rPr>
      <w:rFonts w:ascii="黑体" w:eastAsia="黑体"/>
      <w:b/>
      <w:bCs/>
      <w:kern w:val="2"/>
      <w:sz w:val="28"/>
      <w:szCs w:val="24"/>
    </w:rPr>
  </w:style>
  <w:style w:type="paragraph" w:customStyle="1" w:styleId="afffffff0">
    <w:name w:val="事件"/>
    <w:basedOn w:val="af9"/>
    <w:pPr>
      <w:widowControl w:val="0"/>
      <w:tabs>
        <w:tab w:val="left" w:pos="227"/>
      </w:tabs>
      <w:spacing w:line="240" w:lineRule="auto"/>
      <w:ind w:left="680" w:hanging="453"/>
      <w:jc w:val="both"/>
    </w:pPr>
  </w:style>
  <w:style w:type="paragraph" w:customStyle="1" w:styleId="805">
    <w:name w:val="805正文"/>
    <w:basedOn w:val="af9"/>
    <w:link w:val="805Char"/>
    <w:pPr>
      <w:widowControl w:val="0"/>
      <w:jc w:val="both"/>
    </w:pPr>
    <w:rPr>
      <w:rFonts w:ascii="仿宋_GB2312" w:eastAsia="仿宋_GB2312"/>
    </w:rPr>
  </w:style>
  <w:style w:type="paragraph" w:customStyle="1" w:styleId="affffa">
    <w:name w:val="深空正文"/>
    <w:basedOn w:val="af9"/>
    <w:link w:val="Charf2"/>
    <w:pPr>
      <w:widowControl w:val="0"/>
      <w:tabs>
        <w:tab w:val="left" w:pos="993"/>
      </w:tabs>
      <w:spacing w:before="120" w:after="120"/>
      <w:ind w:firstLine="480"/>
    </w:pPr>
    <w:rPr>
      <w:snapToGrid w:val="0"/>
    </w:rPr>
  </w:style>
  <w:style w:type="paragraph" w:customStyle="1" w:styleId="2f">
    <w:name w:val="首行缩进:  2 字符"/>
    <w:basedOn w:val="af9"/>
    <w:pPr>
      <w:widowControl w:val="0"/>
      <w:ind w:firstLine="480"/>
      <w:jc w:val="both"/>
    </w:pPr>
    <w:rPr>
      <w:rFonts w:cs="宋体"/>
      <w:szCs w:val="20"/>
    </w:rPr>
  </w:style>
  <w:style w:type="paragraph" w:customStyle="1" w:styleId="affffb">
    <w:name w:val="文本"/>
    <w:basedOn w:val="af9"/>
    <w:link w:val="Charf3"/>
    <w:pPr>
      <w:widowControl w:val="0"/>
      <w:spacing w:beforeLines="25" w:afterLines="25"/>
      <w:jc w:val="both"/>
    </w:pPr>
    <w:rPr>
      <w:rFonts w:ascii="Calibri" w:hAnsi="Calibri"/>
      <w:szCs w:val="22"/>
    </w:rPr>
  </w:style>
  <w:style w:type="paragraph" w:customStyle="1" w:styleId="Char13">
    <w:name w:val="Char1"/>
    <w:basedOn w:val="af9"/>
    <w:pPr>
      <w:spacing w:after="160" w:line="240" w:lineRule="exact"/>
    </w:pPr>
    <w:rPr>
      <w:rFonts w:ascii="Arial" w:eastAsia="Times New Roman" w:hAnsi="Arial" w:cs="Verdana"/>
      <w:b/>
      <w:kern w:val="0"/>
      <w:lang w:eastAsia="en-US"/>
    </w:rPr>
  </w:style>
  <w:style w:type="paragraph" w:customStyle="1" w:styleId="a">
    <w:name w:val="深空图编号"/>
    <w:basedOn w:val="af9"/>
    <w:next w:val="affffa"/>
    <w:link w:val="Char3"/>
    <w:pPr>
      <w:widowControl w:val="0"/>
      <w:numPr>
        <w:numId w:val="7"/>
      </w:numPr>
      <w:spacing w:beforeLines="50" w:afterLines="50" w:line="240" w:lineRule="auto"/>
      <w:jc w:val="center"/>
    </w:pPr>
    <w:rPr>
      <w:rFonts w:eastAsia="黑体"/>
      <w:szCs w:val="22"/>
    </w:rPr>
  </w:style>
  <w:style w:type="paragraph" w:customStyle="1" w:styleId="46">
    <w:name w:val="题4"/>
    <w:basedOn w:val="af9"/>
    <w:pPr>
      <w:widowControl w:val="0"/>
      <w:tabs>
        <w:tab w:val="left" w:pos="1446"/>
      </w:tabs>
      <w:adjustRightInd w:val="0"/>
      <w:spacing w:beforeLines="20" w:afterLines="20" w:line="288" w:lineRule="auto"/>
      <w:ind w:left="1446" w:hanging="482"/>
      <w:textAlignment w:val="baseline"/>
    </w:pPr>
    <w:rPr>
      <w:kern w:val="0"/>
    </w:rPr>
  </w:style>
  <w:style w:type="paragraph" w:customStyle="1" w:styleId="affffe">
    <w:name w:val="表格内容"/>
    <w:basedOn w:val="af9"/>
    <w:link w:val="Charf4"/>
    <w:pPr>
      <w:widowControl w:val="0"/>
      <w:adjustRightInd w:val="0"/>
      <w:snapToGrid w:val="0"/>
      <w:spacing w:line="240" w:lineRule="auto"/>
      <w:jc w:val="center"/>
    </w:pPr>
    <w:rPr>
      <w:sz w:val="18"/>
      <w:szCs w:val="18"/>
    </w:rPr>
  </w:style>
  <w:style w:type="paragraph" w:customStyle="1" w:styleId="aff3">
    <w:name w:val="我的表格正文"/>
    <w:basedOn w:val="af9"/>
    <w:link w:val="Char"/>
    <w:rPr>
      <w:szCs w:val="20"/>
    </w:rPr>
  </w:style>
  <w:style w:type="paragraph" w:customStyle="1" w:styleId="affffff2">
    <w:name w:val="空间中心附表"/>
    <w:basedOn w:val="1"/>
    <w:link w:val="CharChar4"/>
    <w:pPr>
      <w:numPr>
        <w:numId w:val="0"/>
      </w:numPr>
      <w:tabs>
        <w:tab w:val="left" w:pos="1260"/>
      </w:tabs>
      <w:adjustRightInd w:val="0"/>
      <w:snapToGrid w:val="0"/>
      <w:spacing w:before="0" w:after="0" w:line="240" w:lineRule="auto"/>
      <w:ind w:left="1260" w:hanging="420"/>
    </w:pPr>
    <w:rPr>
      <w:b w:val="0"/>
      <w:sz w:val="24"/>
    </w:rPr>
  </w:style>
  <w:style w:type="paragraph" w:customStyle="1" w:styleId="Char3CharCharCharCharChar1CharCharCharChar">
    <w:name w:val="Char3 Char Char Char Char Char1 Char Char Char Char"/>
    <w:basedOn w:val="af9"/>
    <w:pPr>
      <w:spacing w:after="160" w:line="240" w:lineRule="exact"/>
    </w:pPr>
    <w:rPr>
      <w:rFonts w:ascii="Arial" w:eastAsia="Times New Roman" w:hAnsi="Arial" w:cs="Verdana"/>
      <w:b/>
      <w:kern w:val="0"/>
      <w:lang w:eastAsia="en-US"/>
    </w:rPr>
  </w:style>
  <w:style w:type="paragraph" w:customStyle="1" w:styleId="21">
    <w:name w:val="_列表项2"/>
    <w:next w:val="af9"/>
    <w:link w:val="2Char0"/>
    <w:pPr>
      <w:numPr>
        <w:numId w:val="8"/>
      </w:numPr>
      <w:tabs>
        <w:tab w:val="clear" w:pos="845"/>
        <w:tab w:val="left" w:pos="839"/>
      </w:tabs>
      <w:spacing w:line="360" w:lineRule="auto"/>
      <w:ind w:left="839"/>
      <w:jc w:val="both"/>
    </w:pPr>
    <w:rPr>
      <w:kern w:val="2"/>
      <w:sz w:val="24"/>
      <w:szCs w:val="24"/>
    </w:rPr>
  </w:style>
  <w:style w:type="paragraph" w:customStyle="1" w:styleId="afffffff1">
    <w:name w:val="软件标识"/>
    <w:basedOn w:val="afffffff2"/>
    <w:pPr>
      <w:framePr w:wrap="notBeside" w:vAnchor="page" w:hAnchor="page" w:x="1589" w:y="1419"/>
    </w:pPr>
    <w:rPr>
      <w:b w:val="0"/>
      <w:caps/>
      <w:sz w:val="28"/>
    </w:rPr>
  </w:style>
  <w:style w:type="paragraph" w:customStyle="1" w:styleId="53">
    <w:name w:val="题5"/>
    <w:basedOn w:val="af9"/>
    <w:pPr>
      <w:widowControl w:val="0"/>
      <w:tabs>
        <w:tab w:val="left" w:pos="964"/>
      </w:tabs>
      <w:adjustRightInd w:val="0"/>
      <w:spacing w:beforeLines="20" w:afterLines="20" w:line="288" w:lineRule="auto"/>
      <w:ind w:left="964" w:hanging="482"/>
      <w:textAlignment w:val="baseline"/>
    </w:pPr>
    <w:rPr>
      <w:kern w:val="0"/>
    </w:rPr>
  </w:style>
  <w:style w:type="paragraph" w:customStyle="1" w:styleId="38">
    <w:name w:val="无标题条文3"/>
    <w:basedOn w:val="30"/>
    <w:pPr>
      <w:keepNext w:val="0"/>
      <w:keepLines w:val="0"/>
      <w:widowControl w:val="0"/>
      <w:tabs>
        <w:tab w:val="left" w:pos="680"/>
      </w:tabs>
      <w:adjustRightInd w:val="0"/>
      <w:snapToGrid w:val="0"/>
      <w:spacing w:beforeLines="0" w:after="0" w:afterAutospacing="0" w:line="300" w:lineRule="auto"/>
      <w:ind w:left="680" w:hanging="680"/>
    </w:pPr>
    <w:rPr>
      <w:rFonts w:ascii="黑体" w:hAnsi="Arial"/>
      <w:b w:val="0"/>
      <w:bCs w:val="0"/>
      <w:sz w:val="21"/>
      <w:szCs w:val="20"/>
    </w:rPr>
  </w:style>
  <w:style w:type="paragraph" w:customStyle="1" w:styleId="TOC10">
    <w:name w:val="TOC 标题1"/>
    <w:basedOn w:val="1"/>
    <w:next w:val="af9"/>
    <w:pPr>
      <w:numPr>
        <w:numId w:val="0"/>
      </w:numPr>
      <w:spacing w:before="480" w:after="0" w:line="276" w:lineRule="auto"/>
      <w:outlineLvl w:val="9"/>
    </w:pPr>
    <w:rPr>
      <w:rFonts w:ascii="Cambria" w:hAnsi="Cambria"/>
      <w:color w:val="365F91"/>
      <w:kern w:val="0"/>
    </w:rPr>
  </w:style>
  <w:style w:type="paragraph" w:customStyle="1" w:styleId="1MQY">
    <w:name w:val="样式 标题 1一级MQY + 宋体"/>
    <w:basedOn w:val="1"/>
    <w:pPr>
      <w:numPr>
        <w:numId w:val="9"/>
      </w:numPr>
      <w:adjustRightInd w:val="0"/>
      <w:snapToGrid w:val="0"/>
      <w:spacing w:before="240" w:after="120"/>
    </w:pPr>
    <w:rPr>
      <w:rFonts w:ascii="宋体" w:hAnsi="宋体"/>
      <w:sz w:val="32"/>
    </w:rPr>
  </w:style>
  <w:style w:type="paragraph" w:customStyle="1" w:styleId="33">
    <w:name w:val="3级"/>
    <w:pPr>
      <w:numPr>
        <w:ilvl w:val="2"/>
        <w:numId w:val="10"/>
      </w:numPr>
      <w:tabs>
        <w:tab w:val="left" w:pos="709"/>
      </w:tabs>
      <w:spacing w:beforeLines="50" w:before="156" w:afterLines="50" w:after="156"/>
      <w:outlineLvl w:val="2"/>
    </w:pPr>
    <w:rPr>
      <w:rFonts w:eastAsia="黑体"/>
      <w:b/>
      <w:kern w:val="2"/>
      <w:sz w:val="28"/>
      <w:szCs w:val="24"/>
    </w:rPr>
  </w:style>
  <w:style w:type="paragraph" w:customStyle="1" w:styleId="afffffff3">
    <w:name w:val="编号"/>
    <w:basedOn w:val="af9"/>
    <w:next w:val="af9"/>
    <w:pPr>
      <w:widowControl w:val="0"/>
      <w:spacing w:line="240" w:lineRule="auto"/>
      <w:jc w:val="center"/>
      <w:textAlignment w:val="bottom"/>
    </w:pPr>
    <w:rPr>
      <w:caps/>
      <w:kern w:val="0"/>
    </w:rPr>
  </w:style>
  <w:style w:type="paragraph" w:customStyle="1" w:styleId="font6">
    <w:name w:val="font6"/>
    <w:basedOn w:val="af9"/>
    <w:pPr>
      <w:spacing w:before="100" w:beforeAutospacing="1" w:after="100" w:afterAutospacing="1"/>
    </w:pPr>
    <w:rPr>
      <w:kern w:val="0"/>
      <w:sz w:val="22"/>
      <w:szCs w:val="22"/>
    </w:rPr>
  </w:style>
  <w:style w:type="paragraph" w:customStyle="1" w:styleId="MTDisplayEquation">
    <w:name w:val="MTDisplayEquation"/>
    <w:basedOn w:val="af9"/>
    <w:next w:val="af9"/>
    <w:pPr>
      <w:tabs>
        <w:tab w:val="center" w:pos="4540"/>
        <w:tab w:val="right" w:pos="9080"/>
      </w:tabs>
      <w:textAlignment w:val="baseline"/>
    </w:pPr>
    <w:rPr>
      <w:kern w:val="0"/>
    </w:rPr>
  </w:style>
  <w:style w:type="paragraph" w:customStyle="1" w:styleId="22">
    <w:name w:val="并列条文2"/>
    <w:basedOn w:val="af9"/>
    <w:pPr>
      <w:widowControl w:val="0"/>
      <w:numPr>
        <w:numId w:val="11"/>
      </w:numPr>
      <w:tabs>
        <w:tab w:val="clear" w:pos="1155"/>
        <w:tab w:val="left" w:pos="1260"/>
      </w:tabs>
      <w:spacing w:line="300" w:lineRule="auto"/>
      <w:ind w:leftChars="500" w:left="1260" w:hangingChars="100" w:hanging="210"/>
      <w:jc w:val="both"/>
    </w:pPr>
  </w:style>
  <w:style w:type="paragraph" w:customStyle="1" w:styleId="43">
    <w:name w:val="4级"/>
    <w:pPr>
      <w:numPr>
        <w:ilvl w:val="3"/>
        <w:numId w:val="10"/>
      </w:numPr>
      <w:tabs>
        <w:tab w:val="left" w:pos="851"/>
      </w:tabs>
      <w:spacing w:before="120" w:after="120"/>
      <w:outlineLvl w:val="3"/>
    </w:pPr>
    <w:rPr>
      <w:rFonts w:eastAsia="黑体"/>
      <w:b/>
      <w:kern w:val="2"/>
      <w:sz w:val="28"/>
      <w:szCs w:val="28"/>
    </w:rPr>
  </w:style>
  <w:style w:type="paragraph" w:customStyle="1" w:styleId="afffffff2">
    <w:name w:val="文件名"/>
    <w:basedOn w:val="af9"/>
    <w:pPr>
      <w:widowControl w:val="0"/>
      <w:spacing w:line="240" w:lineRule="auto"/>
      <w:jc w:val="center"/>
    </w:pPr>
    <w:rPr>
      <w:b/>
      <w:bCs/>
      <w:sz w:val="44"/>
      <w:szCs w:val="44"/>
    </w:rPr>
  </w:style>
  <w:style w:type="paragraph" w:customStyle="1" w:styleId="font7">
    <w:name w:val="font7"/>
    <w:basedOn w:val="af9"/>
    <w:pPr>
      <w:spacing w:before="100" w:beforeAutospacing="1" w:after="100" w:afterAutospacing="1"/>
    </w:pPr>
    <w:rPr>
      <w:rFonts w:ascii="宋体" w:hAnsi="宋体" w:cs="宋体"/>
      <w:kern w:val="0"/>
      <w:sz w:val="22"/>
      <w:szCs w:val="22"/>
    </w:rPr>
  </w:style>
  <w:style w:type="paragraph" w:customStyle="1" w:styleId="2MQY">
    <w:name w:val="样式 标题 2二级MQY + 宋体"/>
    <w:basedOn w:val="2"/>
    <w:pPr>
      <w:numPr>
        <w:ilvl w:val="0"/>
        <w:numId w:val="12"/>
      </w:numPr>
      <w:adjustRightInd w:val="0"/>
      <w:snapToGrid w:val="0"/>
      <w:spacing w:before="240" w:after="120"/>
    </w:pPr>
    <w:rPr>
      <w:rFonts w:ascii="宋体" w:hAnsi="宋体"/>
      <w:sz w:val="28"/>
      <w:szCs w:val="32"/>
    </w:rPr>
  </w:style>
  <w:style w:type="paragraph" w:customStyle="1" w:styleId="1f5">
    <w:name w:val="并列条文1"/>
    <w:basedOn w:val="af9"/>
    <w:pPr>
      <w:widowControl w:val="0"/>
      <w:adjustRightInd w:val="0"/>
      <w:spacing w:line="300" w:lineRule="auto"/>
      <w:jc w:val="both"/>
    </w:pPr>
  </w:style>
  <w:style w:type="paragraph" w:customStyle="1" w:styleId="39">
    <w:name w:val="空间中心标题3"/>
    <w:basedOn w:val="30"/>
    <w:pPr>
      <w:adjustRightInd w:val="0"/>
      <w:snapToGrid w:val="0"/>
      <w:spacing w:before="60" w:after="20"/>
    </w:pPr>
    <w:rPr>
      <w:bCs w:val="0"/>
      <w:szCs w:val="20"/>
    </w:rPr>
  </w:style>
  <w:style w:type="paragraph" w:customStyle="1" w:styleId="Char30">
    <w:name w:val="Char3"/>
    <w:basedOn w:val="40"/>
    <w:pPr>
      <w:numPr>
        <w:ilvl w:val="0"/>
        <w:numId w:val="0"/>
      </w:numPr>
      <w:tabs>
        <w:tab w:val="left" w:pos="993"/>
        <w:tab w:val="left" w:pos="2160"/>
      </w:tabs>
      <w:spacing w:before="120" w:after="120"/>
    </w:pPr>
    <w:rPr>
      <w:rFonts w:ascii="Times New Roman" w:hAnsi="Times New Roman"/>
      <w:szCs w:val="24"/>
    </w:rPr>
  </w:style>
  <w:style w:type="paragraph" w:customStyle="1" w:styleId="13">
    <w:name w:val="深空1级"/>
    <w:basedOn w:val="af9"/>
    <w:next w:val="affffa"/>
    <w:link w:val="1Char"/>
    <w:pPr>
      <w:widowControl w:val="0"/>
      <w:numPr>
        <w:numId w:val="13"/>
      </w:numPr>
      <w:tabs>
        <w:tab w:val="left" w:pos="284"/>
      </w:tabs>
      <w:adjustRightInd w:val="0"/>
      <w:snapToGrid w:val="0"/>
      <w:spacing w:beforeLines="50" w:afterLines="50" w:line="240" w:lineRule="auto"/>
      <w:ind w:left="0" w:firstLine="0"/>
      <w:jc w:val="both"/>
      <w:textAlignment w:val="center"/>
      <w:outlineLvl w:val="0"/>
    </w:pPr>
    <w:rPr>
      <w:rFonts w:eastAsia="黑体"/>
      <w:b/>
      <w:sz w:val="32"/>
      <w:szCs w:val="32"/>
    </w:rPr>
  </w:style>
  <w:style w:type="paragraph" w:customStyle="1" w:styleId="afffffff4">
    <w:name w:val="表格标题行"/>
    <w:basedOn w:val="af9"/>
    <w:pPr>
      <w:widowControl w:val="0"/>
      <w:spacing w:line="240" w:lineRule="auto"/>
      <w:jc w:val="both"/>
    </w:pPr>
    <w:rPr>
      <w:szCs w:val="20"/>
    </w:rPr>
  </w:style>
  <w:style w:type="paragraph" w:customStyle="1" w:styleId="24">
    <w:name w:val="深空2级"/>
    <w:basedOn w:val="af9"/>
    <w:next w:val="affffa"/>
    <w:link w:val="2Char"/>
    <w:pPr>
      <w:widowControl w:val="0"/>
      <w:numPr>
        <w:ilvl w:val="1"/>
        <w:numId w:val="13"/>
      </w:numPr>
      <w:tabs>
        <w:tab w:val="left" w:pos="567"/>
      </w:tabs>
      <w:spacing w:beforeLines="50" w:afterLines="50"/>
      <w:jc w:val="both"/>
      <w:outlineLvl w:val="1"/>
    </w:pPr>
    <w:rPr>
      <w:rFonts w:eastAsia="黑体"/>
      <w:b/>
      <w:sz w:val="30"/>
      <w:szCs w:val="30"/>
    </w:rPr>
  </w:style>
  <w:style w:type="paragraph" w:customStyle="1" w:styleId="afffffff5">
    <w:name w:val="单位"/>
    <w:basedOn w:val="af9"/>
    <w:pPr>
      <w:widowControl w:val="0"/>
      <w:tabs>
        <w:tab w:val="left" w:pos="2731"/>
      </w:tabs>
      <w:spacing w:line="300" w:lineRule="auto"/>
      <w:jc w:val="center"/>
    </w:pPr>
    <w:rPr>
      <w:sz w:val="28"/>
      <w:szCs w:val="28"/>
    </w:rPr>
  </w:style>
  <w:style w:type="paragraph" w:customStyle="1" w:styleId="afffffff6">
    <w:name w:val="_目录和摘要"/>
    <w:next w:val="af9"/>
    <w:pPr>
      <w:spacing w:line="360" w:lineRule="auto"/>
      <w:jc w:val="center"/>
    </w:pPr>
    <w:rPr>
      <w:bCs/>
      <w:kern w:val="2"/>
      <w:sz w:val="30"/>
      <w:szCs w:val="24"/>
    </w:rPr>
  </w:style>
  <w:style w:type="paragraph" w:customStyle="1" w:styleId="xl65">
    <w:name w:val="xl65"/>
    <w:basedOn w:val="af9"/>
    <w:pPr>
      <w:spacing w:before="100" w:beforeAutospacing="1" w:after="100" w:afterAutospacing="1"/>
      <w:jc w:val="center"/>
    </w:pPr>
    <w:rPr>
      <w:kern w:val="0"/>
    </w:rPr>
  </w:style>
  <w:style w:type="paragraph" w:customStyle="1" w:styleId="32">
    <w:name w:val="深空3级"/>
    <w:basedOn w:val="af9"/>
    <w:next w:val="affffa"/>
    <w:link w:val="3Char"/>
    <w:pPr>
      <w:widowControl w:val="0"/>
      <w:numPr>
        <w:ilvl w:val="2"/>
        <w:numId w:val="13"/>
      </w:numPr>
      <w:tabs>
        <w:tab w:val="left" w:pos="709"/>
      </w:tabs>
      <w:spacing w:beforeLines="50" w:afterLines="50" w:line="240" w:lineRule="auto"/>
      <w:ind w:left="0" w:hangingChars="270" w:hanging="270"/>
      <w:jc w:val="both"/>
      <w:outlineLvl w:val="2"/>
    </w:pPr>
    <w:rPr>
      <w:rFonts w:eastAsia="黑体" w:hAnsi="Calibri"/>
      <w:sz w:val="28"/>
      <w:szCs w:val="28"/>
    </w:rPr>
  </w:style>
  <w:style w:type="paragraph" w:customStyle="1" w:styleId="CharCharChar2CharCharCharChar">
    <w:name w:val="Char Char Char2 Char Char Char Char"/>
    <w:basedOn w:val="af9"/>
    <w:pPr>
      <w:widowControl w:val="0"/>
      <w:spacing w:line="240" w:lineRule="auto"/>
      <w:jc w:val="both"/>
    </w:pPr>
    <w:rPr>
      <w:rFonts w:ascii="Tahoma" w:hAnsi="Tahoma"/>
      <w:szCs w:val="20"/>
    </w:rPr>
  </w:style>
  <w:style w:type="paragraph" w:customStyle="1" w:styleId="2f0">
    <w:name w:val="样式 样式正文首行缩进2字符 + 宋体 小四 +"/>
    <w:basedOn w:val="af9"/>
    <w:pPr>
      <w:widowControl w:val="0"/>
      <w:spacing w:line="400" w:lineRule="exact"/>
      <w:ind w:firstLine="420"/>
      <w:jc w:val="both"/>
    </w:pPr>
    <w:rPr>
      <w:rFonts w:ascii="宋体" w:hAnsi="宋体" w:cs="宋体"/>
      <w:szCs w:val="20"/>
    </w:rPr>
  </w:style>
  <w:style w:type="paragraph" w:customStyle="1" w:styleId="CharCharCharCharCharCharChar">
    <w:name w:val="Char Char Char Char Char Char Char"/>
    <w:basedOn w:val="af9"/>
    <w:rPr>
      <w:rFonts w:ascii="Arial" w:hAnsi="Arial"/>
      <w:szCs w:val="21"/>
    </w:rPr>
  </w:style>
  <w:style w:type="paragraph" w:customStyle="1" w:styleId="ZchnZchn1">
    <w:name w:val="Zchn Zchn1"/>
    <w:basedOn w:val="af9"/>
    <w:pPr>
      <w:spacing w:after="160" w:line="240" w:lineRule="exact"/>
    </w:pPr>
    <w:rPr>
      <w:rFonts w:ascii="Arial" w:eastAsia="黑体" w:hAnsi="Arial"/>
      <w:b/>
      <w:bCs/>
      <w:sz w:val="28"/>
    </w:rPr>
  </w:style>
  <w:style w:type="paragraph" w:customStyle="1" w:styleId="42">
    <w:name w:val="深空4级"/>
    <w:basedOn w:val="af9"/>
    <w:next w:val="affffa"/>
    <w:link w:val="4Char"/>
    <w:pPr>
      <w:widowControl w:val="0"/>
      <w:numPr>
        <w:ilvl w:val="3"/>
        <w:numId w:val="13"/>
      </w:numPr>
      <w:tabs>
        <w:tab w:val="left" w:pos="993"/>
      </w:tabs>
      <w:adjustRightInd w:val="0"/>
      <w:snapToGrid w:val="0"/>
      <w:spacing w:beforeLines="50" w:afterLines="50" w:line="240" w:lineRule="auto"/>
      <w:ind w:left="0" w:firstLine="0"/>
      <w:jc w:val="both"/>
      <w:outlineLvl w:val="3"/>
    </w:pPr>
    <w:rPr>
      <w:sz w:val="28"/>
      <w:szCs w:val="22"/>
    </w:rPr>
  </w:style>
  <w:style w:type="paragraph" w:customStyle="1" w:styleId="2f1">
    <w:name w:val="2"/>
    <w:next w:val="af9"/>
    <w:pPr>
      <w:spacing w:line="360" w:lineRule="auto"/>
    </w:pPr>
    <w:rPr>
      <w:kern w:val="2"/>
      <w:sz w:val="21"/>
      <w:szCs w:val="24"/>
    </w:rPr>
  </w:style>
  <w:style w:type="paragraph" w:customStyle="1" w:styleId="xl70">
    <w:name w:val="xl70"/>
    <w:basedOn w:val="af9"/>
    <w:pPr>
      <w:spacing w:before="100" w:beforeAutospacing="1" w:after="100" w:afterAutospacing="1"/>
    </w:pPr>
    <w:rPr>
      <w:kern w:val="0"/>
    </w:rPr>
  </w:style>
  <w:style w:type="paragraph" w:customStyle="1" w:styleId="50">
    <w:name w:val="深空5级"/>
    <w:basedOn w:val="af9"/>
    <w:next w:val="affffa"/>
    <w:link w:val="5Char"/>
    <w:pPr>
      <w:widowControl w:val="0"/>
      <w:numPr>
        <w:ilvl w:val="4"/>
        <w:numId w:val="13"/>
      </w:numPr>
      <w:tabs>
        <w:tab w:val="left" w:pos="1134"/>
      </w:tabs>
      <w:spacing w:beforeLines="50" w:afterLines="50" w:line="240" w:lineRule="auto"/>
      <w:ind w:left="0" w:firstLine="0"/>
      <w:jc w:val="both"/>
      <w:outlineLvl w:val="4"/>
    </w:pPr>
    <w:rPr>
      <w:sz w:val="28"/>
      <w:szCs w:val="22"/>
    </w:rPr>
  </w:style>
  <w:style w:type="paragraph" w:customStyle="1" w:styleId="af5">
    <w:name w:val="附录三级条"/>
    <w:basedOn w:val="af4"/>
    <w:next w:val="af9"/>
    <w:pPr>
      <w:numPr>
        <w:ilvl w:val="4"/>
      </w:numPr>
      <w:ind w:left="0"/>
      <w:outlineLvl w:val="4"/>
    </w:pPr>
  </w:style>
  <w:style w:type="paragraph" w:customStyle="1" w:styleId="a0">
    <w:name w:val="二级无标题条"/>
    <w:basedOn w:val="aa"/>
    <w:pPr>
      <w:numPr>
        <w:numId w:val="2"/>
      </w:numPr>
      <w:spacing w:beforeLines="0" w:before="0" w:afterLines="0" w:after="0"/>
      <w:ind w:left="0"/>
    </w:pPr>
    <w:rPr>
      <w:b w:val="0"/>
    </w:rPr>
  </w:style>
  <w:style w:type="paragraph" w:customStyle="1" w:styleId="afffff0">
    <w:name w:val="表格文字"/>
    <w:basedOn w:val="af9"/>
    <w:link w:val="Charf5"/>
    <w:pPr>
      <w:adjustRightInd w:val="0"/>
      <w:snapToGrid w:val="0"/>
      <w:jc w:val="center"/>
      <w:textAlignment w:val="baseline"/>
    </w:pPr>
    <w:rPr>
      <w:rFonts w:ascii="宋体" w:hAnsi="Courier New" w:cs="Courier New"/>
      <w:szCs w:val="21"/>
    </w:rPr>
  </w:style>
  <w:style w:type="paragraph" w:customStyle="1" w:styleId="af4">
    <w:name w:val="附录二级条"/>
    <w:basedOn w:val="affffffc"/>
    <w:next w:val="af9"/>
    <w:pPr>
      <w:numPr>
        <w:ilvl w:val="3"/>
        <w:numId w:val="14"/>
      </w:numPr>
      <w:ind w:left="0"/>
      <w:outlineLvl w:val="3"/>
    </w:pPr>
  </w:style>
  <w:style w:type="paragraph" w:customStyle="1" w:styleId="a1">
    <w:name w:val="三级无标题条"/>
    <w:basedOn w:val="ab"/>
    <w:pPr>
      <w:numPr>
        <w:numId w:val="2"/>
      </w:numPr>
      <w:spacing w:beforeLines="0" w:before="0" w:afterLines="0" w:after="0"/>
      <w:ind w:left="0"/>
    </w:pPr>
    <w:rPr>
      <w:b w:val="0"/>
    </w:rPr>
  </w:style>
  <w:style w:type="paragraph" w:customStyle="1" w:styleId="afffffff7">
    <w:name w:val="正文样式"/>
    <w:pPr>
      <w:spacing w:line="360" w:lineRule="auto"/>
      <w:ind w:firstLine="482"/>
    </w:pPr>
    <w:rPr>
      <w:kern w:val="2"/>
      <w:sz w:val="24"/>
    </w:rPr>
  </w:style>
  <w:style w:type="paragraph" w:customStyle="1" w:styleId="CharCharChar1CharCharCharCharCharCharChar">
    <w:name w:val="Char Char Char1 Char Char Char Char Char Char Char"/>
    <w:basedOn w:val="af9"/>
    <w:pPr>
      <w:spacing w:after="160" w:line="240" w:lineRule="exact"/>
      <w:jc w:val="center"/>
    </w:pPr>
    <w:rPr>
      <w:rFonts w:ascii="Arial" w:eastAsia="Times New Roman" w:hAnsi="Arial" w:cs="Verdana"/>
      <w:b/>
      <w:kern w:val="0"/>
      <w:lang w:eastAsia="en-US"/>
    </w:rPr>
  </w:style>
  <w:style w:type="paragraph" w:customStyle="1" w:styleId="afffff2">
    <w:name w:val="_正文"/>
    <w:basedOn w:val="af9"/>
    <w:link w:val="Charf7"/>
    <w:qFormat/>
    <w:pPr>
      <w:widowControl w:val="0"/>
      <w:spacing w:beforeLines="50" w:before="50" w:line="480" w:lineRule="exact"/>
      <w:jc w:val="both"/>
    </w:pPr>
    <w:rPr>
      <w:rFonts w:ascii="仿宋_GB2312" w:hAnsi="宋体"/>
      <w:szCs w:val="20"/>
    </w:rPr>
  </w:style>
  <w:style w:type="paragraph" w:customStyle="1" w:styleId="affffffc">
    <w:name w:val="附录一级条"/>
    <w:basedOn w:val="af3"/>
    <w:next w:val="af9"/>
    <w:pPr>
      <w:numPr>
        <w:ilvl w:val="0"/>
        <w:numId w:val="0"/>
      </w:numPr>
      <w:outlineLvl w:val="2"/>
    </w:pPr>
    <w:rPr>
      <w:sz w:val="24"/>
      <w:szCs w:val="24"/>
    </w:rPr>
  </w:style>
  <w:style w:type="paragraph" w:customStyle="1" w:styleId="a2">
    <w:name w:val="四级无标题条"/>
    <w:basedOn w:val="ac"/>
    <w:pPr>
      <w:numPr>
        <w:numId w:val="2"/>
      </w:numPr>
      <w:spacing w:beforeLines="0" w:before="0" w:afterLines="0" w:after="0"/>
      <w:ind w:left="0"/>
    </w:pPr>
    <w:rPr>
      <w:b w:val="0"/>
    </w:rPr>
  </w:style>
  <w:style w:type="paragraph" w:customStyle="1" w:styleId="CharCharCharCharCharCharCharCharChar0">
    <w:name w:val="Char Char Char Char Char Char Char Char Char"/>
    <w:basedOn w:val="af9"/>
    <w:pPr>
      <w:spacing w:after="160" w:line="240" w:lineRule="exact"/>
    </w:pPr>
    <w:rPr>
      <w:rFonts w:ascii="Arial" w:eastAsia="Times New Roman" w:hAnsi="Arial" w:cs="Verdana"/>
      <w:b/>
      <w:kern w:val="0"/>
      <w:lang w:eastAsia="en-US"/>
    </w:rPr>
  </w:style>
  <w:style w:type="paragraph" w:customStyle="1" w:styleId="afff3">
    <w:name w:val="图表标题"/>
    <w:basedOn w:val="af9"/>
    <w:link w:val="afff2"/>
    <w:pPr>
      <w:snapToGrid w:val="0"/>
      <w:spacing w:beforeLines="50" w:before="50" w:afterLines="50" w:after="50" w:line="240" w:lineRule="auto"/>
      <w:jc w:val="center"/>
    </w:pPr>
    <w:rPr>
      <w:rFonts w:eastAsia="黑体"/>
    </w:rPr>
  </w:style>
  <w:style w:type="paragraph" w:customStyle="1" w:styleId="afffffff8">
    <w:name w:val="编号区"/>
    <w:basedOn w:val="afffffff3"/>
    <w:pPr>
      <w:jc w:val="right"/>
    </w:pPr>
  </w:style>
  <w:style w:type="paragraph" w:customStyle="1" w:styleId="affffff">
    <w:name w:val="表格中的字"/>
    <w:basedOn w:val="af9"/>
    <w:next w:val="af9"/>
    <w:link w:val="Charfa"/>
    <w:pPr>
      <w:widowControl w:val="0"/>
      <w:wordWrap w:val="0"/>
      <w:spacing w:line="240" w:lineRule="auto"/>
      <w:jc w:val="center"/>
    </w:pPr>
    <w:rPr>
      <w:sz w:val="18"/>
      <w:szCs w:val="21"/>
    </w:rPr>
  </w:style>
  <w:style w:type="paragraph" w:customStyle="1" w:styleId="CharChar4CharCharCharCharCharCharCharCharCharCharCharCharCharCharCharChar">
    <w:name w:val="Char Char4 Char Char Char Char Char Char Char Char Char Char Char Char Char Char Char Char"/>
    <w:basedOn w:val="af9"/>
    <w:pPr>
      <w:adjustRightInd w:val="0"/>
      <w:snapToGrid w:val="0"/>
      <w:spacing w:line="240" w:lineRule="auto"/>
      <w:jc w:val="both"/>
      <w:textAlignment w:val="baseline"/>
    </w:pPr>
    <w:rPr>
      <w:kern w:val="0"/>
      <w:szCs w:val="20"/>
    </w:rPr>
  </w:style>
  <w:style w:type="paragraph" w:customStyle="1" w:styleId="2f2">
    <w:name w:val="空间中心标题2"/>
    <w:basedOn w:val="2"/>
    <w:pPr>
      <w:adjustRightInd w:val="0"/>
      <w:snapToGrid w:val="0"/>
      <w:spacing w:before="120" w:after="60"/>
    </w:pPr>
    <w:rPr>
      <w:spacing w:val="-4"/>
      <w:kern w:val="28"/>
      <w:szCs w:val="20"/>
    </w:rPr>
  </w:style>
  <w:style w:type="paragraph" w:customStyle="1" w:styleId="CharChar2Char1CharCharCharCharCharCharCharCharCharCharCharCharCharCharChar">
    <w:name w:val="Char Char2 Char1 Char Char Char Char Char Char Char Char Char Char Char Char Char Char Char"/>
    <w:basedOn w:val="af9"/>
    <w:pPr>
      <w:spacing w:after="160" w:line="240" w:lineRule="exact"/>
    </w:pPr>
    <w:rPr>
      <w:rFonts w:ascii="Arial" w:eastAsia="Times New Roman" w:hAnsi="Arial" w:cs="Verdana"/>
      <w:b/>
      <w:kern w:val="0"/>
      <w:lang w:eastAsia="en-US"/>
    </w:rPr>
  </w:style>
  <w:style w:type="paragraph" w:styleId="afffff3">
    <w:name w:val="List Paragraph"/>
    <w:basedOn w:val="af9"/>
    <w:link w:val="1f0"/>
    <w:uiPriority w:val="34"/>
    <w:qFormat/>
    <w:pPr>
      <w:ind w:firstLine="420"/>
    </w:pPr>
    <w:rPr>
      <w:rFonts w:ascii="Calibri" w:hAnsi="Calibri"/>
      <w:szCs w:val="22"/>
    </w:rPr>
  </w:style>
  <w:style w:type="paragraph" w:customStyle="1" w:styleId="af3">
    <w:name w:val="附录章标题"/>
    <w:basedOn w:val="af2"/>
    <w:next w:val="af9"/>
    <w:pPr>
      <w:numPr>
        <w:ilvl w:val="1"/>
      </w:numPr>
      <w:snapToGrid w:val="0"/>
      <w:spacing w:afterLines="50" w:after="50"/>
      <w:ind w:left="0"/>
      <w:jc w:val="left"/>
      <w:outlineLvl w:val="1"/>
    </w:pPr>
  </w:style>
  <w:style w:type="paragraph" w:customStyle="1" w:styleId="xl76">
    <w:name w:val="xl76"/>
    <w:basedOn w:val="af9"/>
    <w:pPr>
      <w:spacing w:before="100" w:beforeAutospacing="1" w:after="100" w:afterAutospacing="1"/>
      <w:jc w:val="center"/>
    </w:pPr>
    <w:rPr>
      <w:rFonts w:ascii="黑体" w:eastAsia="黑体" w:hAnsi="宋体" w:cs="宋体"/>
      <w:kern w:val="0"/>
      <w:sz w:val="32"/>
      <w:szCs w:val="32"/>
    </w:rPr>
  </w:style>
  <w:style w:type="paragraph" w:customStyle="1" w:styleId="affffff1">
    <w:name w:val="图标题"/>
    <w:basedOn w:val="af9"/>
    <w:next w:val="af9"/>
    <w:link w:val="Charfb"/>
    <w:pPr>
      <w:jc w:val="center"/>
    </w:pPr>
    <w:rPr>
      <w:rFonts w:ascii="宋体" w:hAnsi="宋体"/>
      <w:b/>
      <w:szCs w:val="22"/>
    </w:rPr>
  </w:style>
  <w:style w:type="paragraph" w:customStyle="1" w:styleId="32363h3Level3HeadH3Heading3-3">
    <w:name w:val="样式 标题 3条标题（节2）（条）36标题 3第二层条h3Level 3 HeadH3Heading 3 - ...3"/>
    <w:basedOn w:val="30"/>
    <w:pPr>
      <w:spacing w:after="0" w:afterAutospacing="0"/>
    </w:pPr>
    <w:rPr>
      <w:rFonts w:cs="宋体"/>
      <w:szCs w:val="20"/>
    </w:rPr>
  </w:style>
  <w:style w:type="paragraph" w:customStyle="1" w:styleId="CharChar2Char1CharCharCharCharCharCharCharCharCharCharCharCharCharCharChar0">
    <w:name w:val="Char Char2 Char1 Char Char Char Char Char Char Char Char Char Char Char Char Char Char Char"/>
    <w:basedOn w:val="af9"/>
    <w:pPr>
      <w:spacing w:after="160" w:line="240" w:lineRule="exact"/>
    </w:pPr>
    <w:rPr>
      <w:rFonts w:ascii="Arial" w:eastAsia="Times New Roman" w:hAnsi="Arial" w:cs="Verdana"/>
      <w:b/>
      <w:kern w:val="0"/>
      <w:szCs w:val="20"/>
      <w:lang w:eastAsia="en-US"/>
    </w:rPr>
  </w:style>
  <w:style w:type="paragraph" w:customStyle="1" w:styleId="xl77">
    <w:name w:val="xl77"/>
    <w:basedOn w:val="af9"/>
    <w:pPr>
      <w:spacing w:before="100" w:beforeAutospacing="1" w:after="100" w:afterAutospacing="1"/>
      <w:jc w:val="center"/>
    </w:pPr>
    <w:rPr>
      <w:kern w:val="0"/>
    </w:rPr>
  </w:style>
  <w:style w:type="paragraph" w:styleId="afffffff9">
    <w:name w:val="No Spacing"/>
    <w:qFormat/>
    <w:pPr>
      <w:widowControl w:val="0"/>
      <w:jc w:val="both"/>
    </w:pPr>
    <w:rPr>
      <w:rFonts w:ascii="Calibri" w:hAnsi="Calibri"/>
      <w:kern w:val="2"/>
      <w:sz w:val="21"/>
      <w:szCs w:val="22"/>
    </w:rPr>
  </w:style>
  <w:style w:type="paragraph" w:customStyle="1" w:styleId="afffffffa">
    <w:name w:val="辑要页"/>
    <w:basedOn w:val="af9"/>
    <w:next w:val="af9"/>
    <w:pPr>
      <w:widowControl w:val="0"/>
      <w:snapToGrid w:val="0"/>
      <w:spacing w:line="400" w:lineRule="atLeast"/>
      <w:jc w:val="center"/>
    </w:pPr>
    <w:rPr>
      <w:rFonts w:eastAsia="黑体"/>
      <w:b/>
      <w:sz w:val="32"/>
      <w:szCs w:val="20"/>
    </w:rPr>
  </w:style>
  <w:style w:type="paragraph" w:customStyle="1" w:styleId="CharCharCharCharCharCharCharCharChar1CharCharCharCharCharCharChar">
    <w:name w:val="Char Char Char Char Char Char Char Char Char1 Char Char Char Char Char Char Char"/>
    <w:basedOn w:val="af9"/>
    <w:pPr>
      <w:spacing w:beforeLines="400" w:after="120" w:line="240" w:lineRule="exact"/>
    </w:pPr>
    <w:rPr>
      <w:rFonts w:ascii="Arial" w:eastAsia="Times New Roman" w:hAnsi="Arial" w:cs="Verdana"/>
      <w:b/>
      <w:kern w:val="0"/>
      <w:lang w:eastAsia="en-US"/>
    </w:rPr>
  </w:style>
  <w:style w:type="paragraph" w:customStyle="1" w:styleId="35">
    <w:name w:val="3"/>
    <w:basedOn w:val="af9"/>
    <w:next w:val="afffff3"/>
    <w:link w:val="Char9"/>
    <w:pPr>
      <w:ind w:firstLine="420"/>
    </w:pPr>
    <w:rPr>
      <w:rFonts w:ascii="Calibri" w:hAnsi="Calibri"/>
      <w:szCs w:val="22"/>
    </w:rPr>
  </w:style>
  <w:style w:type="paragraph" w:customStyle="1" w:styleId="1f6">
    <w:name w:val="样式 表头 + 宋体 五号1"/>
    <w:basedOn w:val="afffffffb"/>
    <w:next w:val="afffffffb"/>
    <w:pPr>
      <w:widowControl w:val="0"/>
      <w:spacing w:line="240" w:lineRule="auto"/>
      <w:ind w:left="210"/>
    </w:pPr>
    <w:rPr>
      <w:rFonts w:ascii="Times New Roman" w:hAnsi="Times New Roman"/>
      <w:b w:val="0"/>
      <w:sz w:val="21"/>
      <w:szCs w:val="20"/>
    </w:rPr>
  </w:style>
  <w:style w:type="paragraph" w:customStyle="1" w:styleId="afffffffc">
    <w:name w:val="作者单位"/>
    <w:basedOn w:val="af9"/>
    <w:next w:val="af9"/>
    <w:pPr>
      <w:jc w:val="center"/>
    </w:pPr>
    <w:rPr>
      <w:sz w:val="28"/>
      <w:szCs w:val="28"/>
    </w:rPr>
  </w:style>
  <w:style w:type="paragraph" w:customStyle="1" w:styleId="afff5">
    <w:name w:val="文本正文"/>
    <w:basedOn w:val="af9"/>
    <w:link w:val="Charb"/>
    <w:pPr>
      <w:ind w:firstLine="480"/>
    </w:pPr>
    <w:rPr>
      <w:szCs w:val="20"/>
    </w:rPr>
  </w:style>
  <w:style w:type="paragraph" w:customStyle="1" w:styleId="afffff1">
    <w:name w:val="图字体"/>
    <w:basedOn w:val="afffff"/>
    <w:link w:val="Charf6"/>
    <w:pPr>
      <w:widowControl w:val="0"/>
      <w:spacing w:afterLines="50" w:line="400" w:lineRule="atLeast"/>
    </w:pPr>
    <w:rPr>
      <w:rFonts w:ascii="Times New Roman" w:eastAsia="仿宋_GB2312" w:hAnsi="Times New Roman"/>
      <w:szCs w:val="21"/>
    </w:rPr>
  </w:style>
  <w:style w:type="paragraph" w:customStyle="1" w:styleId="151">
    <w:name w:val="样式 小一 加粗 下划线 居中 行距: 1.5 倍行距"/>
    <w:basedOn w:val="af9"/>
    <w:pPr>
      <w:jc w:val="center"/>
    </w:pPr>
    <w:rPr>
      <w:rFonts w:ascii="Calibri" w:hAnsi="Calibri" w:cs="宋体"/>
      <w:b/>
      <w:bCs/>
      <w:sz w:val="48"/>
      <w:szCs w:val="20"/>
      <w:u w:val="single"/>
    </w:rPr>
  </w:style>
  <w:style w:type="paragraph" w:customStyle="1" w:styleId="affc">
    <w:name w:val="图示"/>
    <w:basedOn w:val="af9"/>
    <w:link w:val="Char5"/>
    <w:pPr>
      <w:jc w:val="center"/>
    </w:pPr>
    <w:rPr>
      <w:b/>
    </w:rPr>
  </w:style>
  <w:style w:type="paragraph" w:customStyle="1" w:styleId="afffffffd">
    <w:name w:val="特性标题"/>
    <w:next w:val="afffffffe"/>
    <w:pPr>
      <w:keepNext/>
      <w:keepLines/>
      <w:tabs>
        <w:tab w:val="left" w:pos="907"/>
      </w:tabs>
      <w:spacing w:before="40" w:after="40" w:line="400" w:lineRule="atLeast"/>
      <w:ind w:left="907" w:hanging="425"/>
    </w:pPr>
    <w:rPr>
      <w:sz w:val="21"/>
    </w:rPr>
  </w:style>
  <w:style w:type="paragraph" w:customStyle="1" w:styleId="cboChar">
    <w:name w:val="cbo正文 Char"/>
    <w:basedOn w:val="af9"/>
    <w:link w:val="cboCharChar"/>
    <w:rPr>
      <w:rFonts w:cs="宋体"/>
      <w:kern w:val="0"/>
      <w:szCs w:val="20"/>
    </w:rPr>
  </w:style>
  <w:style w:type="paragraph" w:customStyle="1" w:styleId="afffa">
    <w:name w:val="表格"/>
    <w:basedOn w:val="af9"/>
    <w:link w:val="Chare"/>
    <w:pPr>
      <w:jc w:val="center"/>
    </w:pPr>
    <w:rPr>
      <w:b/>
    </w:rPr>
  </w:style>
  <w:style w:type="paragraph" w:customStyle="1" w:styleId="afffff5">
    <w:name w:val="图表中字体"/>
    <w:basedOn w:val="af9"/>
    <w:link w:val="Charf8"/>
    <w:qFormat/>
    <w:pPr>
      <w:widowControl w:val="0"/>
      <w:spacing w:line="240" w:lineRule="auto"/>
      <w:ind w:firstLineChars="0" w:firstLine="0"/>
      <w:jc w:val="center"/>
    </w:pPr>
    <w:rPr>
      <w:szCs w:val="22"/>
    </w:rPr>
  </w:style>
  <w:style w:type="paragraph" w:customStyle="1" w:styleId="affffffff">
    <w:name w:val="文档正文"/>
    <w:basedOn w:val="af9"/>
    <w:pPr>
      <w:snapToGrid w:val="0"/>
      <w:ind w:firstLineChars="225" w:firstLine="540"/>
    </w:pPr>
    <w:rPr>
      <w:rFonts w:hAnsi="宋体"/>
    </w:rPr>
  </w:style>
  <w:style w:type="paragraph" w:customStyle="1" w:styleId="affffffff0">
    <w:name w:val="我的正文"/>
    <w:basedOn w:val="af9"/>
    <w:pPr>
      <w:ind w:firstLine="480"/>
    </w:pPr>
    <w:rPr>
      <w:rFonts w:cs="宋体"/>
      <w:szCs w:val="20"/>
    </w:rPr>
  </w:style>
  <w:style w:type="paragraph" w:customStyle="1" w:styleId="xl68">
    <w:name w:val="xl68"/>
    <w:basedOn w:val="af9"/>
    <w:pPr>
      <w:shd w:val="clear" w:color="000000" w:fill="FFFFFF"/>
      <w:spacing w:before="100" w:beforeAutospacing="1" w:after="100" w:afterAutospacing="1"/>
    </w:pPr>
    <w:rPr>
      <w:kern w:val="0"/>
    </w:rPr>
  </w:style>
  <w:style w:type="paragraph" w:customStyle="1" w:styleId="2f3">
    <w:name w:val="表格文字2"/>
    <w:basedOn w:val="af9"/>
  </w:style>
  <w:style w:type="paragraph" w:customStyle="1" w:styleId="a3">
    <w:name w:val="五级无标题条"/>
    <w:basedOn w:val="ad"/>
    <w:pPr>
      <w:numPr>
        <w:numId w:val="2"/>
      </w:numPr>
      <w:spacing w:beforeLines="0" w:before="0" w:afterLines="0" w:after="0"/>
      <w:ind w:left="0"/>
    </w:pPr>
    <w:rPr>
      <w:b w:val="0"/>
    </w:rPr>
  </w:style>
  <w:style w:type="paragraph" w:customStyle="1" w:styleId="32363h3Level3HeadH3Heading3-1">
    <w:name w:val="样式 标题 3条标题（节2）（条）36标题 3第二层条h3Level 3 HeadH3Heading 3 - ...1"/>
    <w:basedOn w:val="30"/>
    <w:pPr>
      <w:spacing w:before="120" w:after="120" w:line="360" w:lineRule="exact"/>
    </w:pPr>
    <w:rPr>
      <w:rFonts w:cs="宋体"/>
      <w:szCs w:val="20"/>
    </w:rPr>
  </w:style>
  <w:style w:type="paragraph" w:customStyle="1" w:styleId="Charfd">
    <w:name w:val="默认段落字体 Char"/>
    <w:basedOn w:val="af9"/>
    <w:pPr>
      <w:spacing w:after="160" w:line="240" w:lineRule="exact"/>
    </w:pPr>
    <w:rPr>
      <w:rFonts w:ascii="Arial" w:eastAsia="黑体" w:hAnsi="Arial"/>
      <w:b/>
      <w:bCs/>
      <w:sz w:val="28"/>
    </w:rPr>
  </w:style>
  <w:style w:type="paragraph" w:customStyle="1" w:styleId="GF">
    <w:name w:val="GF报告正文"/>
    <w:basedOn w:val="af9"/>
    <w:pPr>
      <w:adjustRightInd w:val="0"/>
      <w:spacing w:line="360" w:lineRule="atLeast"/>
      <w:ind w:firstLine="431"/>
      <w:textAlignment w:val="baseline"/>
    </w:pPr>
    <w:rPr>
      <w:rFonts w:ascii="黑体"/>
      <w:kern w:val="0"/>
      <w:szCs w:val="20"/>
    </w:rPr>
  </w:style>
  <w:style w:type="paragraph" w:customStyle="1" w:styleId="affffffff1">
    <w:name w:val="附录二级无标题条"/>
    <w:basedOn w:val="af4"/>
    <w:pPr>
      <w:spacing w:beforeLines="0" w:before="0" w:afterLines="0" w:after="0"/>
    </w:pPr>
    <w:rPr>
      <w:b w:val="0"/>
    </w:rPr>
  </w:style>
  <w:style w:type="paragraph" w:customStyle="1" w:styleId="ab">
    <w:name w:val="三级条标题"/>
    <w:basedOn w:val="aa"/>
    <w:next w:val="af9"/>
    <w:pPr>
      <w:numPr>
        <w:ilvl w:val="3"/>
      </w:numPr>
      <w:outlineLvl w:val="3"/>
    </w:pPr>
  </w:style>
  <w:style w:type="paragraph" w:styleId="affffffff2">
    <w:name w:val="Revision"/>
    <w:rPr>
      <w:kern w:val="2"/>
      <w:sz w:val="21"/>
      <w:szCs w:val="24"/>
    </w:rPr>
  </w:style>
  <w:style w:type="paragraph" w:customStyle="1" w:styleId="CharCharCharChar1">
    <w:name w:val="Char Char Char Char1"/>
    <w:basedOn w:val="af9"/>
    <w:pPr>
      <w:spacing w:after="160" w:line="240" w:lineRule="exact"/>
    </w:pPr>
    <w:rPr>
      <w:rFonts w:ascii="Arial" w:hAnsi="Arial" w:cs="Verdana"/>
      <w:b/>
      <w:kern w:val="0"/>
      <w:lang w:eastAsia="en-US"/>
    </w:rPr>
  </w:style>
  <w:style w:type="paragraph" w:customStyle="1" w:styleId="affffffff3">
    <w:name w:val="图表文字，居中"/>
    <w:basedOn w:val="af9"/>
    <w:pPr>
      <w:adjustRightInd w:val="0"/>
      <w:jc w:val="center"/>
      <w:textAlignment w:val="center"/>
    </w:pPr>
    <w:rPr>
      <w:kern w:val="0"/>
    </w:rPr>
  </w:style>
  <w:style w:type="paragraph" w:customStyle="1" w:styleId="affffffff4">
    <w:name w:val="附录五级无标题条"/>
    <w:basedOn w:val="affffffff5"/>
    <w:pPr>
      <w:spacing w:beforeLines="0" w:before="0" w:afterLines="0" w:after="0"/>
    </w:pPr>
    <w:rPr>
      <w:b w:val="0"/>
    </w:rPr>
  </w:style>
  <w:style w:type="paragraph" w:styleId="z-2">
    <w:name w:val="HTML Bottom of Form"/>
    <w:basedOn w:val="af9"/>
    <w:next w:val="af9"/>
    <w:link w:val="z-1"/>
    <w:pPr>
      <w:pBdr>
        <w:top w:val="single" w:sz="6" w:space="1" w:color="auto"/>
      </w:pBdr>
      <w:spacing w:line="240" w:lineRule="auto"/>
      <w:jc w:val="center"/>
    </w:pPr>
    <w:rPr>
      <w:rFonts w:ascii="Arial" w:hAnsi="Arial"/>
      <w:vanish/>
      <w:kern w:val="0"/>
      <w:sz w:val="16"/>
      <w:szCs w:val="16"/>
    </w:rPr>
  </w:style>
  <w:style w:type="paragraph" w:customStyle="1" w:styleId="zw">
    <w:name w:val="zw"/>
    <w:basedOn w:val="af9"/>
    <w:pPr>
      <w:widowControl w:val="0"/>
      <w:spacing w:line="240" w:lineRule="auto"/>
      <w:jc w:val="both"/>
    </w:pPr>
    <w:rPr>
      <w:rFonts w:eastAsia="仿宋_GB2312"/>
    </w:rPr>
  </w:style>
  <w:style w:type="paragraph" w:customStyle="1" w:styleId="1f7">
    <w:name w:val="空间中心标题1"/>
    <w:basedOn w:val="1"/>
    <w:pPr>
      <w:tabs>
        <w:tab w:val="left" w:pos="432"/>
      </w:tabs>
      <w:adjustRightInd w:val="0"/>
      <w:snapToGrid w:val="0"/>
      <w:spacing w:before="200" w:after="120"/>
    </w:pPr>
  </w:style>
  <w:style w:type="paragraph" w:customStyle="1" w:styleId="CharChar4CharCharCharChar">
    <w:name w:val="Char Char4 Char Char Char Char"/>
    <w:basedOn w:val="af9"/>
    <w:pPr>
      <w:spacing w:after="160" w:line="240" w:lineRule="exact"/>
    </w:pPr>
    <w:rPr>
      <w:rFonts w:ascii="Arial" w:eastAsia="Times New Roman" w:hAnsi="Arial" w:cs="Verdana"/>
      <w:b/>
      <w:kern w:val="0"/>
      <w:lang w:eastAsia="en-US"/>
    </w:rPr>
  </w:style>
  <w:style w:type="paragraph" w:customStyle="1" w:styleId="ae">
    <w:name w:val="编号二级列项"/>
    <w:basedOn w:val="af9"/>
    <w:pPr>
      <w:widowControl w:val="0"/>
      <w:numPr>
        <w:ilvl w:val="7"/>
        <w:numId w:val="3"/>
      </w:numPr>
      <w:tabs>
        <w:tab w:val="left" w:pos="1361"/>
      </w:tabs>
      <w:spacing w:line="300" w:lineRule="auto"/>
      <w:jc w:val="both"/>
      <w:outlineLvl w:val="7"/>
    </w:pPr>
  </w:style>
  <w:style w:type="paragraph" w:customStyle="1" w:styleId="affffffff6">
    <w:name w:val="图表内容"/>
    <w:basedOn w:val="af9"/>
    <w:pPr>
      <w:widowControl w:val="0"/>
      <w:spacing w:before="20" w:after="20" w:line="240" w:lineRule="auto"/>
      <w:jc w:val="both"/>
    </w:pPr>
    <w:rPr>
      <w:sz w:val="18"/>
      <w:szCs w:val="20"/>
    </w:rPr>
  </w:style>
  <w:style w:type="paragraph" w:customStyle="1" w:styleId="affffffff7">
    <w:name w:val="标表内文字"/>
    <w:basedOn w:val="af9"/>
    <w:pPr>
      <w:jc w:val="center"/>
    </w:pPr>
  </w:style>
  <w:style w:type="paragraph" w:customStyle="1" w:styleId="1CharCharCharCharCharCharChar">
    <w:name w:val="1 Char Char Char Char Char Char Char"/>
    <w:basedOn w:val="af9"/>
    <w:pPr>
      <w:spacing w:beforeLines="25" w:afterLines="25"/>
    </w:pPr>
    <w:rPr>
      <w:rFonts w:ascii="Arial" w:eastAsia="黑体" w:hAnsi="Arial"/>
      <w:b/>
      <w:bCs/>
      <w:sz w:val="28"/>
    </w:rPr>
  </w:style>
  <w:style w:type="paragraph" w:customStyle="1" w:styleId="affffffff8">
    <w:name w:val="图表文字，两端对齐"/>
    <w:basedOn w:val="af9"/>
    <w:pPr>
      <w:adjustRightInd w:val="0"/>
      <w:snapToGrid w:val="0"/>
      <w:textAlignment w:val="center"/>
    </w:pPr>
    <w:rPr>
      <w:kern w:val="0"/>
    </w:rPr>
  </w:style>
  <w:style w:type="paragraph" w:customStyle="1" w:styleId="affffffff9">
    <w:name w:val="存档"/>
    <w:basedOn w:val="af9"/>
    <w:pPr>
      <w:framePr w:hSpace="181" w:wrap="notBeside" w:vAnchor="text" w:hAnchor="margin" w:xAlign="right" w:y="-1020"/>
      <w:widowControl w:val="0"/>
      <w:spacing w:line="240" w:lineRule="auto"/>
      <w:jc w:val="center"/>
    </w:pPr>
  </w:style>
  <w:style w:type="paragraph" w:customStyle="1" w:styleId="af">
    <w:name w:val="编号三级列项"/>
    <w:basedOn w:val="af9"/>
    <w:pPr>
      <w:widowControl w:val="0"/>
      <w:numPr>
        <w:ilvl w:val="8"/>
        <w:numId w:val="3"/>
      </w:numPr>
      <w:tabs>
        <w:tab w:val="left" w:pos="1701"/>
      </w:tabs>
      <w:spacing w:line="300" w:lineRule="auto"/>
      <w:jc w:val="both"/>
      <w:outlineLvl w:val="8"/>
    </w:pPr>
  </w:style>
  <w:style w:type="paragraph" w:customStyle="1" w:styleId="affffff5">
    <w:name w:val="图片"/>
    <w:basedOn w:val="af9"/>
    <w:link w:val="Charfc"/>
    <w:pPr>
      <w:jc w:val="center"/>
    </w:pPr>
    <w:rPr>
      <w:rFonts w:ascii="黑体" w:eastAsia="黑体"/>
      <w:kern w:val="0"/>
      <w:szCs w:val="20"/>
    </w:rPr>
  </w:style>
  <w:style w:type="paragraph" w:customStyle="1" w:styleId="1b">
    <w:name w:val="表格1"/>
    <w:basedOn w:val="af9"/>
    <w:link w:val="1Char1"/>
    <w:qFormat/>
    <w:pPr>
      <w:ind w:firstLine="420"/>
      <w:outlineLvl w:val="0"/>
    </w:pPr>
    <w:rPr>
      <w:rFonts w:ascii="宋体" w:hAnsi="宋体"/>
      <w:szCs w:val="28"/>
    </w:rPr>
  </w:style>
  <w:style w:type="paragraph" w:customStyle="1" w:styleId="affffffffa">
    <w:name w:val="项列表"/>
    <w:basedOn w:val="6"/>
    <w:pPr>
      <w:keepNext w:val="0"/>
      <w:keepLines w:val="0"/>
      <w:tabs>
        <w:tab w:val="left" w:pos="794"/>
      </w:tabs>
      <w:spacing w:before="0" w:after="0" w:line="240" w:lineRule="auto"/>
      <w:ind w:left="794" w:hanging="295"/>
      <w:textAlignment w:val="center"/>
    </w:pPr>
    <w:rPr>
      <w:rFonts w:ascii="Times New Roman" w:eastAsia="宋体" w:hAnsi="Times New Roman"/>
      <w:b w:val="0"/>
      <w:bCs w:val="0"/>
    </w:rPr>
  </w:style>
  <w:style w:type="paragraph" w:customStyle="1" w:styleId="a7">
    <w:name w:val="无编号三级列项"/>
    <w:basedOn w:val="a6"/>
    <w:pPr>
      <w:numPr>
        <w:ilvl w:val="2"/>
      </w:numPr>
      <w:tabs>
        <w:tab w:val="left" w:pos="1701"/>
      </w:tabs>
    </w:pPr>
  </w:style>
  <w:style w:type="paragraph" w:customStyle="1" w:styleId="font5">
    <w:name w:val="font5"/>
    <w:basedOn w:val="af9"/>
    <w:pPr>
      <w:spacing w:before="100" w:beforeAutospacing="1" w:after="100" w:afterAutospacing="1"/>
    </w:pPr>
    <w:rPr>
      <w:rFonts w:ascii="宋体" w:hAnsi="宋体" w:cs="宋体"/>
      <w:kern w:val="0"/>
      <w:sz w:val="18"/>
      <w:szCs w:val="18"/>
    </w:rPr>
  </w:style>
  <w:style w:type="paragraph" w:customStyle="1" w:styleId="affffffffb">
    <w:name w:val="空间中心正文"/>
    <w:basedOn w:val="27"/>
    <w:pPr>
      <w:spacing w:after="0"/>
      <w:ind w:leftChars="0" w:left="0" w:firstLine="200"/>
    </w:pPr>
  </w:style>
  <w:style w:type="paragraph" w:customStyle="1" w:styleId="1f1">
    <w:name w:val="项列表1"/>
    <w:basedOn w:val="7"/>
    <w:link w:val="1CharChar0"/>
    <w:pPr>
      <w:keepNext w:val="0"/>
      <w:keepLines w:val="0"/>
      <w:numPr>
        <w:ilvl w:val="0"/>
        <w:numId w:val="0"/>
      </w:numPr>
      <w:tabs>
        <w:tab w:val="left" w:pos="3420"/>
      </w:tabs>
      <w:spacing w:before="0" w:after="0" w:line="240" w:lineRule="auto"/>
      <w:ind w:left="3420" w:hanging="420"/>
      <w:textAlignment w:val="center"/>
    </w:pPr>
    <w:rPr>
      <w:b w:val="0"/>
      <w:bCs w:val="0"/>
      <w:szCs w:val="20"/>
    </w:rPr>
  </w:style>
  <w:style w:type="paragraph" w:customStyle="1" w:styleId="2f4">
    <w:name w:val="首行缩进 2"/>
    <w:basedOn w:val="af9"/>
    <w:pPr>
      <w:widowControl w:val="0"/>
      <w:spacing w:beforeLines="50"/>
      <w:ind w:firstLine="480"/>
      <w:jc w:val="both"/>
    </w:pPr>
    <w:rPr>
      <w:rFonts w:cs="宋体"/>
      <w:szCs w:val="20"/>
    </w:rPr>
  </w:style>
  <w:style w:type="paragraph" w:customStyle="1" w:styleId="47">
    <w:name w:val="无标题条文4"/>
    <w:basedOn w:val="40"/>
    <w:pPr>
      <w:widowControl w:val="0"/>
      <w:tabs>
        <w:tab w:val="left" w:pos="851"/>
      </w:tabs>
      <w:adjustRightInd w:val="0"/>
      <w:snapToGrid w:val="0"/>
      <w:spacing w:beforeLines="0" w:line="300" w:lineRule="auto"/>
      <w:ind w:left="851" w:hanging="851"/>
      <w:jc w:val="both"/>
    </w:pPr>
    <w:rPr>
      <w:rFonts w:ascii="黑体" w:hAnsi="Times New Roman"/>
      <w:b w:val="0"/>
      <w:sz w:val="21"/>
    </w:rPr>
  </w:style>
  <w:style w:type="paragraph" w:customStyle="1" w:styleId="affffffffc">
    <w:name w:val="标准"/>
    <w:basedOn w:val="af9"/>
    <w:pPr>
      <w:adjustRightInd w:val="0"/>
      <w:spacing w:line="312" w:lineRule="atLeast"/>
      <w:jc w:val="center"/>
      <w:textAlignment w:val="baseline"/>
    </w:pPr>
    <w:rPr>
      <w:kern w:val="0"/>
      <w:szCs w:val="20"/>
    </w:rPr>
  </w:style>
  <w:style w:type="paragraph" w:customStyle="1" w:styleId="120">
    <w:name w:val="样式 正文1 + 首行缩进:  2 字符"/>
    <w:basedOn w:val="af9"/>
    <w:pPr>
      <w:spacing w:line="440" w:lineRule="exact"/>
    </w:pPr>
    <w:rPr>
      <w:rFonts w:cs="宋体"/>
      <w:szCs w:val="20"/>
    </w:rPr>
  </w:style>
  <w:style w:type="paragraph" w:customStyle="1" w:styleId="105050505">
    <w:name w:val="样式 样式 样式 标题 1 + 段前: 0.5 行 段后: 0.5 行 + 段前: 0.5 行 段后: 0.5 行 + 段前: ..."/>
    <w:basedOn w:val="af9"/>
    <w:pPr>
      <w:widowControl w:val="0"/>
      <w:tabs>
        <w:tab w:val="left" w:pos="315"/>
      </w:tabs>
      <w:adjustRightInd w:val="0"/>
      <w:snapToGrid w:val="0"/>
      <w:spacing w:beforeLines="50" w:afterLines="50"/>
      <w:ind w:left="432" w:hanging="432"/>
      <w:jc w:val="both"/>
      <w:outlineLvl w:val="0"/>
    </w:pPr>
    <w:rPr>
      <w:rFonts w:ascii="黑体" w:eastAsia="黑体" w:hAnsi="Arial" w:cs="宋体"/>
      <w:bCs/>
      <w:sz w:val="28"/>
      <w:szCs w:val="20"/>
    </w:rPr>
  </w:style>
  <w:style w:type="paragraph" w:customStyle="1" w:styleId="921">
    <w:name w:val="921正文"/>
    <w:link w:val="921Char"/>
    <w:pPr>
      <w:spacing w:line="440" w:lineRule="exact"/>
      <w:ind w:firstLineChars="192" w:firstLine="461"/>
    </w:pPr>
    <w:rPr>
      <w:rFonts w:cs="宋体"/>
      <w:kern w:val="2"/>
      <w:sz w:val="24"/>
      <w:szCs w:val="24"/>
    </w:rPr>
  </w:style>
  <w:style w:type="paragraph" w:customStyle="1" w:styleId="af8">
    <w:name w:val="附录编号二级列项"/>
    <w:basedOn w:val="af7"/>
    <w:pPr>
      <w:numPr>
        <w:ilvl w:val="8"/>
      </w:numPr>
      <w:tabs>
        <w:tab w:val="left" w:pos="1361"/>
      </w:tabs>
      <w:outlineLvl w:val="8"/>
    </w:pPr>
  </w:style>
  <w:style w:type="paragraph" w:customStyle="1" w:styleId="affffffffd">
    <w:name w:val="编号一级列项"/>
    <w:basedOn w:val="af9"/>
    <w:pPr>
      <w:widowControl w:val="0"/>
      <w:spacing w:line="300" w:lineRule="auto"/>
      <w:outlineLvl w:val="6"/>
    </w:pPr>
  </w:style>
  <w:style w:type="paragraph" w:customStyle="1" w:styleId="aff9">
    <w:name w:val="深空图片"/>
    <w:basedOn w:val="af9"/>
    <w:next w:val="affffa"/>
    <w:link w:val="Char2"/>
    <w:pPr>
      <w:keepNext/>
      <w:widowControl w:val="0"/>
      <w:spacing w:line="240" w:lineRule="auto"/>
      <w:jc w:val="center"/>
    </w:pPr>
    <w:rPr>
      <w:rFonts w:ascii="Calibri" w:hAnsi="Calibri"/>
      <w:sz w:val="40"/>
      <w:szCs w:val="22"/>
    </w:rPr>
  </w:style>
  <w:style w:type="paragraph" w:customStyle="1" w:styleId="TableEntry">
    <w:name w:val="Table Entry"/>
    <w:basedOn w:val="af9"/>
    <w:next w:val="af9"/>
    <w:pPr>
      <w:autoSpaceDE w:val="0"/>
      <w:autoSpaceDN w:val="0"/>
      <w:adjustRightInd w:val="0"/>
    </w:pPr>
    <w:rPr>
      <w:rFonts w:ascii="DIN-Regular" w:eastAsia="DIN-Regular" w:hAnsi="Calibri"/>
      <w:kern w:val="0"/>
    </w:rPr>
  </w:style>
  <w:style w:type="paragraph" w:customStyle="1" w:styleId="CharCharChar2CharCharCharChar0">
    <w:name w:val="Char Char Char2 Char Char Char Char"/>
    <w:basedOn w:val="af9"/>
    <w:rPr>
      <w:rFonts w:ascii="Tahoma" w:hAnsi="Tahoma"/>
      <w:kern w:val="21"/>
      <w:szCs w:val="20"/>
    </w:rPr>
  </w:style>
  <w:style w:type="paragraph" w:customStyle="1" w:styleId="afffd">
    <w:name w:val="图"/>
    <w:basedOn w:val="af9"/>
    <w:next w:val="af9"/>
    <w:link w:val="Charf"/>
    <w:pPr>
      <w:keepNext/>
      <w:spacing w:line="240" w:lineRule="atLeast"/>
      <w:jc w:val="center"/>
    </w:pPr>
  </w:style>
  <w:style w:type="paragraph" w:customStyle="1" w:styleId="afff9">
    <w:name w:val="图目录格式"/>
    <w:basedOn w:val="affffff9"/>
    <w:next w:val="afffc"/>
    <w:link w:val="Chard"/>
    <w:pPr>
      <w:tabs>
        <w:tab w:val="right" w:leader="middleDot" w:pos="9047"/>
      </w:tabs>
      <w:spacing w:beforeLines="50" w:afterLines="50" w:line="480" w:lineRule="auto"/>
      <w:ind w:leftChars="0" w:left="0" w:firstLineChars="191" w:firstLine="403"/>
      <w:jc w:val="center"/>
      <w:textAlignment w:val="center"/>
    </w:pPr>
    <w:rPr>
      <w:b/>
      <w:caps/>
      <w:kern w:val="0"/>
      <w:sz w:val="20"/>
      <w:szCs w:val="20"/>
    </w:rPr>
  </w:style>
  <w:style w:type="paragraph" w:customStyle="1" w:styleId="xl71">
    <w:name w:val="xl71"/>
    <w:basedOn w:val="af9"/>
    <w:pPr>
      <w:spacing w:before="100" w:beforeAutospacing="1" w:after="100" w:afterAutospacing="1"/>
      <w:textAlignment w:val="top"/>
    </w:pPr>
    <w:rPr>
      <w:kern w:val="0"/>
    </w:rPr>
  </w:style>
  <w:style w:type="paragraph" w:customStyle="1" w:styleId="affffffffe">
    <w:name w:val="表"/>
    <w:basedOn w:val="af9"/>
    <w:next w:val="af9"/>
    <w:pPr>
      <w:jc w:val="center"/>
    </w:pPr>
    <w:rPr>
      <w:b/>
      <w:szCs w:val="28"/>
    </w:rPr>
  </w:style>
  <w:style w:type="paragraph" w:customStyle="1" w:styleId="afffffffff">
    <w:name w:val="一级无标题条"/>
    <w:basedOn w:val="a9"/>
    <w:pPr>
      <w:numPr>
        <w:ilvl w:val="0"/>
        <w:numId w:val="0"/>
      </w:numPr>
      <w:spacing w:beforeLines="0" w:before="0" w:afterLines="0" w:after="0"/>
      <w:ind w:firstLineChars="200" w:hanging="567"/>
    </w:pPr>
    <w:rPr>
      <w:b w:val="0"/>
    </w:rPr>
  </w:style>
  <w:style w:type="paragraph" w:customStyle="1" w:styleId="afffffffff0">
    <w:name w:val="目录标题"/>
    <w:basedOn w:val="af9"/>
    <w:pPr>
      <w:spacing w:before="156" w:after="156"/>
      <w:jc w:val="center"/>
    </w:pPr>
    <w:rPr>
      <w:rFonts w:ascii="黑体" w:eastAsia="黑体" w:cs="宋体"/>
      <w:sz w:val="32"/>
      <w:szCs w:val="20"/>
    </w:rPr>
  </w:style>
  <w:style w:type="paragraph" w:customStyle="1" w:styleId="afffffffff1">
    <w:name w:val="图题"/>
    <w:basedOn w:val="af9"/>
    <w:next w:val="af9"/>
    <w:pPr>
      <w:spacing w:before="20" w:afterLines="50" w:line="240" w:lineRule="atLeast"/>
      <w:jc w:val="center"/>
    </w:pPr>
  </w:style>
  <w:style w:type="paragraph" w:customStyle="1" w:styleId="xl73">
    <w:name w:val="xl73"/>
    <w:basedOn w:val="af9"/>
    <w:pPr>
      <w:spacing w:before="100" w:beforeAutospacing="1" w:after="100" w:afterAutospacing="1"/>
      <w:textAlignment w:val="bottom"/>
    </w:pPr>
    <w:rPr>
      <w:kern w:val="0"/>
    </w:rPr>
  </w:style>
  <w:style w:type="paragraph" w:customStyle="1" w:styleId="32363h3Level3HeadH3Heading3-">
    <w:name w:val="样式 标题 3条标题（节2）（条）36标题 3第二层条h3Level 3 HeadH3Heading 3 - ..."/>
    <w:basedOn w:val="30"/>
    <w:pPr>
      <w:numPr>
        <w:ilvl w:val="0"/>
        <w:numId w:val="0"/>
      </w:numPr>
      <w:spacing w:after="0"/>
      <w:ind w:left="1260" w:hanging="420"/>
    </w:pPr>
    <w:rPr>
      <w:rFonts w:cs="宋体"/>
      <w:szCs w:val="20"/>
    </w:rPr>
  </w:style>
  <w:style w:type="paragraph" w:customStyle="1" w:styleId="afffffffb">
    <w:name w:val="表头"/>
    <w:basedOn w:val="af9"/>
    <w:next w:val="affffffffe"/>
    <w:pPr>
      <w:jc w:val="center"/>
    </w:pPr>
    <w:rPr>
      <w:rFonts w:ascii="宋体" w:hAnsi="宋体"/>
      <w:b/>
    </w:rPr>
  </w:style>
  <w:style w:type="paragraph" w:customStyle="1" w:styleId="afffffffff2">
    <w:name w:val="图中字"/>
    <w:basedOn w:val="afffffffff3"/>
    <w:rPr>
      <w:sz w:val="21"/>
      <w:szCs w:val="21"/>
    </w:rPr>
  </w:style>
  <w:style w:type="paragraph" w:customStyle="1" w:styleId="afffffffff4">
    <w:name w:val="图形标题"/>
    <w:pPr>
      <w:spacing w:before="40" w:after="80"/>
      <w:jc w:val="center"/>
    </w:pPr>
    <w:rPr>
      <w:rFonts w:eastAsia="黑体"/>
      <w:sz w:val="21"/>
    </w:rPr>
  </w:style>
  <w:style w:type="paragraph" w:customStyle="1" w:styleId="1a">
    <w:name w:val="列出段落1"/>
    <w:basedOn w:val="af9"/>
    <w:link w:val="ListParagraphChar"/>
    <w:pPr>
      <w:ind w:firstLine="420"/>
    </w:pPr>
    <w:rPr>
      <w:rFonts w:ascii="Calibri" w:hAnsi="Calibri"/>
      <w:szCs w:val="22"/>
    </w:rPr>
  </w:style>
  <w:style w:type="paragraph" w:customStyle="1" w:styleId="xl34">
    <w:name w:val="xl34"/>
    <w:basedOn w:val="af9"/>
    <w:pPr>
      <w:pBdr>
        <w:left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5">
    <w:name w:val="图形"/>
    <w:next w:val="af9"/>
    <w:pPr>
      <w:ind w:left="420" w:hanging="420"/>
      <w:jc w:val="center"/>
    </w:pPr>
    <w:rPr>
      <w:rFonts w:ascii="黑体" w:eastAsia="黑体"/>
      <w:bCs/>
      <w:kern w:val="2"/>
      <w:sz w:val="21"/>
    </w:rPr>
  </w:style>
  <w:style w:type="paragraph" w:customStyle="1" w:styleId="xl29">
    <w:name w:val="xl29"/>
    <w:basedOn w:val="af9"/>
    <w:pPr>
      <w:pBdr>
        <w:top w:val="single" w:sz="8" w:space="0" w:color="auto"/>
        <w:bottom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afffffffff6">
    <w:name w:val="表中字"/>
    <w:basedOn w:val="af9"/>
    <w:pPr>
      <w:widowControl w:val="0"/>
      <w:spacing w:line="240" w:lineRule="auto"/>
      <w:jc w:val="center"/>
    </w:pPr>
    <w:rPr>
      <w:szCs w:val="21"/>
    </w:rPr>
  </w:style>
  <w:style w:type="paragraph" w:customStyle="1" w:styleId="affff5">
    <w:name w:val="正文文字"/>
    <w:basedOn w:val="af9"/>
    <w:link w:val="Charf0"/>
    <w:pPr>
      <w:autoSpaceDE w:val="0"/>
      <w:autoSpaceDN w:val="0"/>
      <w:spacing w:line="440" w:lineRule="exact"/>
      <w:ind w:firstLine="560"/>
    </w:pPr>
    <w:rPr>
      <w:kern w:val="0"/>
      <w:sz w:val="28"/>
      <w:szCs w:val="20"/>
    </w:rPr>
  </w:style>
  <w:style w:type="paragraph" w:customStyle="1" w:styleId="1f8">
    <w:name w:val="封面文本1"/>
    <w:basedOn w:val="LOT"/>
    <w:pPr>
      <w:ind w:firstLineChars="0" w:firstLine="0"/>
      <w:jc w:val="center"/>
    </w:pPr>
    <w:rPr>
      <w:rFonts w:ascii="Times New Roman" w:hAnsi="Times New Roman" w:cs="Arial"/>
      <w:b/>
      <w:spacing w:val="20"/>
      <w:sz w:val="36"/>
    </w:rPr>
  </w:style>
  <w:style w:type="paragraph" w:customStyle="1" w:styleId="afffffffff7">
    <w:name w:val="图表"/>
    <w:basedOn w:val="af9"/>
    <w:pPr>
      <w:adjustRightInd w:val="0"/>
      <w:spacing w:line="360" w:lineRule="atLeast"/>
      <w:ind w:left="425"/>
      <w:jc w:val="center"/>
      <w:textAlignment w:val="baseline"/>
    </w:pPr>
    <w:rPr>
      <w:rFonts w:ascii="宋体"/>
      <w:b/>
      <w:kern w:val="0"/>
      <w:szCs w:val="20"/>
    </w:rPr>
  </w:style>
  <w:style w:type="paragraph" w:customStyle="1" w:styleId="afffffffff8">
    <w:name w:val="正文公式编号制表符"/>
    <w:basedOn w:val="af9"/>
    <w:next w:val="af9"/>
    <w:pPr>
      <w:tabs>
        <w:tab w:val="center" w:pos="4201"/>
        <w:tab w:val="right" w:leader="dot" w:pos="9298"/>
      </w:tabs>
      <w:autoSpaceDE w:val="0"/>
      <w:autoSpaceDN w:val="0"/>
      <w:spacing w:line="240" w:lineRule="auto"/>
      <w:jc w:val="both"/>
    </w:pPr>
    <w:rPr>
      <w:rFonts w:ascii="宋体"/>
      <w:kern w:val="0"/>
      <w:szCs w:val="20"/>
    </w:rPr>
  </w:style>
  <w:style w:type="paragraph" w:customStyle="1" w:styleId="48">
    <w:name w:val="样式4"/>
    <w:basedOn w:val="af9"/>
  </w:style>
  <w:style w:type="paragraph" w:customStyle="1" w:styleId="CharCharCharCharCharCharCharCharCharChar">
    <w:name w:val="Char Char Char Char Char Char Char Char Char Char"/>
    <w:basedOn w:val="40"/>
    <w:pPr>
      <w:numPr>
        <w:ilvl w:val="0"/>
        <w:numId w:val="0"/>
      </w:numPr>
      <w:tabs>
        <w:tab w:val="left" w:pos="993"/>
        <w:tab w:val="left" w:pos="1680"/>
      </w:tabs>
      <w:spacing w:before="120" w:after="120"/>
      <w:ind w:left="1680" w:hanging="420"/>
    </w:pPr>
    <w:rPr>
      <w:rFonts w:ascii="Times New Roman" w:hAnsi="Times New Roman"/>
      <w:szCs w:val="24"/>
    </w:rPr>
  </w:style>
  <w:style w:type="paragraph" w:customStyle="1" w:styleId="afffffffff9">
    <w:name w:val="首行缩二"/>
    <w:basedOn w:val="af9"/>
    <w:pPr>
      <w:widowControl w:val="0"/>
      <w:adjustRightInd w:val="0"/>
      <w:spacing w:before="60" w:after="60" w:line="317" w:lineRule="atLeast"/>
      <w:ind w:firstLine="540"/>
      <w:jc w:val="both"/>
      <w:textAlignment w:val="baseline"/>
    </w:pPr>
    <w:rPr>
      <w:rFonts w:ascii="宋体" w:cs="宋体"/>
      <w:kern w:val="0"/>
      <w:sz w:val="28"/>
      <w:szCs w:val="28"/>
    </w:rPr>
  </w:style>
  <w:style w:type="paragraph" w:customStyle="1" w:styleId="54">
    <w:name w:val="无标题条文5"/>
    <w:basedOn w:val="5"/>
    <w:pPr>
      <w:keepNext/>
      <w:keepLines/>
      <w:widowControl w:val="0"/>
      <w:tabs>
        <w:tab w:val="left" w:pos="1049"/>
      </w:tabs>
      <w:adjustRightInd w:val="0"/>
      <w:snapToGrid w:val="0"/>
      <w:spacing w:line="300" w:lineRule="auto"/>
      <w:ind w:left="1049" w:hanging="1049"/>
      <w:jc w:val="both"/>
      <w:textAlignment w:val="auto"/>
    </w:pPr>
    <w:rPr>
      <w:rFonts w:ascii="黑体" w:eastAsia="宋体"/>
      <w:bCs/>
      <w:sz w:val="21"/>
      <w:szCs w:val="28"/>
    </w:rPr>
  </w:style>
  <w:style w:type="paragraph" w:customStyle="1" w:styleId="666">
    <w:name w:val="666"/>
    <w:basedOn w:val="af9"/>
    <w:pPr>
      <w:tabs>
        <w:tab w:val="left" w:pos="480"/>
      </w:tabs>
      <w:snapToGrid w:val="0"/>
      <w:ind w:firstLineChars="207" w:firstLine="580"/>
    </w:pPr>
    <w:rPr>
      <w:rFonts w:ascii="仿宋_GB2312" w:eastAsia="仿宋_GB2312" w:hAnsi="宋体"/>
      <w:sz w:val="28"/>
      <w:szCs w:val="28"/>
    </w:rPr>
  </w:style>
  <w:style w:type="paragraph" w:customStyle="1" w:styleId="afffffffffa">
    <w:name w:val="样式 宋体 五号 行距: 单倍行距"/>
    <w:basedOn w:val="af9"/>
    <w:rPr>
      <w:rFonts w:ascii="宋体" w:hAnsi="宋体" w:cs="宋体"/>
      <w:szCs w:val="20"/>
    </w:rPr>
  </w:style>
  <w:style w:type="paragraph" w:customStyle="1" w:styleId="25">
    <w:name w:val="2级"/>
    <w:pPr>
      <w:numPr>
        <w:ilvl w:val="1"/>
        <w:numId w:val="10"/>
      </w:numPr>
      <w:tabs>
        <w:tab w:val="clear" w:pos="567"/>
      </w:tabs>
      <w:spacing w:beforeLines="50" w:before="120" w:afterLines="50" w:after="120"/>
      <w:outlineLvl w:val="1"/>
    </w:pPr>
    <w:rPr>
      <w:rFonts w:eastAsia="黑体"/>
      <w:b/>
      <w:kern w:val="2"/>
      <w:sz w:val="32"/>
      <w:szCs w:val="21"/>
    </w:rPr>
  </w:style>
  <w:style w:type="paragraph" w:customStyle="1" w:styleId="a6">
    <w:name w:val="无编号二级列项"/>
    <w:basedOn w:val="a5"/>
    <w:pPr>
      <w:numPr>
        <w:ilvl w:val="1"/>
      </w:numPr>
      <w:tabs>
        <w:tab w:val="left" w:pos="1361"/>
      </w:tabs>
    </w:pPr>
  </w:style>
  <w:style w:type="paragraph" w:customStyle="1" w:styleId="501">
    <w:name w:val="501表头图名字体"/>
    <w:basedOn w:val="af9"/>
    <w:next w:val="af9"/>
    <w:pPr>
      <w:ind w:leftChars="-1" w:left="-2" w:hanging="1"/>
      <w:jc w:val="center"/>
    </w:pPr>
    <w:rPr>
      <w:rFonts w:ascii="宋体" w:hAnsi="宋体"/>
      <w:b/>
    </w:rPr>
  </w:style>
  <w:style w:type="paragraph" w:customStyle="1" w:styleId="affffd">
    <w:name w:val="签署区"/>
    <w:basedOn w:val="af9"/>
    <w:next w:val="af9"/>
    <w:link w:val="CharChar2"/>
    <w:pPr>
      <w:widowControl w:val="0"/>
      <w:spacing w:line="240" w:lineRule="auto"/>
      <w:jc w:val="right"/>
    </w:pPr>
    <w:rPr>
      <w:sz w:val="30"/>
    </w:rPr>
  </w:style>
  <w:style w:type="paragraph" w:customStyle="1" w:styleId="afffffffffb">
    <w:name w:val="_目录"/>
    <w:next w:val="af9"/>
    <w:pPr>
      <w:spacing w:line="360" w:lineRule="auto"/>
      <w:jc w:val="center"/>
    </w:pPr>
    <w:rPr>
      <w:bCs/>
      <w:kern w:val="2"/>
      <w:sz w:val="30"/>
      <w:szCs w:val="24"/>
    </w:rPr>
  </w:style>
  <w:style w:type="paragraph" w:customStyle="1" w:styleId="xl66">
    <w:name w:val="xl66"/>
    <w:basedOn w:val="af9"/>
    <w:pPr>
      <w:spacing w:before="100" w:beforeAutospacing="1" w:after="100" w:afterAutospacing="1"/>
    </w:pPr>
    <w:rPr>
      <w:kern w:val="0"/>
    </w:rPr>
  </w:style>
  <w:style w:type="paragraph" w:customStyle="1" w:styleId="CharCharCharCharCharCharCharCharChar1CharCharCharCharCharCharChar1">
    <w:name w:val="Char Char Char Char Char Char Char Char Char1 Char Char Char Char Char Char Char1"/>
    <w:basedOn w:val="af9"/>
    <w:pPr>
      <w:spacing w:after="160" w:line="240" w:lineRule="exact"/>
    </w:pPr>
    <w:rPr>
      <w:rFonts w:ascii="Arial" w:eastAsia="Times New Roman" w:hAnsi="Arial" w:cs="Verdana"/>
      <w:b/>
      <w:kern w:val="0"/>
      <w:lang w:eastAsia="en-US"/>
    </w:rPr>
  </w:style>
  <w:style w:type="paragraph" w:customStyle="1" w:styleId="afffffffffc">
    <w:name w:val="目次"/>
    <w:basedOn w:val="af9"/>
    <w:next w:val="TOC1"/>
    <w:pPr>
      <w:widowControl w:val="0"/>
      <w:spacing w:line="300" w:lineRule="auto"/>
      <w:jc w:val="center"/>
    </w:pPr>
    <w:rPr>
      <w:b/>
      <w:snapToGrid w:val="0"/>
      <w:kern w:val="0"/>
      <w:sz w:val="28"/>
      <w:szCs w:val="28"/>
    </w:rPr>
  </w:style>
  <w:style w:type="paragraph" w:customStyle="1" w:styleId="CharChar1CharCharCharCharCharCharCharCharCharCharCharCharCharCharChar">
    <w:name w:val="Char Char1 Char Char Char Char Char Char Char Char Char Char Char Char Char Char Char"/>
    <w:basedOn w:val="af9"/>
    <w:pPr>
      <w:spacing w:after="160" w:line="240" w:lineRule="exact"/>
    </w:pPr>
    <w:rPr>
      <w:rFonts w:ascii="Verdana" w:hAnsi="Verdana"/>
      <w:kern w:val="0"/>
      <w:sz w:val="20"/>
      <w:szCs w:val="20"/>
      <w:lang w:eastAsia="en-US"/>
    </w:rPr>
  </w:style>
  <w:style w:type="paragraph" w:customStyle="1" w:styleId="Char31">
    <w:name w:val="Char31"/>
    <w:basedOn w:val="af9"/>
    <w:pPr>
      <w:spacing w:after="160" w:line="240" w:lineRule="exact"/>
    </w:pPr>
    <w:rPr>
      <w:rFonts w:ascii="Arial" w:eastAsia="Times New Roman" w:hAnsi="Arial" w:cs="Verdana"/>
      <w:b/>
      <w:kern w:val="0"/>
      <w:lang w:eastAsia="en-US"/>
    </w:rPr>
  </w:style>
  <w:style w:type="paragraph" w:customStyle="1" w:styleId="12">
    <w:name w:val="编号1"/>
    <w:basedOn w:val="LOT"/>
    <w:next w:val="LOT"/>
    <w:link w:val="1CharChar"/>
    <w:uiPriority w:val="99"/>
    <w:pPr>
      <w:widowControl w:val="0"/>
      <w:numPr>
        <w:numId w:val="2"/>
      </w:numPr>
      <w:ind w:firstLineChars="0" w:firstLine="0"/>
      <w:jc w:val="both"/>
    </w:pPr>
    <w:rPr>
      <w:rFonts w:ascii="Times New Roman" w:hAnsi="Times New Roman"/>
    </w:rPr>
  </w:style>
  <w:style w:type="paragraph" w:customStyle="1" w:styleId="xl72">
    <w:name w:val="xl72"/>
    <w:basedOn w:val="af9"/>
    <w:pPr>
      <w:spacing w:before="100" w:beforeAutospacing="1" w:after="100" w:afterAutospacing="1"/>
      <w:textAlignment w:val="bottom"/>
    </w:pPr>
    <w:rPr>
      <w:kern w:val="0"/>
    </w:rPr>
  </w:style>
  <w:style w:type="paragraph" w:customStyle="1" w:styleId="LOT">
    <w:name w:val="LOT正文"/>
    <w:basedOn w:val="af9"/>
    <w:link w:val="LOTChar"/>
    <w:pPr>
      <w:adjustRightInd w:val="0"/>
      <w:snapToGrid w:val="0"/>
    </w:pPr>
    <w:rPr>
      <w:rFonts w:ascii="Arial" w:hAnsi="Arial"/>
    </w:rPr>
  </w:style>
  <w:style w:type="paragraph" w:customStyle="1" w:styleId="af2">
    <w:name w:val="附录标识"/>
    <w:basedOn w:val="af9"/>
    <w:next w:val="af3"/>
    <w:pPr>
      <w:widowControl w:val="0"/>
      <w:numPr>
        <w:numId w:val="14"/>
      </w:numPr>
      <w:spacing w:beforeLines="100" w:before="100" w:afterLines="100" w:after="100" w:line="300" w:lineRule="auto"/>
      <w:ind w:firstLineChars="0" w:firstLine="0"/>
      <w:jc w:val="center"/>
      <w:outlineLvl w:val="0"/>
    </w:pPr>
    <w:rPr>
      <w:b/>
      <w:snapToGrid w:val="0"/>
      <w:kern w:val="0"/>
      <w:sz w:val="28"/>
      <w:szCs w:val="28"/>
    </w:rPr>
  </w:style>
  <w:style w:type="paragraph" w:styleId="TOC">
    <w:name w:val="TOC Heading"/>
    <w:basedOn w:val="1"/>
    <w:next w:val="af9"/>
    <w:uiPriority w:val="39"/>
    <w:qFormat/>
    <w:pPr>
      <w:numPr>
        <w:numId w:val="0"/>
      </w:numPr>
      <w:spacing w:before="480" w:after="0" w:line="276" w:lineRule="auto"/>
      <w:outlineLvl w:val="9"/>
    </w:pPr>
    <w:rPr>
      <w:rFonts w:ascii="Cambria" w:hAnsi="Cambria"/>
      <w:color w:val="365F91"/>
      <w:kern w:val="0"/>
    </w:rPr>
  </w:style>
  <w:style w:type="paragraph" w:customStyle="1" w:styleId="afffffffffd">
    <w:name w:val="参考文献正文"/>
    <w:basedOn w:val="af9"/>
    <w:next w:val="af9"/>
    <w:pPr>
      <w:spacing w:line="360" w:lineRule="atLeast"/>
      <w:jc w:val="center"/>
    </w:pPr>
    <w:rPr>
      <w:kern w:val="0"/>
      <w:sz w:val="18"/>
      <w:szCs w:val="18"/>
    </w:rPr>
  </w:style>
  <w:style w:type="paragraph" w:customStyle="1" w:styleId="afffffffffe">
    <w:name w:val="附录"/>
    <w:basedOn w:val="LOT"/>
    <w:pPr>
      <w:ind w:firstLineChars="0" w:firstLine="0"/>
    </w:pPr>
    <w:rPr>
      <w:rFonts w:ascii="Times New Roman" w:hAnsi="Times New Roman" w:cs="Arial"/>
      <w:b/>
    </w:rPr>
  </w:style>
  <w:style w:type="paragraph" w:customStyle="1" w:styleId="xl74">
    <w:name w:val="xl74"/>
    <w:basedOn w:val="af9"/>
    <w:pPr>
      <w:spacing w:before="100" w:beforeAutospacing="1" w:after="100" w:afterAutospacing="1"/>
    </w:pPr>
    <w:rPr>
      <w:rFonts w:ascii="宋体" w:hAnsi="宋体" w:cs="宋体"/>
      <w:kern w:val="0"/>
    </w:rPr>
  </w:style>
  <w:style w:type="paragraph" w:customStyle="1" w:styleId="3a">
    <w:name w:val="封面文本3"/>
    <w:basedOn w:val="LOT"/>
    <w:pPr>
      <w:spacing w:line="240" w:lineRule="auto"/>
      <w:ind w:firstLineChars="0" w:firstLine="0"/>
      <w:jc w:val="distribute"/>
    </w:pPr>
    <w:rPr>
      <w:rFonts w:ascii="Times New Roman" w:hAnsi="Times New Roman" w:cs="Arial"/>
      <w:b/>
      <w:sz w:val="32"/>
    </w:rPr>
  </w:style>
  <w:style w:type="paragraph" w:customStyle="1" w:styleId="afffffffff3">
    <w:name w:val="图片格式"/>
    <w:basedOn w:val="af9"/>
    <w:next w:val="af9"/>
    <w:pPr>
      <w:keepNext/>
      <w:widowControl w:val="0"/>
      <w:spacing w:line="240" w:lineRule="auto"/>
      <w:jc w:val="center"/>
    </w:pPr>
  </w:style>
  <w:style w:type="paragraph" w:customStyle="1" w:styleId="2f5">
    <w:name w:val="列出段落2"/>
    <w:basedOn w:val="af9"/>
    <w:pPr>
      <w:adjustRightInd w:val="0"/>
      <w:snapToGrid w:val="0"/>
      <w:ind w:firstLine="420"/>
    </w:pPr>
    <w:rPr>
      <w:sz w:val="28"/>
    </w:rPr>
  </w:style>
  <w:style w:type="paragraph" w:customStyle="1" w:styleId="2f6">
    <w:name w:val="封面文本2"/>
    <w:basedOn w:val="LOT"/>
    <w:pPr>
      <w:ind w:firstLineChars="0" w:firstLine="0"/>
      <w:jc w:val="center"/>
    </w:pPr>
    <w:rPr>
      <w:rFonts w:ascii="Times New Roman" w:eastAsia="黑体" w:hAnsi="Times New Roman" w:cs="Arial"/>
      <w:spacing w:val="20"/>
      <w:sz w:val="44"/>
    </w:rPr>
  </w:style>
  <w:style w:type="paragraph" w:customStyle="1" w:styleId="affff9">
    <w:name w:val="深空图表文字"/>
    <w:basedOn w:val="af9"/>
    <w:link w:val="Charf1"/>
    <w:pPr>
      <w:widowControl w:val="0"/>
      <w:spacing w:line="240" w:lineRule="auto"/>
      <w:jc w:val="center"/>
    </w:pPr>
    <w:rPr>
      <w:rFonts w:ascii="黑体" w:eastAsia="黑体" w:hAnsi="黑体"/>
      <w:kern w:val="0"/>
      <w:sz w:val="20"/>
      <w:szCs w:val="20"/>
    </w:rPr>
  </w:style>
  <w:style w:type="paragraph" w:customStyle="1" w:styleId="32363h3Level3HeadH3Heading3-2">
    <w:name w:val="样式 标题 3条标题（节2）（条）36标题 3第二层条h3Level 3 HeadH3Heading 3 - ...2"/>
    <w:basedOn w:val="30"/>
    <w:pPr>
      <w:spacing w:before="120" w:after="120" w:line="360" w:lineRule="exact"/>
      <w:ind w:leftChars="100" w:left="100"/>
    </w:pPr>
    <w:rPr>
      <w:rFonts w:cs="宋体"/>
      <w:szCs w:val="20"/>
    </w:rPr>
  </w:style>
  <w:style w:type="paragraph" w:customStyle="1" w:styleId="xl69">
    <w:name w:val="xl69"/>
    <w:basedOn w:val="af9"/>
    <w:pPr>
      <w:spacing w:before="100" w:beforeAutospacing="1" w:after="100" w:afterAutospacing="1"/>
      <w:textAlignment w:val="bottom"/>
    </w:pPr>
    <w:rPr>
      <w:kern w:val="0"/>
    </w:rPr>
  </w:style>
  <w:style w:type="paragraph" w:customStyle="1" w:styleId="49">
    <w:name w:val="封面文本4"/>
    <w:basedOn w:val="LOT"/>
    <w:pPr>
      <w:spacing w:line="240" w:lineRule="auto"/>
      <w:ind w:firstLineChars="0" w:firstLine="0"/>
    </w:pPr>
    <w:rPr>
      <w:rFonts w:ascii="Times New Roman" w:hAnsi="Times New Roman" w:cs="Arial"/>
      <w:sz w:val="32"/>
      <w:szCs w:val="32"/>
    </w:rPr>
  </w:style>
  <w:style w:type="paragraph" w:customStyle="1" w:styleId="af6">
    <w:name w:val="附录四级条"/>
    <w:basedOn w:val="af5"/>
    <w:next w:val="af9"/>
    <w:pPr>
      <w:numPr>
        <w:ilvl w:val="5"/>
      </w:numPr>
      <w:ind w:left="0"/>
      <w:outlineLvl w:val="5"/>
    </w:pPr>
  </w:style>
  <w:style w:type="paragraph" w:customStyle="1" w:styleId="tabcon">
    <w:name w:val="tabcon"/>
    <w:basedOn w:val="af9"/>
    <w:pPr>
      <w:widowControl w:val="0"/>
      <w:spacing w:line="240" w:lineRule="auto"/>
      <w:jc w:val="both"/>
    </w:pPr>
    <w:rPr>
      <w:szCs w:val="22"/>
    </w:rPr>
  </w:style>
  <w:style w:type="paragraph" w:customStyle="1" w:styleId="CharCharCharCharCharChar">
    <w:name w:val="Char Char Char Char Char Char"/>
    <w:pPr>
      <w:widowControl w:val="0"/>
      <w:spacing w:line="300" w:lineRule="auto"/>
      <w:ind w:firstLineChars="200" w:firstLine="480"/>
      <w:jc w:val="both"/>
    </w:pPr>
    <w:rPr>
      <w:rFonts w:eastAsia="仿宋_GB2312"/>
      <w:kern w:val="2"/>
      <w:sz w:val="24"/>
      <w:szCs w:val="24"/>
    </w:rPr>
  </w:style>
  <w:style w:type="paragraph" w:customStyle="1" w:styleId="55">
    <w:name w:val="封面文本5"/>
    <w:basedOn w:val="LOT"/>
    <w:pPr>
      <w:ind w:firstLineChars="0" w:firstLine="0"/>
      <w:jc w:val="center"/>
    </w:pPr>
    <w:rPr>
      <w:rFonts w:ascii="Times New Roman" w:hAnsi="Times New Roman" w:cs="Arial"/>
      <w:b/>
      <w:spacing w:val="20"/>
      <w:sz w:val="28"/>
      <w:szCs w:val="28"/>
    </w:rPr>
  </w:style>
  <w:style w:type="paragraph" w:customStyle="1" w:styleId="affffffff5">
    <w:name w:val="附录五级条"/>
    <w:basedOn w:val="af6"/>
    <w:next w:val="af9"/>
    <w:pPr>
      <w:numPr>
        <w:ilvl w:val="0"/>
        <w:numId w:val="0"/>
      </w:numPr>
      <w:outlineLvl w:val="6"/>
    </w:pPr>
  </w:style>
  <w:style w:type="paragraph" w:customStyle="1" w:styleId="4a">
    <w:name w:val="4"/>
    <w:pPr>
      <w:spacing w:line="360" w:lineRule="auto"/>
    </w:pPr>
    <w:rPr>
      <w:kern w:val="2"/>
      <w:sz w:val="21"/>
      <w:szCs w:val="24"/>
    </w:rPr>
  </w:style>
  <w:style w:type="paragraph" w:customStyle="1" w:styleId="3MQY">
    <w:name w:val="样式 标题 3三级MQY + +中文标题 (宋体)"/>
    <w:basedOn w:val="30"/>
    <w:pPr>
      <w:adjustRightInd w:val="0"/>
      <w:snapToGrid w:val="0"/>
      <w:spacing w:before="120" w:after="0"/>
    </w:pPr>
    <w:rPr>
      <w:rFonts w:ascii="宋体" w:hAnsi="宋体"/>
    </w:rPr>
  </w:style>
  <w:style w:type="paragraph" w:customStyle="1" w:styleId="CharCharCharCharCharCharCharChar">
    <w:name w:val="样式 题注题注 Char Char题注 Char Char Char Char Char Char + (中文) 宋体 ..."/>
    <w:basedOn w:val="afffff"/>
    <w:link w:val="CharCharCharCharCharCharCharCharChar"/>
    <w:pPr>
      <w:spacing w:after="160"/>
      <w:jc w:val="both"/>
    </w:pPr>
    <w:rPr>
      <w:rFonts w:ascii="Times New Roman" w:eastAsia="宋体" w:hAnsi="Times New Roman"/>
    </w:rPr>
  </w:style>
  <w:style w:type="paragraph" w:customStyle="1" w:styleId="affffffffff">
    <w:name w:val="会签"/>
    <w:basedOn w:val="af9"/>
    <w:pPr>
      <w:widowControl w:val="0"/>
      <w:spacing w:line="300" w:lineRule="auto"/>
      <w:jc w:val="center"/>
    </w:pPr>
    <w:rPr>
      <w:b/>
    </w:rPr>
  </w:style>
  <w:style w:type="paragraph" w:customStyle="1" w:styleId="xl67">
    <w:name w:val="xl67"/>
    <w:basedOn w:val="af9"/>
    <w:pPr>
      <w:spacing w:before="100" w:beforeAutospacing="1" w:after="100" w:afterAutospacing="1"/>
    </w:pPr>
    <w:rPr>
      <w:kern w:val="0"/>
    </w:rPr>
  </w:style>
  <w:style w:type="paragraph" w:customStyle="1" w:styleId="4">
    <w:name w:val="样式 标题 4 + (符号) 宋体"/>
    <w:basedOn w:val="40"/>
    <w:link w:val="4Char0"/>
    <w:pPr>
      <w:widowControl w:val="0"/>
      <w:numPr>
        <w:numId w:val="16"/>
      </w:numPr>
      <w:adjustRightInd w:val="0"/>
      <w:snapToGrid w:val="0"/>
      <w:spacing w:beforeLines="0" w:before="120"/>
      <w:jc w:val="both"/>
    </w:pPr>
    <w:rPr>
      <w:rFonts w:ascii="Times New Roman" w:hAnsi="Times New Roman"/>
      <w:kern w:val="0"/>
      <w:sz w:val="28"/>
    </w:rPr>
  </w:style>
  <w:style w:type="paragraph" w:customStyle="1" w:styleId="affffffffff0">
    <w:name w:val="正文格式"/>
    <w:basedOn w:val="af9"/>
    <w:pPr>
      <w:adjustRightInd w:val="0"/>
      <w:snapToGrid w:val="0"/>
      <w:spacing w:line="360" w:lineRule="atLeast"/>
      <w:ind w:firstLine="482"/>
      <w:jc w:val="both"/>
      <w:textAlignment w:val="baseline"/>
    </w:pPr>
    <w:rPr>
      <w:kern w:val="0"/>
      <w:szCs w:val="20"/>
    </w:rPr>
  </w:style>
  <w:style w:type="paragraph" w:customStyle="1" w:styleId="xl75">
    <w:name w:val="xl75"/>
    <w:basedOn w:val="af9"/>
    <w:pPr>
      <w:spacing w:before="100" w:beforeAutospacing="1" w:after="100" w:afterAutospacing="1"/>
      <w:jc w:val="center"/>
      <w:textAlignment w:val="bottom"/>
    </w:pPr>
    <w:rPr>
      <w:kern w:val="0"/>
    </w:rPr>
  </w:style>
  <w:style w:type="paragraph" w:customStyle="1" w:styleId="af7">
    <w:name w:val="附录编号一级列项"/>
    <w:basedOn w:val="af9"/>
    <w:pPr>
      <w:widowControl w:val="0"/>
      <w:numPr>
        <w:ilvl w:val="7"/>
        <w:numId w:val="14"/>
      </w:numPr>
      <w:tabs>
        <w:tab w:val="left" w:pos="936"/>
      </w:tabs>
      <w:spacing w:line="300" w:lineRule="auto"/>
      <w:outlineLvl w:val="7"/>
    </w:pPr>
  </w:style>
  <w:style w:type="paragraph" w:customStyle="1" w:styleId="a8">
    <w:name w:val="章标题"/>
    <w:basedOn w:val="af9"/>
    <w:next w:val="af9"/>
    <w:pPr>
      <w:widowControl w:val="0"/>
      <w:numPr>
        <w:numId w:val="3"/>
      </w:numPr>
      <w:adjustRightInd w:val="0"/>
      <w:snapToGrid w:val="0"/>
      <w:spacing w:beforeLines="100" w:before="100" w:afterLines="50" w:after="50" w:line="300" w:lineRule="auto"/>
      <w:outlineLvl w:val="0"/>
    </w:pPr>
    <w:rPr>
      <w:b/>
      <w:snapToGrid w:val="0"/>
      <w:kern w:val="0"/>
      <w:sz w:val="28"/>
      <w:szCs w:val="28"/>
    </w:rPr>
  </w:style>
  <w:style w:type="paragraph" w:customStyle="1" w:styleId="152">
    <w:name w:val="样式 列出段落 + 加粗 行距: 1.5 倍行距"/>
    <w:basedOn w:val="1a"/>
    <w:rPr>
      <w:rFonts w:ascii="Times New Roman" w:hAnsi="Times New Roman" w:cs="宋体"/>
      <w:b/>
      <w:bCs/>
      <w:szCs w:val="20"/>
    </w:rPr>
  </w:style>
  <w:style w:type="paragraph" w:customStyle="1" w:styleId="afff4">
    <w:name w:val="首行缩进正文"/>
    <w:basedOn w:val="af9"/>
    <w:link w:val="Chara"/>
    <w:pPr>
      <w:widowControl w:val="0"/>
      <w:adjustRightInd w:val="0"/>
      <w:ind w:firstLine="480"/>
      <w:textAlignment w:val="baseline"/>
    </w:pPr>
    <w:rPr>
      <w:kern w:val="0"/>
      <w:szCs w:val="20"/>
    </w:rPr>
  </w:style>
  <w:style w:type="paragraph" w:customStyle="1" w:styleId="2f7">
    <w:name w:val="无标题条文2"/>
    <w:basedOn w:val="2"/>
    <w:pPr>
      <w:keepLines w:val="0"/>
      <w:widowControl w:val="0"/>
      <w:tabs>
        <w:tab w:val="left" w:pos="510"/>
      </w:tabs>
      <w:adjustRightInd w:val="0"/>
      <w:snapToGrid w:val="0"/>
      <w:spacing w:line="300" w:lineRule="auto"/>
      <w:ind w:left="510" w:hanging="510"/>
    </w:pPr>
    <w:rPr>
      <w:rFonts w:ascii="黑体" w:hAnsi="Arial"/>
      <w:b w:val="0"/>
      <w:bCs w:val="0"/>
      <w:sz w:val="21"/>
      <w:szCs w:val="20"/>
    </w:rPr>
  </w:style>
  <w:style w:type="paragraph" w:customStyle="1" w:styleId="affffffffff1">
    <w:name w:val="附录四级无标题条"/>
    <w:basedOn w:val="af6"/>
    <w:pPr>
      <w:spacing w:beforeLines="0" w:before="0" w:afterLines="0" w:after="0"/>
    </w:pPr>
    <w:rPr>
      <w:b w:val="0"/>
    </w:rPr>
  </w:style>
  <w:style w:type="paragraph" w:customStyle="1" w:styleId="ad">
    <w:name w:val="五级条标题"/>
    <w:basedOn w:val="ac"/>
    <w:next w:val="af9"/>
    <w:pPr>
      <w:numPr>
        <w:ilvl w:val="5"/>
      </w:numPr>
      <w:outlineLvl w:val="5"/>
    </w:pPr>
  </w:style>
  <w:style w:type="paragraph" w:styleId="z-0">
    <w:name w:val="HTML Top of Form"/>
    <w:basedOn w:val="af9"/>
    <w:next w:val="af9"/>
    <w:link w:val="z-"/>
    <w:pPr>
      <w:pBdr>
        <w:bottom w:val="single" w:sz="6" w:space="1" w:color="auto"/>
      </w:pBdr>
      <w:spacing w:line="240" w:lineRule="auto"/>
      <w:jc w:val="center"/>
    </w:pPr>
    <w:rPr>
      <w:rFonts w:ascii="Arial" w:hAnsi="Arial"/>
      <w:vanish/>
      <w:kern w:val="0"/>
      <w:sz w:val="16"/>
      <w:szCs w:val="16"/>
    </w:rPr>
  </w:style>
  <w:style w:type="paragraph" w:customStyle="1" w:styleId="affffffffff2">
    <w:name w:val="注："/>
    <w:basedOn w:val="af9"/>
    <w:pPr>
      <w:widowControl w:val="0"/>
      <w:spacing w:line="340" w:lineRule="exact"/>
      <w:ind w:left="709" w:hanging="709"/>
      <w:jc w:val="both"/>
    </w:pPr>
    <w:rPr>
      <w:sz w:val="18"/>
      <w:szCs w:val="20"/>
    </w:rPr>
  </w:style>
  <w:style w:type="paragraph" w:customStyle="1" w:styleId="affffffffff3">
    <w:name w:val="附录三级无标题条"/>
    <w:basedOn w:val="af5"/>
    <w:pPr>
      <w:spacing w:beforeLines="0" w:before="0" w:afterLines="0" w:after="0"/>
    </w:pPr>
    <w:rPr>
      <w:b w:val="0"/>
    </w:rPr>
  </w:style>
  <w:style w:type="paragraph" w:customStyle="1" w:styleId="ac">
    <w:name w:val="四级条标题"/>
    <w:basedOn w:val="ab"/>
    <w:next w:val="af9"/>
    <w:pPr>
      <w:numPr>
        <w:ilvl w:val="4"/>
      </w:numPr>
      <w:outlineLvl w:val="4"/>
    </w:pPr>
  </w:style>
  <w:style w:type="paragraph" w:customStyle="1" w:styleId="affffffffff4">
    <w:name w:val="题目"/>
    <w:basedOn w:val="af9"/>
    <w:pPr>
      <w:widowControl w:val="0"/>
      <w:jc w:val="center"/>
    </w:pPr>
    <w:rPr>
      <w:rFonts w:hAnsi="宋体"/>
      <w:b/>
      <w:sz w:val="28"/>
      <w:szCs w:val="28"/>
    </w:rPr>
  </w:style>
  <w:style w:type="paragraph" w:customStyle="1" w:styleId="afffffffe">
    <w:name w:val="特性"/>
    <w:pPr>
      <w:tabs>
        <w:tab w:val="left" w:pos="1332"/>
      </w:tabs>
      <w:spacing w:before="40" w:after="40" w:line="400" w:lineRule="atLeast"/>
      <w:ind w:left="1333" w:hanging="482"/>
      <w:jc w:val="both"/>
    </w:pPr>
    <w:rPr>
      <w:sz w:val="21"/>
    </w:rPr>
  </w:style>
  <w:style w:type="paragraph" w:customStyle="1" w:styleId="a4">
    <w:name w:val="附表"/>
    <w:basedOn w:val="af9"/>
    <w:next w:val="af9"/>
    <w:pPr>
      <w:widowControl w:val="0"/>
      <w:numPr>
        <w:numId w:val="17"/>
      </w:numPr>
      <w:tabs>
        <w:tab w:val="left" w:pos="0"/>
      </w:tabs>
      <w:adjustRightInd w:val="0"/>
      <w:snapToGrid w:val="0"/>
      <w:spacing w:line="300" w:lineRule="auto"/>
      <w:jc w:val="center"/>
      <w:outlineLvl w:val="0"/>
    </w:pPr>
    <w:rPr>
      <w:b/>
      <w:snapToGrid w:val="0"/>
      <w:sz w:val="28"/>
      <w:szCs w:val="28"/>
    </w:rPr>
  </w:style>
  <w:style w:type="paragraph" w:customStyle="1" w:styleId="a5">
    <w:name w:val="无编号一级列项"/>
    <w:basedOn w:val="af9"/>
    <w:pPr>
      <w:widowControl w:val="0"/>
      <w:numPr>
        <w:numId w:val="15"/>
      </w:numPr>
      <w:tabs>
        <w:tab w:val="left" w:pos="936"/>
      </w:tabs>
      <w:spacing w:line="300" w:lineRule="auto"/>
      <w:ind w:firstLine="0"/>
    </w:pPr>
  </w:style>
  <w:style w:type="paragraph" w:customStyle="1" w:styleId="affffffffff5">
    <w:name w:val="文档修改记录页表头"/>
    <w:basedOn w:val="af9"/>
    <w:pPr>
      <w:widowControl w:val="0"/>
      <w:spacing w:line="240" w:lineRule="auto"/>
      <w:jc w:val="center"/>
    </w:pPr>
    <w:rPr>
      <w:rFonts w:cs="宋体"/>
      <w:b/>
      <w:bCs/>
      <w:szCs w:val="20"/>
    </w:rPr>
  </w:style>
  <w:style w:type="paragraph" w:customStyle="1" w:styleId="D">
    <w:name w:val="D表格正文"/>
    <w:basedOn w:val="af9"/>
    <w:qFormat/>
    <w:pPr>
      <w:widowControl w:val="0"/>
      <w:spacing w:line="240" w:lineRule="auto"/>
      <w:ind w:firstLineChars="0" w:firstLine="0"/>
      <w:jc w:val="center"/>
    </w:pPr>
    <w:rPr>
      <w:rFonts w:eastAsia="仿宋"/>
    </w:rPr>
  </w:style>
  <w:style w:type="paragraph" w:customStyle="1" w:styleId="affffffffff6">
    <w:name w:val="文档修改记录页"/>
    <w:basedOn w:val="af9"/>
    <w:pPr>
      <w:widowControl w:val="0"/>
      <w:spacing w:line="240" w:lineRule="auto"/>
      <w:jc w:val="center"/>
    </w:pPr>
    <w:rPr>
      <w:rFonts w:cs="宋体"/>
      <w:szCs w:val="20"/>
    </w:rPr>
  </w:style>
  <w:style w:type="paragraph" w:customStyle="1" w:styleId="af0">
    <w:name w:val="表格编号"/>
    <w:basedOn w:val="af9"/>
    <w:pPr>
      <w:widowControl w:val="0"/>
      <w:numPr>
        <w:numId w:val="18"/>
      </w:numPr>
      <w:tabs>
        <w:tab w:val="left" w:pos="0"/>
      </w:tabs>
      <w:spacing w:line="240" w:lineRule="auto"/>
      <w:jc w:val="both"/>
    </w:pPr>
    <w:rPr>
      <w:szCs w:val="21"/>
    </w:rPr>
  </w:style>
  <w:style w:type="paragraph" w:customStyle="1" w:styleId="1f3">
    <w:name w:val="图表标题1"/>
    <w:basedOn w:val="af9"/>
    <w:link w:val="1f2"/>
    <w:qFormat/>
    <w:pPr>
      <w:snapToGrid w:val="0"/>
      <w:spacing w:beforeLines="50" w:before="50" w:afterLines="50" w:after="50"/>
      <w:ind w:firstLineChars="0" w:firstLine="0"/>
      <w:jc w:val="center"/>
    </w:pPr>
    <w:rPr>
      <w:b/>
      <w:szCs w:val="20"/>
    </w:rPr>
  </w:style>
  <w:style w:type="paragraph" w:customStyle="1" w:styleId="affffffffff7">
    <w:name w:val="字母编号列项（一级）"/>
    <w:basedOn w:val="afffc"/>
    <w:pPr>
      <w:widowControl w:val="0"/>
      <w:ind w:leftChars="200" w:left="400" w:hangingChars="200" w:hanging="200"/>
      <w:jc w:val="both"/>
    </w:pPr>
    <w:rPr>
      <w:szCs w:val="20"/>
    </w:rPr>
  </w:style>
  <w:style w:type="paragraph" w:customStyle="1" w:styleId="affffffffff8">
    <w:name w:val="附录一级条标题"/>
    <w:basedOn w:val="af3"/>
    <w:next w:val="afffc"/>
    <w:pPr>
      <w:widowControl/>
      <w:numPr>
        <w:ilvl w:val="0"/>
        <w:numId w:val="0"/>
      </w:numPr>
      <w:wordWrap w:val="0"/>
      <w:overflowPunct w:val="0"/>
      <w:autoSpaceDE w:val="0"/>
      <w:autoSpaceDN w:val="0"/>
      <w:snapToGrid/>
      <w:spacing w:beforeLines="0" w:before="0" w:afterLines="0" w:after="0" w:line="360" w:lineRule="auto"/>
      <w:ind w:left="5406"/>
      <w:jc w:val="both"/>
      <w:textAlignment w:val="baseline"/>
      <w:outlineLvl w:val="2"/>
    </w:pPr>
    <w:rPr>
      <w:rFonts w:eastAsia="黑体"/>
      <w:b w:val="0"/>
      <w:snapToGrid/>
      <w:kern w:val="21"/>
      <w:sz w:val="24"/>
      <w:szCs w:val="20"/>
    </w:rPr>
  </w:style>
  <w:style w:type="paragraph" w:customStyle="1" w:styleId="affffffffff9">
    <w:name w:val="附录二级条标题"/>
    <w:basedOn w:val="affffffffff8"/>
    <w:next w:val="afffc"/>
    <w:pPr>
      <w:outlineLvl w:val="3"/>
    </w:pPr>
  </w:style>
  <w:style w:type="paragraph" w:customStyle="1" w:styleId="affffffffffa">
    <w:name w:val="附录三级条标题"/>
    <w:basedOn w:val="affffffffff9"/>
    <w:next w:val="afffc"/>
    <w:pPr>
      <w:outlineLvl w:val="4"/>
    </w:pPr>
  </w:style>
  <w:style w:type="paragraph" w:customStyle="1" w:styleId="affffffffffb">
    <w:name w:val="附录四级条标题"/>
    <w:basedOn w:val="affffffffffa"/>
    <w:next w:val="afffc"/>
    <w:pPr>
      <w:numPr>
        <w:ilvl w:val="5"/>
      </w:numPr>
      <w:ind w:left="5406"/>
      <w:outlineLvl w:val="5"/>
    </w:pPr>
  </w:style>
  <w:style w:type="paragraph" w:customStyle="1" w:styleId="affffffffffc">
    <w:name w:val="附录五级条标题"/>
    <w:basedOn w:val="affffffffffb"/>
    <w:next w:val="afffc"/>
    <w:pPr>
      <w:numPr>
        <w:ilvl w:val="6"/>
      </w:numPr>
      <w:ind w:left="5406"/>
      <w:outlineLvl w:val="6"/>
    </w:pPr>
  </w:style>
  <w:style w:type="paragraph" w:customStyle="1" w:styleId="aff6">
    <w:name w:val="段"/>
    <w:link w:val="Char0"/>
    <w:pPr>
      <w:tabs>
        <w:tab w:val="center" w:pos="4201"/>
        <w:tab w:val="right" w:leader="dot" w:pos="9298"/>
      </w:tabs>
      <w:autoSpaceDE w:val="0"/>
      <w:autoSpaceDN w:val="0"/>
      <w:ind w:firstLineChars="200" w:firstLine="420"/>
      <w:jc w:val="both"/>
    </w:pPr>
    <w:rPr>
      <w:rFonts w:ascii="宋体"/>
      <w:sz w:val="21"/>
    </w:rPr>
  </w:style>
  <w:style w:type="paragraph" w:customStyle="1" w:styleId="affffffffffd">
    <w:name w:val="封面标准文稿编辑信息"/>
    <w:pPr>
      <w:spacing w:before="180" w:line="180" w:lineRule="exact"/>
      <w:jc w:val="center"/>
    </w:pPr>
    <w:rPr>
      <w:rFonts w:ascii="宋体"/>
      <w:sz w:val="21"/>
    </w:rPr>
  </w:style>
  <w:style w:type="paragraph" w:customStyle="1" w:styleId="affffffffffe">
    <w:name w:val="页面小字"/>
    <w:pPr>
      <w:spacing w:line="240" w:lineRule="atLeast"/>
      <w:jc w:val="center"/>
    </w:pPr>
    <w:rPr>
      <w:sz w:val="21"/>
    </w:rPr>
  </w:style>
  <w:style w:type="paragraph" w:customStyle="1" w:styleId="afffffffffff">
    <w:name w:val="表格_居中"/>
    <w:basedOn w:val="af9"/>
    <w:pPr>
      <w:widowControl w:val="0"/>
      <w:topLinePunct/>
      <w:adjustRightInd w:val="0"/>
      <w:snapToGrid w:val="0"/>
      <w:spacing w:line="240" w:lineRule="auto"/>
      <w:ind w:firstLineChars="0" w:firstLine="0"/>
      <w:jc w:val="center"/>
    </w:pPr>
    <w:rPr>
      <w:snapToGrid w:val="0"/>
      <w:color w:val="000000"/>
      <w:sz w:val="21"/>
    </w:rPr>
  </w:style>
  <w:style w:type="paragraph" w:customStyle="1" w:styleId="2f8">
    <w:name w:val="正文2"/>
    <w:basedOn w:val="af9"/>
    <w:qFormat/>
    <w:pPr>
      <w:widowControl w:val="0"/>
      <w:adjustRightInd w:val="0"/>
      <w:snapToGrid w:val="0"/>
      <w:ind w:firstLineChars="0" w:firstLine="482"/>
      <w:jc w:val="both"/>
    </w:pPr>
    <w:rPr>
      <w:spacing w:val="8"/>
      <w:szCs w:val="20"/>
    </w:rPr>
  </w:style>
  <w:style w:type="paragraph" w:customStyle="1" w:styleId="af1">
    <w:name w:val="注×："/>
    <w:pPr>
      <w:widowControl w:val="0"/>
      <w:numPr>
        <w:numId w:val="19"/>
      </w:numPr>
      <w:tabs>
        <w:tab w:val="clear" w:pos="1021"/>
        <w:tab w:val="left" w:pos="120"/>
      </w:tabs>
      <w:autoSpaceDE w:val="0"/>
      <w:autoSpaceDN w:val="0"/>
      <w:spacing w:line="360" w:lineRule="auto"/>
      <w:ind w:left="1190" w:hanging="680"/>
      <w:jc w:val="both"/>
    </w:pPr>
    <w:rPr>
      <w:rFonts w:ascii="宋体"/>
      <w:sz w:val="21"/>
    </w:rPr>
  </w:style>
  <w:style w:type="paragraph" w:customStyle="1" w:styleId="afffffffffff0">
    <w:name w:val="文件正文"/>
    <w:pPr>
      <w:spacing w:line="360" w:lineRule="auto"/>
      <w:jc w:val="both"/>
    </w:pPr>
    <w:rPr>
      <w:sz w:val="24"/>
    </w:rPr>
  </w:style>
  <w:style w:type="paragraph" w:customStyle="1" w:styleId="-">
    <w:name w:val="技术文件-正文"/>
    <w:basedOn w:val="af9"/>
    <w:qFormat/>
    <w:pPr>
      <w:widowControl w:val="0"/>
      <w:ind w:firstLineChars="0" w:firstLine="0"/>
      <w:jc w:val="both"/>
    </w:pPr>
  </w:style>
  <w:style w:type="paragraph" w:customStyle="1" w:styleId="aff5">
    <w:name w:val="正文，宋体，四号"/>
    <w:basedOn w:val="af9"/>
    <w:link w:val="aff4"/>
    <w:qFormat/>
    <w:pPr>
      <w:ind w:firstLine="480"/>
      <w:jc w:val="both"/>
    </w:pPr>
    <w:rPr>
      <w:rFonts w:ascii="宋体" w:hAnsi="宋体"/>
      <w:szCs w:val="28"/>
    </w:rPr>
  </w:style>
  <w:style w:type="paragraph" w:customStyle="1" w:styleId="afffffffffff1">
    <w:name w:val="一级标题"/>
    <w:basedOn w:val="1"/>
    <w:next w:val="af9"/>
    <w:qFormat/>
    <w:pPr>
      <w:numPr>
        <w:numId w:val="0"/>
      </w:numPr>
      <w:tabs>
        <w:tab w:val="left" w:pos="425"/>
        <w:tab w:val="left" w:pos="567"/>
      </w:tabs>
      <w:adjustRightInd w:val="0"/>
      <w:snapToGrid w:val="0"/>
      <w:spacing w:before="0" w:afterLines="50" w:after="0"/>
      <w:ind w:left="425" w:hanging="425"/>
    </w:pPr>
    <w:rPr>
      <w:b w:val="0"/>
      <w:sz w:val="30"/>
    </w:rPr>
  </w:style>
  <w:style w:type="paragraph" w:customStyle="1" w:styleId="afffffffffff2">
    <w:name w:val="二级标题"/>
    <w:basedOn w:val="2"/>
    <w:next w:val="af9"/>
    <w:qFormat/>
    <w:pPr>
      <w:numPr>
        <w:ilvl w:val="0"/>
        <w:numId w:val="0"/>
      </w:numPr>
      <w:tabs>
        <w:tab w:val="left" w:pos="567"/>
      </w:tabs>
      <w:ind w:left="567" w:hanging="567"/>
      <w:jc w:val="both"/>
    </w:pPr>
    <w:rPr>
      <w:b w:val="0"/>
      <w:sz w:val="28"/>
    </w:rPr>
  </w:style>
  <w:style w:type="paragraph" w:customStyle="1" w:styleId="afffffffffff3">
    <w:name w:val="三级标题"/>
    <w:basedOn w:val="30"/>
    <w:next w:val="af9"/>
    <w:qFormat/>
    <w:pPr>
      <w:numPr>
        <w:ilvl w:val="0"/>
        <w:numId w:val="0"/>
      </w:numPr>
      <w:tabs>
        <w:tab w:val="left" w:pos="709"/>
      </w:tabs>
      <w:spacing w:beforeLines="0" w:before="0" w:after="0" w:afterAutospacing="0"/>
      <w:ind w:left="709" w:hanging="709"/>
    </w:pPr>
    <w:rPr>
      <w:b w:val="0"/>
      <w:szCs w:val="28"/>
    </w:rPr>
  </w:style>
  <w:style w:type="paragraph" w:customStyle="1" w:styleId="111">
    <w:name w:val="1.1"/>
    <w:basedOn w:val="af9"/>
    <w:qFormat/>
    <w:pPr>
      <w:widowControl w:val="0"/>
      <w:ind w:left="992" w:firstLineChars="0" w:hanging="567"/>
      <w:contextualSpacing/>
      <w:jc w:val="both"/>
      <w:outlineLvl w:val="1"/>
    </w:pPr>
    <w:rPr>
      <w:rFonts w:eastAsia="黑体" w:cs="宋体"/>
      <w:szCs w:val="20"/>
    </w:rPr>
  </w:style>
  <w:style w:type="paragraph" w:customStyle="1" w:styleId="1110">
    <w:name w:val="1.1.1"/>
    <w:basedOn w:val="af9"/>
    <w:qFormat/>
    <w:pPr>
      <w:widowControl w:val="0"/>
      <w:ind w:left="567" w:firstLineChars="0" w:hanging="567"/>
      <w:contextualSpacing/>
      <w:jc w:val="both"/>
      <w:outlineLvl w:val="2"/>
    </w:pPr>
    <w:rPr>
      <w:rFonts w:eastAsia="黑体" w:cs="宋体"/>
      <w:szCs w:val="20"/>
    </w:rPr>
  </w:style>
  <w:style w:type="paragraph" w:customStyle="1" w:styleId="1111">
    <w:name w:val="1.1.1.1"/>
    <w:basedOn w:val="af9"/>
    <w:pPr>
      <w:widowControl w:val="0"/>
      <w:ind w:left="1984" w:firstLineChars="0" w:hanging="708"/>
      <w:outlineLvl w:val="3"/>
    </w:pPr>
    <w:rPr>
      <w:rFonts w:eastAsia="黑体" w:cs="宋体"/>
      <w:szCs w:val="20"/>
    </w:rPr>
  </w:style>
  <w:style w:type="paragraph" w:customStyle="1" w:styleId="115">
    <w:name w:val="样式 1 + 段前: 1.5 行"/>
    <w:basedOn w:val="5"/>
    <w:pPr>
      <w:widowControl w:val="0"/>
      <w:numPr>
        <w:ilvl w:val="0"/>
        <w:numId w:val="0"/>
      </w:numPr>
      <w:ind w:left="425" w:hanging="425"/>
      <w:jc w:val="both"/>
      <w:textAlignment w:val="auto"/>
      <w:outlineLvl w:val="0"/>
    </w:pPr>
    <w:rPr>
      <w:rFonts w:cs="宋体"/>
      <w:szCs w:val="20"/>
    </w:rPr>
  </w:style>
  <w:style w:type="paragraph" w:customStyle="1" w:styleId="1c">
    <w:name w:val="正文格式1"/>
    <w:basedOn w:val="afffc"/>
    <w:link w:val="1Char3"/>
    <w:qFormat/>
    <w:pPr>
      <w:widowControl w:val="0"/>
      <w:adjustRightInd w:val="0"/>
      <w:spacing w:line="240" w:lineRule="auto"/>
      <w:ind w:firstLine="560"/>
      <w:jc w:val="both"/>
      <w:textAlignment w:val="baseline"/>
    </w:pPr>
    <w:rPr>
      <w:rFonts w:ascii="宋体" w:hAnsi="宋体"/>
      <w:kern w:val="0"/>
      <w:sz w:val="28"/>
      <w:szCs w:val="28"/>
    </w:rPr>
  </w:style>
  <w:style w:type="paragraph" w:customStyle="1" w:styleId="afffffffffff4">
    <w:name w:val="表 内容"/>
    <w:basedOn w:val="aff5"/>
    <w:qFormat/>
    <w:pPr>
      <w:spacing w:line="240" w:lineRule="auto"/>
      <w:ind w:firstLineChars="0" w:firstLine="0"/>
      <w:jc w:val="center"/>
    </w:pPr>
    <w:rPr>
      <w:rFonts w:ascii="Times New Roman" w:hAnsi="Times New Roman"/>
      <w:sz w:val="21"/>
    </w:rPr>
  </w:style>
  <w:style w:type="paragraph" w:customStyle="1" w:styleId="afffffffffff5">
    <w:name w:val="表中数字"/>
    <w:basedOn w:val="af9"/>
    <w:pPr>
      <w:widowControl w:val="0"/>
      <w:adjustRightInd w:val="0"/>
      <w:snapToGrid w:val="0"/>
      <w:spacing w:line="240" w:lineRule="auto"/>
      <w:ind w:firstLineChars="0" w:firstLine="0"/>
      <w:jc w:val="center"/>
    </w:pPr>
    <w:rPr>
      <w:rFonts w:ascii="宋体"/>
      <w:kern w:val="24"/>
      <w:szCs w:val="20"/>
    </w:rPr>
  </w:style>
  <w:style w:type="paragraph" w:customStyle="1" w:styleId="afffffffffff6">
    <w:name w:val="首行"/>
    <w:basedOn w:val="af9"/>
    <w:pPr>
      <w:widowControl w:val="0"/>
      <w:spacing w:line="240" w:lineRule="auto"/>
      <w:ind w:firstLineChars="0" w:firstLine="0"/>
      <w:jc w:val="both"/>
    </w:pPr>
    <w:rPr>
      <w:szCs w:val="20"/>
    </w:rPr>
  </w:style>
  <w:style w:type="paragraph" w:customStyle="1" w:styleId="CAST">
    <w:name w:val="CAST_正文"/>
    <w:basedOn w:val="af9"/>
    <w:link w:val="CASTChar"/>
    <w:qFormat/>
    <w:pPr>
      <w:widowControl w:val="0"/>
      <w:ind w:firstLine="480"/>
      <w:jc w:val="both"/>
    </w:pPr>
    <w:rPr>
      <w:lang w:val="zh-CN"/>
    </w:rPr>
  </w:style>
  <w:style w:type="paragraph" w:customStyle="1" w:styleId="DYJ">
    <w:name w:val="DYJ正文"/>
    <w:basedOn w:val="af9"/>
    <w:link w:val="DYJChar"/>
    <w:qFormat/>
    <w:pPr>
      <w:widowControl w:val="0"/>
      <w:spacing w:line="500" w:lineRule="exact"/>
      <w:jc w:val="both"/>
    </w:pPr>
    <w:rPr>
      <w:rFonts w:eastAsia="仿宋"/>
      <w:sz w:val="28"/>
    </w:rPr>
  </w:style>
  <w:style w:type="table" w:styleId="afffffffffff7">
    <w:name w:val="Table Grid"/>
    <w:aliases w:val="上对齐,网格型-gkhy,网格型表格,表内文字,aPP表格,参考文件虚表,fy表格,王烁表,网格型-gkhy2,扉页,带标题,符号和缩略词表,自定网格,方欣网格型,方欣网格型1,方欣网格型2,定制网格型,Gridding,表格边框,三线表,网格型-中对齐,网格型!,技术文件表格,我的表格2,表格样式,网格型（标题）,alpha,正文左,网格型NEW,Register Table,无边框网格,网格型-1,网格型产品,表格格式,网格型-正文表格2,表格格式-2,自定义1"/>
    <w:basedOn w:val="afb"/>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6">
    <w:name w:val="Table Grid 5"/>
    <w:basedOn w:val="afb"/>
    <w:pPr>
      <w:widowControl w:val="0"/>
      <w:adjustRightInd w:val="0"/>
      <w:spacing w:line="300" w:lineRule="auto"/>
      <w:jc w:val="both"/>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top w:val="none" w:sz="0" w:space="0" w:color="auto"/>
          <w:left w:val="none" w:sz="0" w:space="0" w:color="auto"/>
          <w:bottom w:val="single" w:sz="12" w:space="0" w:color="auto"/>
          <w:right w:val="none" w:sz="0" w:space="0" w:color="auto"/>
          <w:insideH w:val="none" w:sz="0" w:space="0" w:color="auto"/>
          <w:insideV w:val="none" w:sz="0" w:space="0" w:color="auto"/>
          <w:tl2br w:val="nil"/>
          <w:tr2bl w:val="nil"/>
        </w:tcBorders>
      </w:tcPr>
    </w:tblStylePr>
    <w:tblStylePr w:type="lastRow">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nwCell">
      <w:tblPr/>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auto"/>
          <w:tr2bl w:val="nil"/>
        </w:tcBorders>
      </w:tcPr>
    </w:tblStylePr>
  </w:style>
  <w:style w:type="table" w:customStyle="1" w:styleId="LOT0">
    <w:name w:val="LOT表格"/>
    <w:basedOn w:val="afb"/>
    <w:pPr>
      <w:widowControl w:val="0"/>
      <w:jc w:val="center"/>
    </w:pPr>
    <w:rPr>
      <w:rFonts w:ascii="Arial" w:hAnsi="Arial"/>
      <w:sz w:val="24"/>
      <w:szCs w:val="24"/>
    </w:rPr>
    <w:tblPr>
      <w:jc w:val="center"/>
      <w:tblBorders>
        <w:top w:val="double" w:sz="4" w:space="0" w:color="auto"/>
        <w:bottom w:val="single" w:sz="4" w:space="0" w:color="auto"/>
        <w:insideH w:val="single" w:sz="4" w:space="0" w:color="auto"/>
        <w:insideV w:val="single" w:sz="4" w:space="0" w:color="auto"/>
      </w:tblBorders>
    </w:tblPr>
    <w:trPr>
      <w:tblHeader/>
      <w:jc w:val="center"/>
    </w:trPr>
    <w:tcPr>
      <w:tcMar>
        <w:left w:w="28" w:type="dxa"/>
        <w:right w:w="28" w:type="dxa"/>
      </w:tcMar>
      <w:vAlign w:val="center"/>
    </w:tcPr>
  </w:style>
  <w:style w:type="table" w:customStyle="1" w:styleId="-gkhy1">
    <w:name w:val="网格型-gkhy1"/>
    <w:basedOn w:val="af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9">
    <w:name w:val="网格型1"/>
    <w:basedOn w:val="afb"/>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ffff8">
    <w:name w:val="深空表格"/>
    <w:basedOn w:val="afffffffffff7"/>
    <w:pPr>
      <w:widowControl/>
      <w:jc w:val="left"/>
    </w:pPr>
    <w:rPr>
      <w:rFonts w:ascii="Calibri" w:hAnsi="Calibri"/>
    </w:rPr>
    <w:tblPr/>
  </w:style>
  <w:style w:type="table" w:customStyle="1" w:styleId="afffffffffff9">
    <w:name w:val="深空表"/>
    <w:basedOn w:val="afb"/>
    <w:rPr>
      <w:rFonts w:ascii="Calibri" w:hAnsi="Calibri"/>
      <w:sz w:val="21"/>
    </w:rPr>
    <w:tblPr/>
    <w:tblStylePr w:type="firstRow">
      <w:pPr>
        <w:jc w:val="center"/>
      </w:pPr>
      <w:tblPr/>
      <w:tcPr>
        <w:vAlign w:val="center"/>
      </w:tcPr>
    </w:tblStylePr>
  </w:style>
  <w:style w:type="table" w:styleId="3b">
    <w:name w:val="Table Simple 3"/>
    <w:basedOn w:val="afb"/>
    <w:pPr>
      <w:widowControl w:val="0"/>
      <w:jc w:val="center"/>
    </w:pPr>
    <w:rPr>
      <w:sz w:val="18"/>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vAlign w:val="center"/>
    </w:tcPr>
    <w:tblStylePr w:type="firstRow">
      <w:rPr>
        <w:b/>
        <w:bCs/>
        <w:color w:val="FFFFFF"/>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solid" w:color="000000" w:fill="FFFFFF"/>
      </w:tcPr>
    </w:tblStylePr>
  </w:style>
  <w:style w:type="table" w:customStyle="1" w:styleId="280">
    <w:name w:val="28"/>
    <w:pPr>
      <w:widowControl w:val="0"/>
      <w:autoSpaceDE w:val="0"/>
      <w:autoSpaceDN w:val="0"/>
      <w:adjustRightInd w:val="0"/>
      <w:spacing w:line="360" w:lineRule="auto"/>
    </w:pPr>
    <w:rPr>
      <w:sz w:val="24"/>
      <w:szCs w:val="24"/>
    </w:rPr>
    <w:tblPr>
      <w:jc w:val="center"/>
      <w:tblBorders>
        <w:top w:val="double" w:sz="4" w:space="0" w:color="auto"/>
        <w:bottom w:val="single" w:sz="4" w:space="0" w:color="auto"/>
        <w:insideH w:val="single" w:sz="4" w:space="0" w:color="auto"/>
        <w:insideV w:val="single" w:sz="4" w:space="0" w:color="auto"/>
      </w:tblBorders>
      <w:tblCellMar>
        <w:top w:w="0" w:type="dxa"/>
        <w:left w:w="108" w:type="dxa"/>
        <w:bottom w:w="0" w:type="dxa"/>
        <w:right w:w="108" w:type="dxa"/>
      </w:tblCellMar>
    </w:tblPr>
    <w:trPr>
      <w:tblHeader/>
      <w:jc w:val="center"/>
    </w:trPr>
  </w:style>
  <w:style w:type="table" w:customStyle="1" w:styleId="1fa">
    <w:name w:val="网格字体1"/>
    <w:basedOn w:val="afb"/>
    <w:pPr>
      <w:widowControl w:val="0"/>
      <w:jc w:val="center"/>
    </w:pPr>
    <w:rPr>
      <w:sz w:val="21"/>
      <w:szCs w:val="21"/>
    </w:r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Pr>
    <w:trPr>
      <w:jc w:val="center"/>
    </w:trPr>
    <w:tcPr>
      <w:vAlign w:val="center"/>
    </w:tcPr>
  </w:style>
  <w:style w:type="paragraph" w:customStyle="1" w:styleId="0">
    <w:name w:val="样式0"/>
    <w:basedOn w:val="af9"/>
    <w:link w:val="0Char"/>
    <w:qFormat/>
    <w:rsid w:val="009D7685"/>
    <w:rPr>
      <w:szCs w:val="28"/>
    </w:rPr>
  </w:style>
  <w:style w:type="character" w:customStyle="1" w:styleId="0Char">
    <w:name w:val="样式0 Char"/>
    <w:link w:val="0"/>
    <w:rsid w:val="009D7685"/>
    <w:rPr>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38009">
      <w:bodyDiv w:val="1"/>
      <w:marLeft w:val="0"/>
      <w:marRight w:val="0"/>
      <w:marTop w:val="0"/>
      <w:marBottom w:val="0"/>
      <w:divBdr>
        <w:top w:val="none" w:sz="0" w:space="0" w:color="auto"/>
        <w:left w:val="none" w:sz="0" w:space="0" w:color="auto"/>
        <w:bottom w:val="none" w:sz="0" w:space="0" w:color="auto"/>
        <w:right w:val="none" w:sz="0" w:space="0" w:color="auto"/>
      </w:divBdr>
    </w:div>
    <w:div w:id="190645326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I:\HX%20&#24033;&#35270;&#22120;&#36733;&#33655;&#20998;&#31995;&#32479;&#25991;&#2672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6048A-418C-4543-AF80-BAC56E7B0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HX 巡视器载荷分系统文档模板.dotx</Template>
  <TotalTime>472</TotalTime>
  <Pages>14</Pages>
  <Words>6867</Words>
  <Characters>2985</Characters>
  <Application>Microsoft Office Word</Application>
  <DocSecurity>0</DocSecurity>
  <Lines>24</Lines>
  <Paragraphs>19</Paragraphs>
  <ScaleCrop>false</ScaleCrop>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Shenwh</dc:creator>
  <cp:keywords/>
  <dc:description/>
  <cp:lastModifiedBy>程</cp:lastModifiedBy>
  <cp:revision>74</cp:revision>
  <cp:lastPrinted>2021-04-11T03:39:00Z</cp:lastPrinted>
  <dcterms:created xsi:type="dcterms:W3CDTF">2026-02-26T12:27:00Z</dcterms:created>
  <dcterms:modified xsi:type="dcterms:W3CDTF">2026-08-20T10:29:00Z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f1da291e0ffb4ac29627c808d4590f87</vt:lpwstr>
  </property>
  <property fmtid="{D5CDD505-2E9C-101B-9397-08002B2CF9AE}" pid="3" name="KSOProductBuildVer">
    <vt:lpwstr>2052-11.8.2.9067</vt:lpwstr>
  </property>
</Properties>
</file>